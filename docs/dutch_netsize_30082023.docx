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06197" w14:textId="562CA450" w:rsidR="00485090" w:rsidRPr="003336F9" w:rsidDel="00537287" w:rsidRDefault="007A2690" w:rsidP="00150FF9">
      <w:pPr>
        <w:spacing w:line="276" w:lineRule="auto"/>
        <w:jc w:val="both"/>
        <w:rPr>
          <w:del w:id="0" w:author="Bas Hofstra" w:date="2023-07-25T15:34:00Z"/>
          <w:rFonts w:ascii="Times" w:hAnsi="Times"/>
          <w:b/>
          <w:bCs/>
        </w:rPr>
      </w:pPr>
      <w:r>
        <w:rPr>
          <w:rFonts w:ascii="Times" w:hAnsi="Times"/>
          <w:b/>
          <w:bCs/>
        </w:rPr>
        <w:t>How large is your network?</w:t>
      </w:r>
      <w:r w:rsidR="00A20CE2" w:rsidRPr="003336F9">
        <w:rPr>
          <w:rFonts w:ascii="Times" w:hAnsi="Times"/>
          <w:b/>
          <w:bCs/>
        </w:rPr>
        <w:t xml:space="preserve"> </w:t>
      </w:r>
      <w:r w:rsidR="00485090" w:rsidRPr="003336F9">
        <w:rPr>
          <w:rFonts w:ascii="Times" w:hAnsi="Times"/>
          <w:b/>
          <w:bCs/>
        </w:rPr>
        <w:t xml:space="preserve"> </w:t>
      </w:r>
    </w:p>
    <w:p w14:paraId="423D698D" w14:textId="3078479F" w:rsidR="00711F54" w:rsidRPr="003336F9" w:rsidRDefault="00E047F0" w:rsidP="00150FF9">
      <w:pPr>
        <w:spacing w:line="276" w:lineRule="auto"/>
        <w:jc w:val="both"/>
        <w:rPr>
          <w:rFonts w:ascii="Times" w:hAnsi="Times"/>
          <w:b/>
          <w:bCs/>
        </w:rPr>
      </w:pPr>
      <w:r w:rsidRPr="003336F9">
        <w:rPr>
          <w:rFonts w:ascii="Times" w:hAnsi="Times"/>
          <w:b/>
          <w:bCs/>
        </w:rPr>
        <w:t xml:space="preserve">Estimating Network </w:t>
      </w:r>
      <w:r w:rsidR="00A20CE2" w:rsidRPr="003336F9">
        <w:rPr>
          <w:rFonts w:ascii="Times" w:hAnsi="Times"/>
          <w:b/>
          <w:bCs/>
        </w:rPr>
        <w:t>S</w:t>
      </w:r>
      <w:r w:rsidRPr="003336F9">
        <w:rPr>
          <w:rFonts w:ascii="Times" w:hAnsi="Times"/>
          <w:b/>
          <w:bCs/>
        </w:rPr>
        <w:t xml:space="preserve">ize of </w:t>
      </w:r>
      <w:r w:rsidR="00A20CE2" w:rsidRPr="003336F9">
        <w:rPr>
          <w:rFonts w:ascii="Times" w:hAnsi="Times"/>
          <w:b/>
          <w:bCs/>
        </w:rPr>
        <w:t>R</w:t>
      </w:r>
      <w:r w:rsidRPr="003336F9">
        <w:rPr>
          <w:rFonts w:ascii="Times" w:hAnsi="Times"/>
          <w:b/>
          <w:bCs/>
        </w:rPr>
        <w:t>esidents in the Netherlands</w:t>
      </w:r>
    </w:p>
    <w:p w14:paraId="11C60129" w14:textId="624AA81D" w:rsidR="00E047F0" w:rsidDel="00537287" w:rsidRDefault="00E047F0" w:rsidP="00150FF9">
      <w:pPr>
        <w:spacing w:line="276" w:lineRule="auto"/>
        <w:jc w:val="both"/>
        <w:rPr>
          <w:del w:id="1" w:author="Bas Hofstra" w:date="2023-07-25T15:34:00Z"/>
          <w:rFonts w:ascii="Times" w:hAnsi="Times"/>
          <w:b/>
          <w:bCs/>
        </w:rPr>
      </w:pPr>
    </w:p>
    <w:p w14:paraId="65205858" w14:textId="77777777" w:rsidR="00537287" w:rsidRDefault="00537287" w:rsidP="00150FF9">
      <w:pPr>
        <w:spacing w:line="276" w:lineRule="auto"/>
        <w:jc w:val="both"/>
        <w:rPr>
          <w:ins w:id="2" w:author="Bas Hofstra" w:date="2023-07-25T15:34:00Z"/>
          <w:rFonts w:ascii="Times" w:hAnsi="Times"/>
          <w:b/>
          <w:bCs/>
        </w:rPr>
      </w:pPr>
    </w:p>
    <w:p w14:paraId="5A2BE103" w14:textId="7122E225" w:rsidR="00537287" w:rsidRDefault="00537287" w:rsidP="00150FF9">
      <w:pPr>
        <w:spacing w:line="276" w:lineRule="auto"/>
        <w:jc w:val="both"/>
        <w:rPr>
          <w:ins w:id="3" w:author="Bas Hofstra" w:date="2023-07-25T15:34:00Z"/>
          <w:rFonts w:ascii="Times" w:hAnsi="Times"/>
          <w:b/>
          <w:bCs/>
        </w:rPr>
      </w:pPr>
      <w:ins w:id="4" w:author="Bas Hofstra" w:date="2023-07-25T15:34:00Z">
        <w:r>
          <w:rPr>
            <w:rFonts w:ascii="Times" w:hAnsi="Times"/>
            <w:b/>
            <w:bCs/>
          </w:rPr>
          <w:t>Authors</w:t>
        </w:r>
      </w:ins>
    </w:p>
    <w:p w14:paraId="22002F1D" w14:textId="7135EE0B" w:rsidR="00E047F0" w:rsidRPr="003336F9" w:rsidRDefault="00E047F0" w:rsidP="00150FF9">
      <w:pPr>
        <w:spacing w:line="276" w:lineRule="auto"/>
        <w:jc w:val="both"/>
        <w:rPr>
          <w:rFonts w:ascii="Times" w:hAnsi="Times"/>
        </w:rPr>
      </w:pPr>
    </w:p>
    <w:p w14:paraId="3CF9FEE7" w14:textId="301E569A" w:rsidR="004C2123" w:rsidRPr="003336F9" w:rsidRDefault="004C2123" w:rsidP="00150FF9">
      <w:pPr>
        <w:spacing w:line="276" w:lineRule="auto"/>
        <w:jc w:val="both"/>
        <w:rPr>
          <w:rFonts w:ascii="Times" w:hAnsi="Times"/>
          <w:b/>
          <w:bCs/>
        </w:rPr>
      </w:pPr>
      <w:r w:rsidRPr="003336F9">
        <w:rPr>
          <w:rFonts w:ascii="Times" w:hAnsi="Times"/>
          <w:b/>
          <w:bCs/>
        </w:rPr>
        <w:t>Abstract</w:t>
      </w:r>
    </w:p>
    <w:p w14:paraId="16ED1383" w14:textId="20123998" w:rsidR="004C2123" w:rsidRPr="003336F9" w:rsidRDefault="004C2123">
      <w:pPr>
        <w:spacing w:line="360" w:lineRule="auto"/>
        <w:jc w:val="both"/>
        <w:rPr>
          <w:rFonts w:ascii="Times" w:hAnsi="Times"/>
        </w:rPr>
        <w:pPrChange w:id="5" w:author="Bas Hofstra" w:date="2023-07-25T15:34:00Z">
          <w:pPr>
            <w:spacing w:line="276" w:lineRule="auto"/>
            <w:jc w:val="both"/>
          </w:pPr>
        </w:pPrChange>
      </w:pPr>
    </w:p>
    <w:p w14:paraId="79D8ECFB" w14:textId="5AEBB790" w:rsidR="00086C32" w:rsidRPr="00537287" w:rsidRDefault="00537287" w:rsidP="00537287">
      <w:pPr>
        <w:spacing w:line="360" w:lineRule="auto"/>
        <w:jc w:val="both"/>
        <w:rPr>
          <w:ins w:id="6" w:author="Bas Hofstra" w:date="2023-07-25T15:34:00Z"/>
          <w:rFonts w:ascii="Times" w:hAnsi="Times"/>
          <w:b/>
          <w:rPrChange w:id="7" w:author="Bas Hofstra" w:date="2023-07-25T15:34:00Z">
            <w:rPr>
              <w:ins w:id="8" w:author="Bas Hofstra" w:date="2023-07-25T15:34:00Z"/>
              <w:rFonts w:ascii="Times" w:hAnsi="Times"/>
            </w:rPr>
          </w:rPrChange>
        </w:rPr>
      </w:pPr>
      <w:ins w:id="9" w:author="Bas Hofstra" w:date="2023-07-25T15:34:00Z">
        <w:r w:rsidRPr="00537287">
          <w:rPr>
            <w:rFonts w:ascii="Times" w:hAnsi="Times"/>
            <w:b/>
            <w:rPrChange w:id="10" w:author="Bas Hofstra" w:date="2023-07-25T15:34:00Z">
              <w:rPr>
                <w:rFonts w:ascii="Times" w:hAnsi="Times"/>
              </w:rPr>
            </w:rPrChange>
          </w:rPr>
          <w:t>Keyw</w:t>
        </w:r>
        <w:r>
          <w:rPr>
            <w:rFonts w:ascii="Times" w:hAnsi="Times"/>
            <w:b/>
          </w:rPr>
          <w:t>ords</w:t>
        </w:r>
      </w:ins>
    </w:p>
    <w:p w14:paraId="316D2BCB" w14:textId="4435D0E1" w:rsidR="00537287" w:rsidRDefault="00537287" w:rsidP="00537287">
      <w:pPr>
        <w:spacing w:line="360" w:lineRule="auto"/>
        <w:jc w:val="both"/>
        <w:rPr>
          <w:ins w:id="11" w:author="Bas Hofstra" w:date="2023-07-25T15:34:00Z"/>
          <w:rFonts w:ascii="Times" w:hAnsi="Times"/>
        </w:rPr>
      </w:pPr>
    </w:p>
    <w:p w14:paraId="5F9B222D" w14:textId="5D7AFB67" w:rsidR="00537287" w:rsidRDefault="00537287" w:rsidP="00537287">
      <w:pPr>
        <w:spacing w:line="360" w:lineRule="auto"/>
        <w:jc w:val="both"/>
        <w:rPr>
          <w:ins w:id="12" w:author="Bas Hofstra" w:date="2023-07-25T15:34:00Z"/>
          <w:rFonts w:ascii="Times" w:hAnsi="Times"/>
        </w:rPr>
      </w:pPr>
    </w:p>
    <w:p w14:paraId="520B7D34" w14:textId="1DCF051E" w:rsidR="00537287" w:rsidRDefault="00537287" w:rsidP="00537287">
      <w:pPr>
        <w:spacing w:line="360" w:lineRule="auto"/>
        <w:jc w:val="both"/>
        <w:rPr>
          <w:ins w:id="13" w:author="Bas Hofstra" w:date="2023-07-25T15:34:00Z"/>
          <w:rFonts w:ascii="Times" w:hAnsi="Times"/>
        </w:rPr>
      </w:pPr>
    </w:p>
    <w:p w14:paraId="2A03FF7B" w14:textId="766CD245" w:rsidR="00537287" w:rsidRDefault="00537287" w:rsidP="00537287">
      <w:pPr>
        <w:spacing w:line="360" w:lineRule="auto"/>
        <w:jc w:val="both"/>
        <w:rPr>
          <w:ins w:id="14" w:author="Bas Hofstra" w:date="2023-07-25T15:34:00Z"/>
          <w:rFonts w:ascii="Times" w:hAnsi="Times"/>
        </w:rPr>
      </w:pPr>
    </w:p>
    <w:p w14:paraId="47CB90EF" w14:textId="67840201" w:rsidR="00537287" w:rsidRDefault="00537287" w:rsidP="00537287">
      <w:pPr>
        <w:spacing w:line="360" w:lineRule="auto"/>
        <w:jc w:val="both"/>
        <w:rPr>
          <w:ins w:id="15" w:author="Bas Hofstra" w:date="2023-07-25T15:34:00Z"/>
          <w:rFonts w:ascii="Times" w:hAnsi="Times"/>
        </w:rPr>
      </w:pPr>
    </w:p>
    <w:p w14:paraId="4E4DD0C1" w14:textId="1A4E67A3" w:rsidR="00537287" w:rsidRDefault="00537287" w:rsidP="00537287">
      <w:pPr>
        <w:spacing w:line="360" w:lineRule="auto"/>
        <w:jc w:val="both"/>
        <w:rPr>
          <w:ins w:id="16" w:author="Bas Hofstra" w:date="2023-07-25T15:34:00Z"/>
          <w:rFonts w:ascii="Times" w:hAnsi="Times"/>
        </w:rPr>
      </w:pPr>
    </w:p>
    <w:p w14:paraId="4CEAA4CB" w14:textId="60C0CBA6" w:rsidR="00537287" w:rsidRDefault="00537287" w:rsidP="00537287">
      <w:pPr>
        <w:spacing w:line="360" w:lineRule="auto"/>
        <w:jc w:val="both"/>
        <w:rPr>
          <w:ins w:id="17" w:author="Bas Hofstra" w:date="2023-07-25T15:34:00Z"/>
          <w:rFonts w:ascii="Times" w:hAnsi="Times"/>
        </w:rPr>
      </w:pPr>
    </w:p>
    <w:p w14:paraId="5F517938" w14:textId="53A431FC" w:rsidR="00537287" w:rsidRDefault="00537287" w:rsidP="00537287">
      <w:pPr>
        <w:spacing w:line="360" w:lineRule="auto"/>
        <w:jc w:val="both"/>
        <w:rPr>
          <w:ins w:id="18" w:author="Bas Hofstra" w:date="2023-07-25T15:34:00Z"/>
          <w:rFonts w:ascii="Times" w:hAnsi="Times"/>
        </w:rPr>
      </w:pPr>
    </w:p>
    <w:p w14:paraId="5D1E65D0" w14:textId="7234D186" w:rsidR="00537287" w:rsidRDefault="00537287" w:rsidP="00537287">
      <w:pPr>
        <w:spacing w:line="360" w:lineRule="auto"/>
        <w:jc w:val="both"/>
        <w:rPr>
          <w:ins w:id="19" w:author="Bas Hofstra" w:date="2023-07-25T15:34:00Z"/>
          <w:rFonts w:ascii="Times" w:hAnsi="Times"/>
        </w:rPr>
      </w:pPr>
    </w:p>
    <w:p w14:paraId="6F56F045" w14:textId="754C8B29" w:rsidR="00537287" w:rsidRDefault="00537287" w:rsidP="00537287">
      <w:pPr>
        <w:spacing w:line="360" w:lineRule="auto"/>
        <w:jc w:val="both"/>
        <w:rPr>
          <w:ins w:id="20" w:author="Bas Hofstra" w:date="2023-07-25T15:34:00Z"/>
          <w:rFonts w:ascii="Times" w:hAnsi="Times"/>
        </w:rPr>
      </w:pPr>
    </w:p>
    <w:p w14:paraId="1483AD17" w14:textId="1A941550" w:rsidR="00537287" w:rsidRDefault="00537287" w:rsidP="00537287">
      <w:pPr>
        <w:spacing w:line="360" w:lineRule="auto"/>
        <w:jc w:val="both"/>
        <w:rPr>
          <w:ins w:id="21" w:author="Bas Hofstra" w:date="2023-07-25T15:34:00Z"/>
          <w:rFonts w:ascii="Times" w:hAnsi="Times"/>
        </w:rPr>
      </w:pPr>
    </w:p>
    <w:p w14:paraId="3E025C41" w14:textId="7B99FA4F" w:rsidR="00537287" w:rsidRDefault="00537287" w:rsidP="00537287">
      <w:pPr>
        <w:spacing w:line="360" w:lineRule="auto"/>
        <w:jc w:val="both"/>
        <w:rPr>
          <w:ins w:id="22" w:author="Bas Hofstra" w:date="2023-07-25T15:34:00Z"/>
          <w:rFonts w:ascii="Times" w:hAnsi="Times"/>
        </w:rPr>
      </w:pPr>
    </w:p>
    <w:p w14:paraId="5D249A97" w14:textId="604B704A" w:rsidR="00537287" w:rsidRDefault="00537287" w:rsidP="00537287">
      <w:pPr>
        <w:spacing w:line="360" w:lineRule="auto"/>
        <w:jc w:val="both"/>
        <w:rPr>
          <w:ins w:id="23" w:author="Bas Hofstra" w:date="2023-07-25T15:34:00Z"/>
          <w:rFonts w:ascii="Times" w:hAnsi="Times"/>
        </w:rPr>
      </w:pPr>
    </w:p>
    <w:p w14:paraId="491FB421" w14:textId="604E2962" w:rsidR="00537287" w:rsidRDefault="00537287" w:rsidP="00537287">
      <w:pPr>
        <w:spacing w:line="360" w:lineRule="auto"/>
        <w:jc w:val="both"/>
        <w:rPr>
          <w:ins w:id="24" w:author="Bas Hofstra" w:date="2023-07-25T15:34:00Z"/>
          <w:rFonts w:ascii="Times" w:hAnsi="Times"/>
        </w:rPr>
      </w:pPr>
    </w:p>
    <w:p w14:paraId="319674D0" w14:textId="740C0BBA" w:rsidR="00537287" w:rsidRDefault="00537287" w:rsidP="00537287">
      <w:pPr>
        <w:spacing w:line="360" w:lineRule="auto"/>
        <w:jc w:val="both"/>
        <w:rPr>
          <w:ins w:id="25" w:author="Bas Hofstra" w:date="2023-07-25T15:34:00Z"/>
          <w:rFonts w:ascii="Times" w:hAnsi="Times"/>
        </w:rPr>
      </w:pPr>
    </w:p>
    <w:p w14:paraId="0D2AD94E" w14:textId="3FDF4D31" w:rsidR="00537287" w:rsidRDefault="00537287" w:rsidP="00537287">
      <w:pPr>
        <w:spacing w:line="360" w:lineRule="auto"/>
        <w:jc w:val="both"/>
        <w:rPr>
          <w:ins w:id="26" w:author="Bas Hofstra" w:date="2023-07-25T15:34:00Z"/>
          <w:rFonts w:ascii="Times" w:hAnsi="Times"/>
        </w:rPr>
      </w:pPr>
    </w:p>
    <w:p w14:paraId="74A1320E" w14:textId="670A3A72" w:rsidR="00537287" w:rsidRDefault="00537287" w:rsidP="00537287">
      <w:pPr>
        <w:spacing w:line="360" w:lineRule="auto"/>
        <w:jc w:val="both"/>
        <w:rPr>
          <w:ins w:id="27" w:author="Bas Hofstra" w:date="2023-07-25T15:34:00Z"/>
          <w:rFonts w:ascii="Times" w:hAnsi="Times"/>
        </w:rPr>
      </w:pPr>
    </w:p>
    <w:p w14:paraId="0E710EE5" w14:textId="225514C0" w:rsidR="00537287" w:rsidRDefault="00537287" w:rsidP="00537287">
      <w:pPr>
        <w:spacing w:line="360" w:lineRule="auto"/>
        <w:jc w:val="both"/>
        <w:rPr>
          <w:ins w:id="28" w:author="Bas Hofstra" w:date="2023-07-25T15:34:00Z"/>
          <w:rFonts w:ascii="Times" w:hAnsi="Times"/>
        </w:rPr>
      </w:pPr>
    </w:p>
    <w:p w14:paraId="3509CE03" w14:textId="54310EC6" w:rsidR="00537287" w:rsidRDefault="00537287" w:rsidP="00537287">
      <w:pPr>
        <w:spacing w:line="360" w:lineRule="auto"/>
        <w:jc w:val="both"/>
        <w:rPr>
          <w:ins w:id="29" w:author="Bas Hofstra" w:date="2023-07-25T15:34:00Z"/>
          <w:rFonts w:ascii="Times" w:hAnsi="Times"/>
        </w:rPr>
      </w:pPr>
    </w:p>
    <w:p w14:paraId="791098EB" w14:textId="0CC76B28" w:rsidR="00537287" w:rsidRDefault="00537287" w:rsidP="00537287">
      <w:pPr>
        <w:spacing w:line="360" w:lineRule="auto"/>
        <w:jc w:val="both"/>
        <w:rPr>
          <w:ins w:id="30" w:author="Bas Hofstra" w:date="2023-07-25T15:34:00Z"/>
          <w:rFonts w:ascii="Times" w:hAnsi="Times"/>
        </w:rPr>
      </w:pPr>
    </w:p>
    <w:p w14:paraId="596693B4" w14:textId="4F3D46BE" w:rsidR="00537287" w:rsidRDefault="00537287" w:rsidP="00537287">
      <w:pPr>
        <w:spacing w:line="360" w:lineRule="auto"/>
        <w:jc w:val="both"/>
        <w:rPr>
          <w:ins w:id="31" w:author="Bas Hofstra" w:date="2023-07-25T15:34:00Z"/>
          <w:rFonts w:ascii="Times" w:hAnsi="Times"/>
        </w:rPr>
      </w:pPr>
    </w:p>
    <w:p w14:paraId="7CCFC581" w14:textId="49D8E7F0" w:rsidR="00537287" w:rsidRDefault="00537287" w:rsidP="00537287">
      <w:pPr>
        <w:spacing w:line="360" w:lineRule="auto"/>
        <w:jc w:val="both"/>
        <w:rPr>
          <w:ins w:id="32" w:author="Bas Hofstra" w:date="2023-07-25T15:34:00Z"/>
          <w:rFonts w:ascii="Times" w:hAnsi="Times"/>
        </w:rPr>
      </w:pPr>
    </w:p>
    <w:p w14:paraId="2146C89E" w14:textId="338B147D" w:rsidR="00537287" w:rsidRDefault="00537287" w:rsidP="00537287">
      <w:pPr>
        <w:spacing w:line="360" w:lineRule="auto"/>
        <w:jc w:val="both"/>
        <w:rPr>
          <w:ins w:id="33" w:author="Bas Hofstra" w:date="2023-07-25T15:34:00Z"/>
          <w:rFonts w:ascii="Times" w:hAnsi="Times"/>
        </w:rPr>
      </w:pPr>
    </w:p>
    <w:p w14:paraId="799DD700" w14:textId="374E01CD" w:rsidR="00537287" w:rsidRDefault="00537287" w:rsidP="00537287">
      <w:pPr>
        <w:spacing w:line="360" w:lineRule="auto"/>
        <w:jc w:val="both"/>
        <w:rPr>
          <w:ins w:id="34" w:author="Bas Hofstra" w:date="2023-07-25T15:34:00Z"/>
          <w:rFonts w:ascii="Times" w:hAnsi="Times"/>
        </w:rPr>
      </w:pPr>
    </w:p>
    <w:p w14:paraId="46A7F767" w14:textId="34CB13C5" w:rsidR="00537287" w:rsidRDefault="00537287" w:rsidP="00537287">
      <w:pPr>
        <w:spacing w:line="360" w:lineRule="auto"/>
        <w:jc w:val="both"/>
        <w:rPr>
          <w:ins w:id="35" w:author="Bas Hofstra" w:date="2023-07-25T15:34:00Z"/>
          <w:rFonts w:ascii="Times" w:hAnsi="Times"/>
        </w:rPr>
      </w:pPr>
    </w:p>
    <w:p w14:paraId="6DC22EE0" w14:textId="4D8D3E10" w:rsidR="00537287" w:rsidRDefault="00537287" w:rsidP="00537287">
      <w:pPr>
        <w:spacing w:line="360" w:lineRule="auto"/>
        <w:jc w:val="both"/>
        <w:rPr>
          <w:ins w:id="36" w:author="Bas Hofstra" w:date="2023-07-25T15:34:00Z"/>
          <w:rFonts w:ascii="Times" w:hAnsi="Times"/>
        </w:rPr>
      </w:pPr>
    </w:p>
    <w:p w14:paraId="3E92BADD" w14:textId="77777777" w:rsidR="00537287" w:rsidRPr="003336F9" w:rsidRDefault="00537287">
      <w:pPr>
        <w:spacing w:line="360" w:lineRule="auto"/>
        <w:jc w:val="both"/>
        <w:rPr>
          <w:rFonts w:ascii="Times" w:hAnsi="Times"/>
        </w:rPr>
        <w:pPrChange w:id="37" w:author="Bas Hofstra" w:date="2023-07-25T15:34:00Z">
          <w:pPr>
            <w:spacing w:line="276" w:lineRule="auto"/>
            <w:jc w:val="both"/>
          </w:pPr>
        </w:pPrChange>
      </w:pPr>
    </w:p>
    <w:p w14:paraId="19EDCE1E" w14:textId="77777777" w:rsidR="002D43FD" w:rsidRPr="003336F9" w:rsidRDefault="002D43FD">
      <w:pPr>
        <w:spacing w:line="360" w:lineRule="auto"/>
        <w:jc w:val="both"/>
        <w:rPr>
          <w:rFonts w:ascii="Times" w:hAnsi="Times"/>
        </w:rPr>
        <w:pPrChange w:id="38" w:author="Bas Hofstra" w:date="2023-07-25T15:34:00Z">
          <w:pPr>
            <w:spacing w:line="276" w:lineRule="auto"/>
            <w:jc w:val="both"/>
          </w:pPr>
        </w:pPrChange>
      </w:pPr>
    </w:p>
    <w:p w14:paraId="16A2593E" w14:textId="335C304D" w:rsidR="004C2123" w:rsidDel="00FC28C7" w:rsidRDefault="004C2123">
      <w:pPr>
        <w:spacing w:line="360" w:lineRule="auto"/>
        <w:jc w:val="both"/>
        <w:rPr>
          <w:del w:id="39" w:author="Bas Hofstra" w:date="2023-07-25T15:22:00Z"/>
          <w:rFonts w:ascii="Times" w:hAnsi="Times"/>
          <w:b/>
          <w:bCs/>
        </w:rPr>
      </w:pPr>
      <w:r w:rsidRPr="003336F9">
        <w:rPr>
          <w:rFonts w:ascii="Times" w:hAnsi="Times"/>
          <w:b/>
          <w:bCs/>
        </w:rPr>
        <w:lastRenderedPageBreak/>
        <w:t>I</w:t>
      </w:r>
      <w:del w:id="40" w:author="Bas Hofstra" w:date="2023-07-25T15:22:00Z">
        <w:r w:rsidRPr="003336F9" w:rsidDel="003D361D">
          <w:rPr>
            <w:rFonts w:ascii="Times" w:hAnsi="Times"/>
            <w:b/>
            <w:bCs/>
          </w:rPr>
          <w:delText>n</w:delText>
        </w:r>
      </w:del>
      <w:ins w:id="41" w:author="Bas Hofstra" w:date="2023-07-25T15:22:00Z">
        <w:r w:rsidR="003D361D">
          <w:rPr>
            <w:rFonts w:ascii="Times" w:hAnsi="Times"/>
            <w:b/>
            <w:bCs/>
          </w:rPr>
          <w:t>NTRODUCTION</w:t>
        </w:r>
      </w:ins>
      <w:del w:id="42" w:author="Bas Hofstra" w:date="2023-07-25T15:22:00Z">
        <w:r w:rsidRPr="003336F9" w:rsidDel="003D361D">
          <w:rPr>
            <w:rFonts w:ascii="Times" w:hAnsi="Times"/>
            <w:b/>
            <w:bCs/>
          </w:rPr>
          <w:delText>troduction</w:delText>
        </w:r>
      </w:del>
    </w:p>
    <w:p w14:paraId="730D14A4" w14:textId="77777777" w:rsidR="00FC28C7" w:rsidRDefault="00FC28C7">
      <w:pPr>
        <w:spacing w:line="360" w:lineRule="auto"/>
        <w:jc w:val="both"/>
        <w:rPr>
          <w:ins w:id="43" w:author="Tubergen, F.A. van (Frank)" w:date="2023-08-22T09:18:00Z"/>
          <w:rFonts w:ascii="Times" w:hAnsi="Times"/>
        </w:rPr>
        <w:pPrChange w:id="44" w:author="Bas Hofstra" w:date="2023-07-25T15:34:00Z">
          <w:pPr>
            <w:spacing w:line="276" w:lineRule="auto"/>
            <w:jc w:val="both"/>
          </w:pPr>
        </w:pPrChange>
      </w:pPr>
    </w:p>
    <w:p w14:paraId="36E1DCC9" w14:textId="589B6203" w:rsidR="004C2123" w:rsidRPr="003336F9" w:rsidRDefault="004C2123">
      <w:pPr>
        <w:spacing w:line="360" w:lineRule="auto"/>
        <w:jc w:val="both"/>
        <w:rPr>
          <w:rFonts w:ascii="Times" w:hAnsi="Times"/>
        </w:rPr>
        <w:pPrChange w:id="45" w:author="Bas Hofstra" w:date="2023-07-25T15:34:00Z">
          <w:pPr>
            <w:spacing w:line="276" w:lineRule="auto"/>
            <w:jc w:val="both"/>
          </w:pPr>
        </w:pPrChange>
      </w:pPr>
    </w:p>
    <w:p w14:paraId="190E3DFC" w14:textId="28802F5B" w:rsidR="002C2F61" w:rsidRDefault="006738FC">
      <w:pPr>
        <w:spacing w:line="360" w:lineRule="auto"/>
        <w:jc w:val="both"/>
        <w:rPr>
          <w:ins w:id="46" w:author="Tubergen, F.A. van (Frank)" w:date="2023-06-16T09:24:00Z"/>
          <w:rFonts w:ascii="Times" w:hAnsi="Times"/>
        </w:rPr>
        <w:pPrChange w:id="47" w:author="Bas Hofstra" w:date="2023-07-25T15:34:00Z">
          <w:pPr>
            <w:spacing w:line="276" w:lineRule="auto"/>
            <w:jc w:val="both"/>
          </w:pPr>
        </w:pPrChange>
      </w:pPr>
      <w:r w:rsidRPr="003336F9">
        <w:rPr>
          <w:rFonts w:ascii="Times" w:hAnsi="Times"/>
        </w:rPr>
        <w:t xml:space="preserve">Since the beginning of network research, scholars tried to measure the size of </w:t>
      </w:r>
      <w:r w:rsidR="00E20B7E">
        <w:rPr>
          <w:rFonts w:ascii="Times" w:hAnsi="Times"/>
        </w:rPr>
        <w:t xml:space="preserve">a </w:t>
      </w:r>
      <w:del w:id="48" w:author="Beate Volker" w:date="2023-07-31T16:17:00Z">
        <w:r w:rsidRPr="003336F9" w:rsidDel="00B377C7">
          <w:rPr>
            <w:rFonts w:ascii="Times" w:hAnsi="Times"/>
          </w:rPr>
          <w:delText>persons’</w:delText>
        </w:r>
      </w:del>
      <w:ins w:id="49" w:author="Beate Volker" w:date="2023-07-31T16:17:00Z">
        <w:r w:rsidR="00B377C7">
          <w:rPr>
            <w:rFonts w:ascii="Times" w:hAnsi="Times"/>
          </w:rPr>
          <w:t>person’s</w:t>
        </w:r>
      </w:ins>
      <w:r w:rsidRPr="003336F9">
        <w:rPr>
          <w:rFonts w:ascii="Times" w:hAnsi="Times"/>
        </w:rPr>
        <w:t xml:space="preserve"> social network</w:t>
      </w:r>
      <w:ins w:id="50" w:author="Beate Volker" w:date="2023-07-31T16:21:00Z">
        <w:r w:rsidR="00B377C7">
          <w:rPr>
            <w:rFonts w:ascii="Times" w:hAnsi="Times"/>
          </w:rPr>
          <w:t>, that is</w:t>
        </w:r>
      </w:ins>
      <w:ins w:id="51" w:author="Beate Volker" w:date="2023-08-02T15:56:00Z">
        <w:r w:rsidR="00DC704B">
          <w:rPr>
            <w:rFonts w:ascii="Times" w:hAnsi="Times"/>
          </w:rPr>
          <w:t xml:space="preserve">, basically, </w:t>
        </w:r>
      </w:ins>
      <w:ins w:id="52" w:author="Beate Volker" w:date="2023-07-31T16:21:00Z">
        <w:r w:rsidR="00B377C7">
          <w:rPr>
            <w:rFonts w:ascii="Times" w:hAnsi="Times"/>
          </w:rPr>
          <w:t>the total number of people one knows</w:t>
        </w:r>
      </w:ins>
      <w:ins w:id="53" w:author="Tubergen, F.A. van (Frank)" w:date="2023-08-22T09:01:00Z">
        <w:r w:rsidR="005B1FB3">
          <w:rPr>
            <w:rFonts w:ascii="Times" w:hAnsi="Times"/>
          </w:rPr>
          <w:t xml:space="preserve"> personally</w:t>
        </w:r>
      </w:ins>
      <w:ins w:id="54" w:author="Tubergen, F.A. van (Frank)" w:date="2023-08-22T09:13:00Z">
        <w:r w:rsidR="008A7AF4">
          <w:rPr>
            <w:rFonts w:ascii="Times" w:hAnsi="Times"/>
          </w:rPr>
          <w:t xml:space="preserve"> (REF)</w:t>
        </w:r>
      </w:ins>
      <w:del w:id="55" w:author="Beate Volker" w:date="2023-07-31T16:18:00Z">
        <w:r w:rsidR="001D160D" w:rsidRPr="003336F9" w:rsidDel="00B377C7">
          <w:rPr>
            <w:rFonts w:ascii="Times" w:hAnsi="Times"/>
          </w:rPr>
          <w:delText>s</w:delText>
        </w:r>
      </w:del>
      <w:r w:rsidRPr="003336F9">
        <w:rPr>
          <w:rFonts w:ascii="Times" w:hAnsi="Times"/>
        </w:rPr>
        <w:t>. Th</w:t>
      </w:r>
      <w:r w:rsidR="001D160D" w:rsidRPr="003336F9">
        <w:rPr>
          <w:rFonts w:ascii="Times" w:hAnsi="Times"/>
        </w:rPr>
        <w:t>e</w:t>
      </w:r>
      <w:ins w:id="56" w:author="Beate Volker" w:date="2023-07-31T16:21:00Z">
        <w:r w:rsidR="00B377C7">
          <w:rPr>
            <w:rFonts w:ascii="Times" w:hAnsi="Times"/>
          </w:rPr>
          <w:t xml:space="preserve"> </w:t>
        </w:r>
      </w:ins>
      <w:del w:id="57" w:author="Beate Volker" w:date="2023-07-31T16:21:00Z">
        <w:r w:rsidR="001D160D" w:rsidRPr="003336F9" w:rsidDel="00B377C7">
          <w:rPr>
            <w:rFonts w:ascii="Times" w:hAnsi="Times"/>
          </w:rPr>
          <w:delText xml:space="preserve"> </w:delText>
        </w:r>
      </w:del>
      <w:del w:id="58" w:author="Tubergen, F.A. van (Frank)" w:date="2023-08-22T09:09:00Z">
        <w:r w:rsidR="001D160D" w:rsidRPr="003336F9" w:rsidDel="00B43271">
          <w:rPr>
            <w:rFonts w:ascii="Times" w:hAnsi="Times"/>
          </w:rPr>
          <w:delText>number</w:delText>
        </w:r>
      </w:del>
      <w:ins w:id="59" w:author="Tubergen, F.A. van (Frank)" w:date="2023-08-22T09:09:00Z">
        <w:r w:rsidR="00B43271">
          <w:rPr>
            <w:rFonts w:ascii="Times" w:hAnsi="Times"/>
          </w:rPr>
          <w:t>quantity</w:t>
        </w:r>
      </w:ins>
      <w:r w:rsidR="001D160D" w:rsidRPr="003336F9">
        <w:rPr>
          <w:rFonts w:ascii="Times" w:hAnsi="Times"/>
        </w:rPr>
        <w:t xml:space="preserve"> of </w:t>
      </w:r>
      <w:del w:id="60" w:author="Tubergen, F.A. van (Frank)" w:date="2023-08-22T09:09:00Z">
        <w:r w:rsidR="001D160D" w:rsidRPr="003336F9" w:rsidDel="008D31FA">
          <w:rPr>
            <w:rFonts w:ascii="Times" w:hAnsi="Times"/>
          </w:rPr>
          <w:delText xml:space="preserve">alters </w:delText>
        </w:r>
      </w:del>
      <w:ins w:id="61" w:author="Tubergen, F.A. van (Frank)" w:date="2023-08-22T09:09:00Z">
        <w:r w:rsidR="008D31FA">
          <w:rPr>
            <w:rFonts w:ascii="Times" w:hAnsi="Times"/>
          </w:rPr>
          <w:t>connections</w:t>
        </w:r>
        <w:r w:rsidR="008D31FA" w:rsidRPr="003336F9">
          <w:rPr>
            <w:rFonts w:ascii="Times" w:hAnsi="Times"/>
          </w:rPr>
          <w:t xml:space="preserve"> </w:t>
        </w:r>
      </w:ins>
      <w:ins w:id="62" w:author="Beate Volker" w:date="2023-07-31T16:21:00Z">
        <w:del w:id="63" w:author="Tubergen, F.A. van (Frank)" w:date="2023-08-22T09:09:00Z">
          <w:r w:rsidR="00B377C7" w:rsidDel="008D31FA">
            <w:rPr>
              <w:rFonts w:ascii="Times" w:hAnsi="Times"/>
            </w:rPr>
            <w:delText>in</w:delText>
          </w:r>
        </w:del>
      </w:ins>
      <w:ins w:id="64" w:author="Tubergen, F.A. van (Frank)" w:date="2023-08-22T09:09:00Z">
        <w:r w:rsidR="008D31FA">
          <w:rPr>
            <w:rFonts w:ascii="Times" w:hAnsi="Times"/>
          </w:rPr>
          <w:t>within</w:t>
        </w:r>
      </w:ins>
      <w:ins w:id="65" w:author="Beate Volker" w:date="2023-07-31T16:21:00Z">
        <w:r w:rsidR="00B377C7">
          <w:rPr>
            <w:rFonts w:ascii="Times" w:hAnsi="Times"/>
          </w:rPr>
          <w:t xml:space="preserve"> </w:t>
        </w:r>
        <w:del w:id="66" w:author="Tubergen, F.A. van (Frank)" w:date="2023-08-22T09:09:00Z">
          <w:r w:rsidR="00B377C7" w:rsidDel="008D31FA">
            <w:rPr>
              <w:rFonts w:ascii="Times" w:hAnsi="Times"/>
            </w:rPr>
            <w:delText xml:space="preserve">the </w:delText>
          </w:r>
        </w:del>
      </w:ins>
      <w:ins w:id="67" w:author="Tubergen, F.A. van (Frank)" w:date="2023-08-22T09:09:00Z">
        <w:r w:rsidR="008D31FA">
          <w:rPr>
            <w:rFonts w:ascii="Times" w:hAnsi="Times"/>
          </w:rPr>
          <w:t xml:space="preserve">people’s </w:t>
        </w:r>
      </w:ins>
      <w:ins w:id="68" w:author="Beate Volker" w:date="2023-07-31T16:21:00Z">
        <w:del w:id="69" w:author="Tubergen, F.A. van (Frank)" w:date="2023-08-22T09:09:00Z">
          <w:r w:rsidR="00B377C7" w:rsidDel="008D31FA">
            <w:rPr>
              <w:rFonts w:ascii="Times" w:hAnsi="Times"/>
            </w:rPr>
            <w:delText xml:space="preserve">personal </w:delText>
          </w:r>
        </w:del>
      </w:ins>
      <w:ins w:id="70" w:author="Tubergen, F.A. van (Frank)" w:date="2023-08-22T09:09:00Z">
        <w:r w:rsidR="008D31FA">
          <w:rPr>
            <w:rFonts w:ascii="Times" w:hAnsi="Times"/>
          </w:rPr>
          <w:t xml:space="preserve">social </w:t>
        </w:r>
      </w:ins>
      <w:ins w:id="71" w:author="Beate Volker" w:date="2023-07-31T16:21:00Z">
        <w:r w:rsidR="00B377C7">
          <w:rPr>
            <w:rFonts w:ascii="Times" w:hAnsi="Times"/>
          </w:rPr>
          <w:t xml:space="preserve">networks </w:t>
        </w:r>
      </w:ins>
      <w:ins w:id="72" w:author="Beate Volker" w:date="2023-07-31T16:22:00Z">
        <w:del w:id="73" w:author="Tubergen, F.A. van (Frank)" w:date="2023-08-22T09:09:00Z">
          <w:r w:rsidR="00B377C7" w:rsidDel="008D31FA">
            <w:rPr>
              <w:rFonts w:ascii="Times" w:hAnsi="Times"/>
            </w:rPr>
            <w:delText xml:space="preserve">of citizens </w:delText>
          </w:r>
        </w:del>
      </w:ins>
      <w:ins w:id="74" w:author="Beate Volker" w:date="2023-07-31T16:21:00Z">
        <w:del w:id="75" w:author="Tubergen, F.A. van (Frank)" w:date="2023-08-22T09:09:00Z">
          <w:r w:rsidR="00B377C7" w:rsidDel="008D31FA">
            <w:rPr>
              <w:rFonts w:ascii="Times" w:hAnsi="Times"/>
            </w:rPr>
            <w:delText xml:space="preserve">in a society </w:delText>
          </w:r>
        </w:del>
      </w:ins>
      <w:del w:id="76" w:author="Tubergen, F.A. van (Frank)" w:date="2023-08-22T09:09:00Z">
        <w:r w:rsidR="001D160D" w:rsidRPr="003336F9" w:rsidDel="008D31FA">
          <w:rPr>
            <w:rFonts w:ascii="Times" w:hAnsi="Times"/>
          </w:rPr>
          <w:delText xml:space="preserve">that one knows </w:delText>
        </w:r>
        <w:r w:rsidRPr="003336F9" w:rsidDel="008D31FA">
          <w:rPr>
            <w:rFonts w:ascii="Times" w:hAnsi="Times"/>
          </w:rPr>
          <w:delText>i</w:delText>
        </w:r>
      </w:del>
      <w:ins w:id="77" w:author="Beate Volker" w:date="2023-07-31T16:25:00Z">
        <w:del w:id="78" w:author="Tubergen, F.A. van (Frank)" w:date="2023-08-22T09:09:00Z">
          <w:r w:rsidR="001101F4" w:rsidDel="008D31FA">
            <w:rPr>
              <w:rFonts w:ascii="Times" w:hAnsi="Times"/>
            </w:rPr>
            <w:delText>ndicates</w:delText>
          </w:r>
        </w:del>
      </w:ins>
      <w:ins w:id="79" w:author="Tubergen, F.A. van (Frank)" w:date="2023-08-22T09:09:00Z">
        <w:r w:rsidR="008D31FA">
          <w:rPr>
            <w:rFonts w:ascii="Times" w:hAnsi="Times"/>
          </w:rPr>
          <w:t>reflects</w:t>
        </w:r>
      </w:ins>
      <w:ins w:id="80" w:author="Beate Volker" w:date="2023-07-31T16:25:00Z">
        <w:r w:rsidR="001101F4">
          <w:rPr>
            <w:rFonts w:ascii="Times" w:hAnsi="Times"/>
          </w:rPr>
          <w:t xml:space="preserve"> the </w:t>
        </w:r>
        <w:del w:id="81" w:author="Tubergen, F.A. van (Frank)" w:date="2023-08-22T09:09:00Z">
          <w:r w:rsidR="001101F4" w:rsidDel="008D31FA">
            <w:rPr>
              <w:rFonts w:ascii="Times" w:hAnsi="Times"/>
            </w:rPr>
            <w:delText>extent</w:delText>
          </w:r>
        </w:del>
      </w:ins>
      <w:ins w:id="82" w:author="Tubergen, F.A. van (Frank)" w:date="2023-08-22T09:09:00Z">
        <w:r w:rsidR="008D31FA">
          <w:rPr>
            <w:rFonts w:ascii="Times" w:hAnsi="Times"/>
          </w:rPr>
          <w:t>level</w:t>
        </w:r>
      </w:ins>
      <w:ins w:id="83" w:author="Beate Volker" w:date="2023-07-31T16:25:00Z">
        <w:r w:rsidR="001101F4">
          <w:rPr>
            <w:rFonts w:ascii="Times" w:hAnsi="Times"/>
          </w:rPr>
          <w:t xml:space="preserve"> of </w:t>
        </w:r>
      </w:ins>
      <w:del w:id="84" w:author="Beate Volker" w:date="2023-07-31T16:25:00Z">
        <w:r w:rsidRPr="003336F9" w:rsidDel="001101F4">
          <w:rPr>
            <w:rFonts w:ascii="Times" w:hAnsi="Times"/>
          </w:rPr>
          <w:delText xml:space="preserve">s a </w:delText>
        </w:r>
        <w:r w:rsidR="005741E8" w:rsidRPr="003336F9" w:rsidDel="001101F4">
          <w:rPr>
            <w:rFonts w:ascii="Times" w:hAnsi="Times"/>
          </w:rPr>
          <w:delText xml:space="preserve">sign of </w:delText>
        </w:r>
      </w:del>
      <w:r w:rsidR="005741E8" w:rsidRPr="003336F9">
        <w:rPr>
          <w:rFonts w:ascii="Times" w:hAnsi="Times"/>
        </w:rPr>
        <w:t xml:space="preserve">social </w:t>
      </w:r>
      <w:ins w:id="85" w:author="Tubergen, F.A. van (Frank)" w:date="2023-08-22T09:10:00Z">
        <w:r w:rsidR="008D31FA">
          <w:rPr>
            <w:rFonts w:ascii="Times" w:hAnsi="Times"/>
          </w:rPr>
          <w:t>inter</w:t>
        </w:r>
      </w:ins>
      <w:r w:rsidR="005741E8" w:rsidRPr="003336F9">
        <w:rPr>
          <w:rFonts w:ascii="Times" w:hAnsi="Times"/>
        </w:rPr>
        <w:t>connectedness and</w:t>
      </w:r>
      <w:ins w:id="86" w:author="Beate Volker" w:date="2023-08-04T13:05:00Z">
        <w:r w:rsidR="00702AC7">
          <w:rPr>
            <w:rFonts w:ascii="Times" w:hAnsi="Times"/>
          </w:rPr>
          <w:t>,</w:t>
        </w:r>
      </w:ins>
      <w:r w:rsidR="005741E8" w:rsidRPr="003336F9">
        <w:rPr>
          <w:rFonts w:ascii="Times" w:hAnsi="Times"/>
        </w:rPr>
        <w:t xml:space="preserve"> </w:t>
      </w:r>
      <w:r w:rsidR="001D160D" w:rsidRPr="003336F9">
        <w:rPr>
          <w:rFonts w:ascii="Times" w:hAnsi="Times"/>
        </w:rPr>
        <w:t>ultimately</w:t>
      </w:r>
      <w:ins w:id="87" w:author="Beate Volker" w:date="2023-08-04T13:05:00Z">
        <w:r w:rsidR="00702AC7">
          <w:rPr>
            <w:rFonts w:ascii="Times" w:hAnsi="Times"/>
          </w:rPr>
          <w:t>,</w:t>
        </w:r>
      </w:ins>
      <w:r w:rsidR="001D160D" w:rsidRPr="003336F9">
        <w:rPr>
          <w:rFonts w:ascii="Times" w:hAnsi="Times"/>
        </w:rPr>
        <w:t xml:space="preserve"> </w:t>
      </w:r>
      <w:ins w:id="88" w:author="Tubergen, F.A. van (Frank)" w:date="2023-08-22T09:10:00Z">
        <w:r w:rsidR="008D31FA">
          <w:rPr>
            <w:rFonts w:ascii="Times" w:hAnsi="Times"/>
          </w:rPr>
          <w:t xml:space="preserve">the </w:t>
        </w:r>
      </w:ins>
      <w:ins w:id="89" w:author="Beate Volker" w:date="2023-07-31T16:22:00Z">
        <w:r w:rsidR="00B377C7">
          <w:rPr>
            <w:rFonts w:ascii="Times" w:hAnsi="Times"/>
          </w:rPr>
          <w:t xml:space="preserve">social </w:t>
        </w:r>
      </w:ins>
      <w:r w:rsidR="005741E8" w:rsidRPr="003336F9">
        <w:rPr>
          <w:rFonts w:ascii="Times" w:hAnsi="Times"/>
        </w:rPr>
        <w:t>cohesion</w:t>
      </w:r>
      <w:ins w:id="90" w:author="Tubergen, F.A. van (Frank)" w:date="2023-08-22T09:10:00Z">
        <w:r w:rsidR="008D31FA">
          <w:rPr>
            <w:rFonts w:ascii="Times" w:hAnsi="Times"/>
          </w:rPr>
          <w:t xml:space="preserve"> of that society</w:t>
        </w:r>
      </w:ins>
      <w:del w:id="91" w:author="Beate Volker" w:date="2023-07-31T16:22:00Z">
        <w:r w:rsidR="005741E8" w:rsidRPr="003336F9" w:rsidDel="00B377C7">
          <w:rPr>
            <w:rFonts w:ascii="Times" w:hAnsi="Times"/>
          </w:rPr>
          <w:delText xml:space="preserve"> </w:delText>
        </w:r>
        <w:r w:rsidR="00DB6ABE" w:rsidDel="00B377C7">
          <w:rPr>
            <w:rFonts w:ascii="Times" w:hAnsi="Times"/>
          </w:rPr>
          <w:delText xml:space="preserve">in </w:delText>
        </w:r>
        <w:r w:rsidR="005741E8" w:rsidRPr="003336F9" w:rsidDel="00B377C7">
          <w:rPr>
            <w:rFonts w:ascii="Times" w:hAnsi="Times"/>
          </w:rPr>
          <w:delText>society</w:delText>
        </w:r>
      </w:del>
      <w:r w:rsidR="005741E8" w:rsidRPr="003336F9">
        <w:rPr>
          <w:rFonts w:ascii="Times" w:hAnsi="Times"/>
        </w:rPr>
        <w:t xml:space="preserve">. </w:t>
      </w:r>
      <w:r w:rsidR="00DB6ABE">
        <w:rPr>
          <w:rFonts w:ascii="Times" w:hAnsi="Times"/>
        </w:rPr>
        <w:t xml:space="preserve">The larger </w:t>
      </w:r>
      <w:ins w:id="92" w:author="Beate Volker" w:date="2023-08-04T13:05:00Z">
        <w:r w:rsidR="00702AC7">
          <w:rPr>
            <w:rFonts w:ascii="Times" w:hAnsi="Times"/>
          </w:rPr>
          <w:t xml:space="preserve">personal </w:t>
        </w:r>
      </w:ins>
      <w:r w:rsidR="00DB6ABE">
        <w:rPr>
          <w:rFonts w:ascii="Times" w:hAnsi="Times"/>
        </w:rPr>
        <w:t xml:space="preserve">networks </w:t>
      </w:r>
      <w:ins w:id="93" w:author="Beate Volker" w:date="2023-08-02T15:57:00Z">
        <w:r w:rsidR="00DC704B">
          <w:rPr>
            <w:rFonts w:ascii="Times" w:hAnsi="Times"/>
          </w:rPr>
          <w:t xml:space="preserve">are </w:t>
        </w:r>
      </w:ins>
      <w:ins w:id="94" w:author="Beate Volker" w:date="2023-07-31T16:24:00Z">
        <w:r w:rsidR="001101F4">
          <w:rPr>
            <w:rFonts w:ascii="Times" w:hAnsi="Times"/>
          </w:rPr>
          <w:t xml:space="preserve">on average </w:t>
        </w:r>
      </w:ins>
      <w:r w:rsidR="00DB6ABE">
        <w:rPr>
          <w:rFonts w:ascii="Times" w:hAnsi="Times"/>
        </w:rPr>
        <w:t xml:space="preserve">in a </w:t>
      </w:r>
      <w:ins w:id="95" w:author="Beate Volker" w:date="2023-07-31T16:24:00Z">
        <w:r w:rsidR="001101F4">
          <w:rPr>
            <w:rFonts w:ascii="Times" w:hAnsi="Times"/>
          </w:rPr>
          <w:t xml:space="preserve">given </w:t>
        </w:r>
      </w:ins>
      <w:r w:rsidR="00DB6ABE">
        <w:rPr>
          <w:rFonts w:ascii="Times" w:hAnsi="Times"/>
        </w:rPr>
        <w:t>population</w:t>
      </w:r>
      <w:del w:id="96" w:author="Beate Volker" w:date="2023-07-31T16:24:00Z">
        <w:r w:rsidR="00DB6ABE" w:rsidDel="001101F4">
          <w:rPr>
            <w:rFonts w:ascii="Times" w:hAnsi="Times"/>
          </w:rPr>
          <w:delText xml:space="preserve"> with a fixed size</w:delText>
        </w:r>
      </w:del>
      <w:r w:rsidR="00DB6ABE">
        <w:rPr>
          <w:rFonts w:ascii="Times" w:hAnsi="Times"/>
        </w:rPr>
        <w:t xml:space="preserve">, </w:t>
      </w:r>
      <w:commentRangeStart w:id="97"/>
      <w:r w:rsidR="00DB6ABE">
        <w:rPr>
          <w:rFonts w:ascii="Times" w:hAnsi="Times"/>
        </w:rPr>
        <w:t xml:space="preserve">the </w:t>
      </w:r>
      <w:ins w:id="98" w:author="Beate Volker" w:date="2023-08-02T15:57:00Z">
        <w:r w:rsidR="00DC704B">
          <w:rPr>
            <w:rFonts w:ascii="Times" w:hAnsi="Times"/>
          </w:rPr>
          <w:t xml:space="preserve">greater </w:t>
        </w:r>
      </w:ins>
      <w:del w:id="99" w:author="Beate Volker" w:date="2023-08-02T15:57:00Z">
        <w:r w:rsidR="00DB6ABE" w:rsidDel="00DC704B">
          <w:rPr>
            <w:rFonts w:ascii="Times" w:hAnsi="Times"/>
          </w:rPr>
          <w:delText xml:space="preserve">larger </w:delText>
        </w:r>
      </w:del>
      <w:r w:rsidR="00DB6ABE">
        <w:rPr>
          <w:rFonts w:ascii="Times" w:hAnsi="Times"/>
        </w:rPr>
        <w:t xml:space="preserve">the chances </w:t>
      </w:r>
      <w:r w:rsidR="0069569D" w:rsidRPr="003336F9">
        <w:rPr>
          <w:rFonts w:ascii="Times" w:hAnsi="Times"/>
        </w:rPr>
        <w:t>of network overlap</w:t>
      </w:r>
      <w:commentRangeEnd w:id="97"/>
      <w:r w:rsidR="003C425D">
        <w:rPr>
          <w:rStyle w:val="CommentReference"/>
          <w:rFonts w:eastAsiaTheme="minorHAnsi" w:cstheme="minorBidi"/>
          <w:lang w:eastAsia="nl-NL"/>
        </w:rPr>
        <w:commentReference w:id="97"/>
      </w:r>
      <w:r w:rsidR="0069569D" w:rsidRPr="003336F9">
        <w:rPr>
          <w:rFonts w:ascii="Times" w:hAnsi="Times"/>
        </w:rPr>
        <w:t xml:space="preserve"> and hence </w:t>
      </w:r>
      <w:r w:rsidRPr="003336F9">
        <w:rPr>
          <w:rFonts w:ascii="Times" w:hAnsi="Times"/>
        </w:rPr>
        <w:t xml:space="preserve">the </w:t>
      </w:r>
      <w:r w:rsidR="0069569D" w:rsidRPr="003336F9">
        <w:rPr>
          <w:rFonts w:ascii="Times" w:hAnsi="Times"/>
        </w:rPr>
        <w:t xml:space="preserve">probability </w:t>
      </w:r>
      <w:r w:rsidR="005741E8" w:rsidRPr="003336F9">
        <w:rPr>
          <w:rFonts w:ascii="Times" w:hAnsi="Times"/>
        </w:rPr>
        <w:t xml:space="preserve">that people </w:t>
      </w:r>
      <w:r w:rsidR="0069569D" w:rsidRPr="003336F9">
        <w:rPr>
          <w:rFonts w:ascii="Times" w:hAnsi="Times"/>
        </w:rPr>
        <w:t>could</w:t>
      </w:r>
      <w:r w:rsidR="005741E8" w:rsidRPr="003336F9">
        <w:rPr>
          <w:rFonts w:ascii="Times" w:hAnsi="Times"/>
        </w:rPr>
        <w:t xml:space="preserve"> reach each other via a small number of link</w:t>
      </w:r>
      <w:ins w:id="100" w:author="Beate Volker" w:date="2023-08-02T15:58:00Z">
        <w:r w:rsidR="0048452B">
          <w:rPr>
            <w:rFonts w:ascii="Times" w:hAnsi="Times"/>
          </w:rPr>
          <w:t>s</w:t>
        </w:r>
      </w:ins>
      <w:del w:id="101" w:author="Beate Volker" w:date="2023-08-02T15:58:00Z">
        <w:r w:rsidR="005741E8" w:rsidRPr="003336F9" w:rsidDel="0048452B">
          <w:rPr>
            <w:rFonts w:ascii="Times" w:hAnsi="Times"/>
          </w:rPr>
          <w:delText>s</w:delText>
        </w:r>
      </w:del>
      <w:r w:rsidR="005741E8" w:rsidRPr="003336F9">
        <w:rPr>
          <w:rFonts w:ascii="Times" w:hAnsi="Times"/>
        </w:rPr>
        <w:t xml:space="preserve">. These </w:t>
      </w:r>
      <w:r w:rsidR="004A7021">
        <w:rPr>
          <w:rFonts w:ascii="Times" w:hAnsi="Times"/>
        </w:rPr>
        <w:t>considerations</w:t>
      </w:r>
      <w:r w:rsidR="005741E8" w:rsidRPr="003336F9">
        <w:rPr>
          <w:rFonts w:ascii="Times" w:hAnsi="Times"/>
        </w:rPr>
        <w:t xml:space="preserve"> were</w:t>
      </w:r>
      <w:ins w:id="102" w:author="Beate Volker" w:date="2023-07-31T16:23:00Z">
        <w:r w:rsidR="00B377C7">
          <w:rPr>
            <w:rFonts w:ascii="Times" w:hAnsi="Times"/>
          </w:rPr>
          <w:t xml:space="preserve">, </w:t>
        </w:r>
        <w:proofErr w:type="spellStart"/>
        <w:r w:rsidR="00B377C7">
          <w:rPr>
            <w:rFonts w:ascii="Times" w:hAnsi="Times"/>
          </w:rPr>
          <w:t>a.o</w:t>
        </w:r>
        <w:r w:rsidR="001101F4">
          <w:rPr>
            <w:rFonts w:ascii="Times" w:hAnsi="Times"/>
          </w:rPr>
          <w:t>.</w:t>
        </w:r>
        <w:proofErr w:type="spellEnd"/>
        <w:r w:rsidR="00B377C7">
          <w:rPr>
            <w:rFonts w:ascii="Times" w:hAnsi="Times"/>
          </w:rPr>
          <w:t xml:space="preserve">, </w:t>
        </w:r>
      </w:ins>
      <w:del w:id="103" w:author="Beate Volker" w:date="2023-07-31T16:23:00Z">
        <w:r w:rsidR="005741E8" w:rsidRPr="003336F9" w:rsidDel="00B377C7">
          <w:rPr>
            <w:rFonts w:ascii="Times" w:hAnsi="Times"/>
          </w:rPr>
          <w:delText xml:space="preserve"> als</w:delText>
        </w:r>
        <w:r w:rsidR="00C05CDE" w:rsidRPr="003336F9" w:rsidDel="00B377C7">
          <w:rPr>
            <w:rFonts w:ascii="Times" w:hAnsi="Times"/>
          </w:rPr>
          <w:delText xml:space="preserve">o </w:delText>
        </w:r>
      </w:del>
      <w:r w:rsidR="005741E8" w:rsidRPr="003336F9">
        <w:rPr>
          <w:rFonts w:ascii="Times" w:hAnsi="Times"/>
        </w:rPr>
        <w:t>the point of departure of the famous small world studies (Milgram</w:t>
      </w:r>
      <w:r w:rsidR="00CA3EF8" w:rsidRPr="003336F9">
        <w:rPr>
          <w:rFonts w:ascii="Times" w:hAnsi="Times"/>
        </w:rPr>
        <w:t xml:space="preserve"> </w:t>
      </w:r>
      <w:r w:rsidR="005741E8" w:rsidRPr="003336F9">
        <w:rPr>
          <w:rFonts w:ascii="Times" w:hAnsi="Times"/>
        </w:rPr>
        <w:t>196</w:t>
      </w:r>
      <w:r w:rsidR="00CA3EF8" w:rsidRPr="003336F9">
        <w:rPr>
          <w:rFonts w:ascii="Times" w:hAnsi="Times"/>
        </w:rPr>
        <w:t>7</w:t>
      </w:r>
      <w:r w:rsidR="00785DE2" w:rsidRPr="003336F9">
        <w:rPr>
          <w:rFonts w:ascii="Times" w:hAnsi="Times"/>
        </w:rPr>
        <w:t xml:space="preserve">, </w:t>
      </w:r>
      <w:proofErr w:type="spellStart"/>
      <w:r w:rsidR="00785DE2" w:rsidRPr="003336F9">
        <w:rPr>
          <w:rFonts w:ascii="Times" w:hAnsi="Times"/>
        </w:rPr>
        <w:t>Do</w:t>
      </w:r>
      <w:ins w:id="104" w:author="Corten, R. (Rense)" w:date="2023-06-01T09:13:00Z">
        <w:r w:rsidR="003C425D">
          <w:rPr>
            <w:rFonts w:ascii="Times" w:hAnsi="Times"/>
          </w:rPr>
          <w:t>d</w:t>
        </w:r>
      </w:ins>
      <w:del w:id="105" w:author="Corten, R. (Rense)" w:date="2023-06-01T09:13:00Z">
        <w:r w:rsidR="00785DE2" w:rsidRPr="003336F9" w:rsidDel="003C425D">
          <w:rPr>
            <w:rFonts w:ascii="Times" w:hAnsi="Times"/>
          </w:rPr>
          <w:delText>o</w:delText>
        </w:r>
      </w:del>
      <w:r w:rsidR="00785DE2" w:rsidRPr="003336F9">
        <w:rPr>
          <w:rFonts w:ascii="Times" w:hAnsi="Times"/>
        </w:rPr>
        <w:t>ds</w:t>
      </w:r>
      <w:proofErr w:type="spellEnd"/>
      <w:r w:rsidR="00785DE2" w:rsidRPr="003336F9">
        <w:rPr>
          <w:rFonts w:ascii="Times" w:hAnsi="Times"/>
        </w:rPr>
        <w:t xml:space="preserve">, Muhamad, </w:t>
      </w:r>
      <w:r w:rsidR="005741E8" w:rsidRPr="003336F9">
        <w:rPr>
          <w:rFonts w:ascii="Times" w:hAnsi="Times"/>
        </w:rPr>
        <w:t>Watts</w:t>
      </w:r>
      <w:r w:rsidR="00785DE2" w:rsidRPr="003336F9">
        <w:rPr>
          <w:rFonts w:ascii="Times" w:hAnsi="Times"/>
        </w:rPr>
        <w:t xml:space="preserve"> 2003</w:t>
      </w:r>
      <w:r w:rsidR="005741E8" w:rsidRPr="003336F9">
        <w:rPr>
          <w:rFonts w:ascii="Times" w:hAnsi="Times"/>
        </w:rPr>
        <w:t>)</w:t>
      </w:r>
      <w:r w:rsidR="001D160D" w:rsidRPr="003336F9">
        <w:rPr>
          <w:rFonts w:ascii="Times" w:hAnsi="Times"/>
        </w:rPr>
        <w:t>, who showed</w:t>
      </w:r>
      <w:ins w:id="106" w:author="Beate Volker" w:date="2023-07-31T16:24:00Z">
        <w:r w:rsidR="001101F4">
          <w:rPr>
            <w:rFonts w:ascii="Times" w:hAnsi="Times"/>
          </w:rPr>
          <w:t>, however,</w:t>
        </w:r>
      </w:ins>
      <w:r w:rsidR="001D160D" w:rsidRPr="003336F9">
        <w:rPr>
          <w:rFonts w:ascii="Times" w:hAnsi="Times"/>
        </w:rPr>
        <w:t xml:space="preserve"> that societ</w:t>
      </w:r>
      <w:ins w:id="107" w:author="Beate Volker" w:date="2023-08-02T15:58:00Z">
        <w:r w:rsidR="0048452B">
          <w:rPr>
            <w:rFonts w:ascii="Times" w:hAnsi="Times"/>
          </w:rPr>
          <w:t>ies</w:t>
        </w:r>
      </w:ins>
      <w:del w:id="108" w:author="Beate Volker" w:date="2023-08-02T15:58:00Z">
        <w:r w:rsidR="001D160D" w:rsidRPr="003336F9" w:rsidDel="0048452B">
          <w:rPr>
            <w:rFonts w:ascii="Times" w:hAnsi="Times"/>
          </w:rPr>
          <w:delText>y</w:delText>
        </w:r>
      </w:del>
      <w:r w:rsidR="001D160D" w:rsidRPr="003336F9">
        <w:rPr>
          <w:rFonts w:ascii="Times" w:hAnsi="Times"/>
        </w:rPr>
        <w:t xml:space="preserve"> </w:t>
      </w:r>
      <w:ins w:id="109" w:author="Beate Volker" w:date="2023-08-02T15:58:00Z">
        <w:r w:rsidR="0048452B">
          <w:rPr>
            <w:rFonts w:ascii="Times" w:hAnsi="Times"/>
          </w:rPr>
          <w:t>are</w:t>
        </w:r>
      </w:ins>
      <w:del w:id="110" w:author="Beate Volker" w:date="2023-08-02T15:58:00Z">
        <w:r w:rsidR="001D160D" w:rsidRPr="003336F9" w:rsidDel="0048452B">
          <w:rPr>
            <w:rFonts w:ascii="Times" w:hAnsi="Times"/>
          </w:rPr>
          <w:delText>is</w:delText>
        </w:r>
      </w:del>
      <w:r w:rsidR="001D160D" w:rsidRPr="003336F9">
        <w:rPr>
          <w:rFonts w:ascii="Times" w:hAnsi="Times"/>
        </w:rPr>
        <w:t xml:space="preserve"> segregated</w:t>
      </w:r>
      <w:r w:rsidR="0069569D" w:rsidRPr="003336F9">
        <w:rPr>
          <w:rFonts w:ascii="Times" w:hAnsi="Times"/>
        </w:rPr>
        <w:t>,</w:t>
      </w:r>
      <w:r w:rsidR="001D160D" w:rsidRPr="003336F9">
        <w:rPr>
          <w:rFonts w:ascii="Times" w:hAnsi="Times"/>
        </w:rPr>
        <w:t xml:space="preserve"> and many networks do not </w:t>
      </w:r>
      <w:r w:rsidR="0069569D" w:rsidRPr="003336F9">
        <w:rPr>
          <w:rFonts w:ascii="Times" w:hAnsi="Times"/>
        </w:rPr>
        <w:t>intersect</w:t>
      </w:r>
      <w:r w:rsidR="005741E8" w:rsidRPr="003336F9">
        <w:rPr>
          <w:rFonts w:ascii="Times" w:hAnsi="Times"/>
        </w:rPr>
        <w:t xml:space="preserve">. </w:t>
      </w:r>
    </w:p>
    <w:p w14:paraId="71BFD7EC" w14:textId="77777777" w:rsidR="002C2F61" w:rsidRDefault="002C2F61">
      <w:pPr>
        <w:spacing w:line="360" w:lineRule="auto"/>
        <w:jc w:val="both"/>
        <w:rPr>
          <w:ins w:id="111" w:author="Tubergen, F.A. van (Frank)" w:date="2023-06-16T09:24:00Z"/>
          <w:rFonts w:ascii="Times" w:hAnsi="Times"/>
        </w:rPr>
        <w:pPrChange w:id="112" w:author="Bas Hofstra" w:date="2023-07-25T15:34:00Z">
          <w:pPr>
            <w:spacing w:line="276" w:lineRule="auto"/>
            <w:jc w:val="both"/>
          </w:pPr>
        </w:pPrChange>
      </w:pPr>
    </w:p>
    <w:p w14:paraId="0DDFE989" w14:textId="10788DED" w:rsidR="003C6486" w:rsidDel="00B77C6D" w:rsidRDefault="0069569D" w:rsidP="00C341EE">
      <w:pPr>
        <w:spacing w:line="360" w:lineRule="auto"/>
        <w:jc w:val="both"/>
        <w:rPr>
          <w:ins w:id="113" w:author="Beate Volker" w:date="2023-08-02T16:02:00Z"/>
          <w:del w:id="114" w:author="Tubergen, F.A. van (Frank)" w:date="2023-08-22T09:17:00Z"/>
          <w:rFonts w:ascii="Times" w:hAnsi="Times"/>
        </w:rPr>
      </w:pPr>
      <w:commentRangeStart w:id="115"/>
      <w:del w:id="116" w:author="Tubergen, F.A. van (Frank)" w:date="2023-08-22T09:19:00Z">
        <w:r w:rsidRPr="003336F9" w:rsidDel="00114A92">
          <w:rPr>
            <w:rFonts w:ascii="Times" w:hAnsi="Times"/>
          </w:rPr>
          <w:delText>Next to this</w:delText>
        </w:r>
      </w:del>
      <w:ins w:id="117" w:author="Tubergen, F.A. van (Frank)" w:date="2023-08-22T09:19:00Z">
        <w:r w:rsidR="00114A92">
          <w:rPr>
            <w:rFonts w:ascii="Times" w:hAnsi="Times"/>
          </w:rPr>
          <w:t>At the micro level</w:t>
        </w:r>
      </w:ins>
      <w:r w:rsidRPr="003336F9">
        <w:rPr>
          <w:rFonts w:ascii="Times" w:hAnsi="Times"/>
        </w:rPr>
        <w:t xml:space="preserve">, </w:t>
      </w:r>
      <w:commentRangeEnd w:id="115"/>
      <w:r w:rsidR="00FF10F7">
        <w:rPr>
          <w:rStyle w:val="CommentReference"/>
          <w:rFonts w:eastAsiaTheme="minorHAnsi" w:cstheme="minorBidi"/>
          <w:lang w:eastAsia="nl-NL"/>
        </w:rPr>
        <w:commentReference w:id="115"/>
      </w:r>
      <w:r w:rsidRPr="003336F9">
        <w:rPr>
          <w:rFonts w:ascii="Times" w:hAnsi="Times"/>
        </w:rPr>
        <w:t>s</w:t>
      </w:r>
      <w:r w:rsidR="005741E8" w:rsidRPr="003336F9">
        <w:rPr>
          <w:rFonts w:ascii="Times" w:hAnsi="Times"/>
        </w:rPr>
        <w:t xml:space="preserve">ocial network size </w:t>
      </w:r>
      <w:ins w:id="118" w:author="Tubergen, F.A. van (Frank)" w:date="2023-08-22T09:20:00Z">
        <w:r w:rsidR="00114A92">
          <w:rPr>
            <w:rFonts w:ascii="Times" w:hAnsi="Times"/>
          </w:rPr>
          <w:t xml:space="preserve">is linked to a diverse set of outcomes. </w:t>
        </w:r>
      </w:ins>
      <w:del w:id="119" w:author="Tubergen, F.A. van (Frank)" w:date="2023-08-22T09:20:00Z">
        <w:r w:rsidR="005741E8" w:rsidRPr="003336F9" w:rsidDel="00114A92">
          <w:rPr>
            <w:rFonts w:ascii="Times" w:hAnsi="Times"/>
          </w:rPr>
          <w:delText xml:space="preserve">indicates possibilities </w:delText>
        </w:r>
      </w:del>
      <w:ins w:id="120" w:author="Beate Volker" w:date="2023-08-02T15:58:00Z">
        <w:del w:id="121" w:author="Tubergen, F.A. van (Frank)" w:date="2023-08-22T09:20:00Z">
          <w:r w:rsidR="0048452B" w:rsidDel="00114A92">
            <w:rPr>
              <w:rFonts w:ascii="Times" w:hAnsi="Times"/>
            </w:rPr>
            <w:delText xml:space="preserve">for an individual </w:delText>
          </w:r>
        </w:del>
      </w:ins>
      <w:del w:id="122" w:author="Tubergen, F.A. van (Frank)" w:date="2023-08-22T09:20:00Z">
        <w:r w:rsidR="005741E8" w:rsidRPr="003336F9" w:rsidDel="00114A92">
          <w:rPr>
            <w:rFonts w:ascii="Times" w:hAnsi="Times"/>
          </w:rPr>
          <w:delText>fo</w:delText>
        </w:r>
      </w:del>
      <w:ins w:id="123" w:author="Tubergen, F.A. van (Frank)" w:date="2023-08-22T09:20:00Z">
        <w:r w:rsidR="00114A92">
          <w:rPr>
            <w:rFonts w:ascii="Times" w:hAnsi="Times"/>
          </w:rPr>
          <w:t xml:space="preserve">Larger networks are associated with </w:t>
        </w:r>
        <w:r w:rsidR="001E3E53">
          <w:rPr>
            <w:rFonts w:ascii="Times" w:hAnsi="Times"/>
          </w:rPr>
          <w:t xml:space="preserve">increased </w:t>
        </w:r>
      </w:ins>
      <w:del w:id="124" w:author="Tubergen, F.A. van (Frank)" w:date="2023-08-22T09:20:00Z">
        <w:r w:rsidR="005741E8" w:rsidRPr="003336F9" w:rsidDel="001E3E53">
          <w:rPr>
            <w:rFonts w:ascii="Times" w:hAnsi="Times"/>
          </w:rPr>
          <w:delText xml:space="preserve">r </w:delText>
        </w:r>
        <w:r w:rsidR="00932AAC" w:rsidRPr="003336F9" w:rsidDel="001E3E53">
          <w:rPr>
            <w:rFonts w:ascii="Times" w:hAnsi="Times"/>
          </w:rPr>
          <w:delText xml:space="preserve">exerting influence </w:delText>
        </w:r>
        <w:r w:rsidR="005741E8" w:rsidRPr="003336F9" w:rsidDel="001E3E53">
          <w:rPr>
            <w:rFonts w:ascii="Times" w:hAnsi="Times"/>
          </w:rPr>
          <w:delText xml:space="preserve">and </w:delText>
        </w:r>
      </w:del>
      <w:r w:rsidR="005741E8" w:rsidRPr="003336F9">
        <w:rPr>
          <w:rFonts w:ascii="Times" w:hAnsi="Times"/>
        </w:rPr>
        <w:t>access to social capital</w:t>
      </w:r>
      <w:ins w:id="125" w:author="Tubergen, F.A. van (Frank)" w:date="2023-08-22T09:20:00Z">
        <w:r w:rsidR="001E3E53">
          <w:rPr>
            <w:rFonts w:ascii="Times" w:hAnsi="Times"/>
          </w:rPr>
          <w:t>, such as being conn</w:t>
        </w:r>
      </w:ins>
      <w:ins w:id="126" w:author="Tubergen, F.A. van (Frank)" w:date="2023-08-22T09:21:00Z">
        <w:r w:rsidR="001E3E53">
          <w:rPr>
            <w:rFonts w:ascii="Times" w:hAnsi="Times"/>
          </w:rPr>
          <w:t>ected to influential persons</w:t>
        </w:r>
      </w:ins>
      <w:ins w:id="127" w:author="Tubergen, F.A. van (Frank)" w:date="2023-08-22T09:11:00Z">
        <w:r w:rsidR="007B7BD6">
          <w:rPr>
            <w:rFonts w:ascii="Times" w:hAnsi="Times"/>
          </w:rPr>
          <w:t xml:space="preserve"> (Van Tubergen and </w:t>
        </w:r>
        <w:proofErr w:type="spellStart"/>
        <w:r w:rsidR="007B7BD6">
          <w:rPr>
            <w:rFonts w:ascii="Times" w:hAnsi="Times"/>
          </w:rPr>
          <w:t>Völker</w:t>
        </w:r>
        <w:proofErr w:type="spellEnd"/>
        <w:r w:rsidR="007B7BD6">
          <w:rPr>
            <w:rFonts w:ascii="Times" w:hAnsi="Times"/>
          </w:rPr>
          <w:t xml:space="preserve"> 2015)</w:t>
        </w:r>
      </w:ins>
      <w:r w:rsidR="005741E8" w:rsidRPr="003336F9">
        <w:rPr>
          <w:rFonts w:ascii="Times" w:hAnsi="Times"/>
        </w:rPr>
        <w:t xml:space="preserve">. </w:t>
      </w:r>
      <w:del w:id="128" w:author="Tubergen, F.A. van (Frank)" w:date="2023-08-22T09:21:00Z">
        <w:r w:rsidR="00932AAC" w:rsidRPr="003336F9" w:rsidDel="001E3E53">
          <w:rPr>
            <w:rFonts w:ascii="Times" w:hAnsi="Times"/>
          </w:rPr>
          <w:delText>The larger one’s network, the better one can spread rumors</w:delText>
        </w:r>
      </w:del>
      <w:ins w:id="129" w:author="Beate Volker" w:date="2023-08-02T15:58:00Z">
        <w:del w:id="130" w:author="Tubergen, F.A. van (Frank)" w:date="2023-08-22T09:21:00Z">
          <w:r w:rsidR="0048452B" w:rsidDel="001E3E53">
            <w:rPr>
              <w:rFonts w:ascii="Times" w:hAnsi="Times"/>
            </w:rPr>
            <w:delText>rumors</w:delText>
          </w:r>
        </w:del>
      </w:ins>
      <w:del w:id="131" w:author="Tubergen, F.A. van (Frank)" w:date="2023-08-22T09:21:00Z">
        <w:r w:rsidR="003A3F92" w:rsidRPr="003336F9" w:rsidDel="001E3E53">
          <w:rPr>
            <w:rFonts w:ascii="Times" w:hAnsi="Times"/>
          </w:rPr>
          <w:delText>,</w:delText>
        </w:r>
        <w:r w:rsidR="00932AAC" w:rsidRPr="003336F9" w:rsidDel="001E3E53">
          <w:rPr>
            <w:rFonts w:ascii="Times" w:hAnsi="Times"/>
          </w:rPr>
          <w:delText xml:space="preserve"> or possibly knows a powerful person</w:delText>
        </w:r>
        <w:r w:rsidR="003E0C25" w:rsidDel="001E3E53">
          <w:rPr>
            <w:rFonts w:ascii="Times" w:hAnsi="Times"/>
          </w:rPr>
          <w:delText xml:space="preserve"> </w:delText>
        </w:r>
      </w:del>
      <w:del w:id="132" w:author="Tubergen, F.A. van (Frank)" w:date="2023-08-22T09:11:00Z">
        <w:r w:rsidR="003E0C25" w:rsidDel="007B7BD6">
          <w:rPr>
            <w:rFonts w:ascii="Times" w:hAnsi="Times"/>
          </w:rPr>
          <w:delText>(Van Tubergen ans</w:delText>
        </w:r>
      </w:del>
      <w:ins w:id="133" w:author="Corten, R. (Rense)" w:date="2023-06-01T09:13:00Z">
        <w:del w:id="134" w:author="Tubergen, F.A. van (Frank)" w:date="2023-08-22T09:11:00Z">
          <w:r w:rsidR="003C425D" w:rsidDel="007B7BD6">
            <w:rPr>
              <w:rFonts w:ascii="Times" w:hAnsi="Times"/>
            </w:rPr>
            <w:delText>d</w:delText>
          </w:r>
        </w:del>
      </w:ins>
      <w:del w:id="135" w:author="Tubergen, F.A. van (Frank)" w:date="2023-08-22T09:11:00Z">
        <w:r w:rsidR="003E0C25" w:rsidDel="007B7BD6">
          <w:rPr>
            <w:rFonts w:ascii="Times" w:hAnsi="Times"/>
          </w:rPr>
          <w:delText xml:space="preserve"> Völker 2015)</w:delText>
        </w:r>
        <w:r w:rsidR="00932AAC" w:rsidRPr="003336F9" w:rsidDel="007B7BD6">
          <w:rPr>
            <w:rFonts w:ascii="Times" w:hAnsi="Times"/>
          </w:rPr>
          <w:delText xml:space="preserve">. </w:delText>
        </w:r>
      </w:del>
      <w:del w:id="136" w:author="Tubergen, F.A. van (Frank)" w:date="2023-08-22T09:22:00Z">
        <w:r w:rsidR="00932AAC" w:rsidRPr="003336F9" w:rsidDel="006E7E56">
          <w:rPr>
            <w:rFonts w:ascii="Times" w:hAnsi="Times"/>
          </w:rPr>
          <w:delText>And th</w:delText>
        </w:r>
        <w:r w:rsidR="005741E8" w:rsidRPr="003336F9" w:rsidDel="006E7E56">
          <w:rPr>
            <w:rFonts w:ascii="Times" w:hAnsi="Times"/>
          </w:rPr>
          <w:delText>e</w:delText>
        </w:r>
      </w:del>
      <w:ins w:id="137" w:author="Tubergen, F.A. van (Frank)" w:date="2023-08-22T09:23:00Z">
        <w:r w:rsidR="006E7E56">
          <w:rPr>
            <w:rFonts w:ascii="Times" w:hAnsi="Times"/>
          </w:rPr>
          <w:t>P</w:t>
        </w:r>
      </w:ins>
      <w:ins w:id="138" w:author="Tubergen, F.A. van (Frank)" w:date="2023-08-22T09:22:00Z">
        <w:r w:rsidR="006E7E56">
          <w:rPr>
            <w:rFonts w:ascii="Times" w:hAnsi="Times"/>
          </w:rPr>
          <w:t>eople w</w:t>
        </w:r>
      </w:ins>
      <w:ins w:id="139" w:author="Tubergen, F.A. van (Frank)" w:date="2023-08-22T09:23:00Z">
        <w:r w:rsidR="006E7E56">
          <w:rPr>
            <w:rFonts w:ascii="Times" w:hAnsi="Times"/>
          </w:rPr>
          <w:t>ith</w:t>
        </w:r>
      </w:ins>
      <w:r w:rsidR="005741E8" w:rsidRPr="003336F9">
        <w:rPr>
          <w:rFonts w:ascii="Times" w:hAnsi="Times"/>
        </w:rPr>
        <w:t xml:space="preserve"> larger </w:t>
      </w:r>
      <w:del w:id="140" w:author="Tubergen, F.A. van (Frank)" w:date="2023-08-22T09:23:00Z">
        <w:r w:rsidR="005741E8" w:rsidRPr="003336F9" w:rsidDel="006E7E56">
          <w:rPr>
            <w:rFonts w:ascii="Times" w:hAnsi="Times"/>
          </w:rPr>
          <w:delText xml:space="preserve">one’s personal </w:delText>
        </w:r>
      </w:del>
      <w:r w:rsidR="005741E8" w:rsidRPr="003336F9">
        <w:rPr>
          <w:rFonts w:ascii="Times" w:hAnsi="Times"/>
        </w:rPr>
        <w:t>network</w:t>
      </w:r>
      <w:ins w:id="141" w:author="Tubergen, F.A. van (Frank)" w:date="2023-08-22T09:23:00Z">
        <w:r w:rsidR="006E7E56">
          <w:rPr>
            <w:rFonts w:ascii="Times" w:hAnsi="Times"/>
          </w:rPr>
          <w:t xml:space="preserve">s are also more likely to receive support </w:t>
        </w:r>
      </w:ins>
      <w:del w:id="142" w:author="Tubergen, F.A. van (Frank)" w:date="2023-08-22T09:23:00Z">
        <w:r w:rsidR="005741E8" w:rsidRPr="003336F9" w:rsidDel="006E7E56">
          <w:rPr>
            <w:rFonts w:ascii="Times" w:hAnsi="Times"/>
          </w:rPr>
          <w:delText xml:space="preserve">, the </w:delText>
        </w:r>
        <w:r w:rsidR="00932AAC" w:rsidRPr="003336F9" w:rsidDel="006E7E56">
          <w:rPr>
            <w:rFonts w:ascii="Times" w:hAnsi="Times"/>
          </w:rPr>
          <w:delText>greater the chance that at least one person</w:delText>
        </w:r>
        <w:r w:rsidR="003A3F92" w:rsidRPr="003336F9" w:rsidDel="006E7E56">
          <w:rPr>
            <w:rFonts w:ascii="Times" w:hAnsi="Times"/>
          </w:rPr>
          <w:delText xml:space="preserve"> in this network </w:delText>
        </w:r>
        <w:r w:rsidR="00932AAC" w:rsidRPr="003336F9" w:rsidDel="006E7E56">
          <w:rPr>
            <w:rFonts w:ascii="Times" w:hAnsi="Times"/>
          </w:rPr>
          <w:delText xml:space="preserve">is able and willing to help </w:delText>
        </w:r>
      </w:del>
      <w:r w:rsidR="00932AAC" w:rsidRPr="003336F9">
        <w:rPr>
          <w:rFonts w:ascii="Times" w:hAnsi="Times"/>
        </w:rPr>
        <w:t>in case of need</w:t>
      </w:r>
      <w:ins w:id="143" w:author="Tubergen, F.A. van (Frank)" w:date="2023-08-22T09:14:00Z">
        <w:r w:rsidR="00EB5210">
          <w:rPr>
            <w:rFonts w:ascii="Times" w:hAnsi="Times"/>
          </w:rPr>
          <w:t xml:space="preserve"> (REF)</w:t>
        </w:r>
      </w:ins>
      <w:r w:rsidR="003A3F92" w:rsidRPr="003336F9">
        <w:rPr>
          <w:rFonts w:ascii="Times" w:hAnsi="Times"/>
        </w:rPr>
        <w:t xml:space="preserve">. </w:t>
      </w:r>
      <w:del w:id="144" w:author="Tubergen, F.A. van (Frank)" w:date="2023-08-22T09:24:00Z">
        <w:r w:rsidR="003A3F92" w:rsidRPr="003336F9" w:rsidDel="006E7E56">
          <w:rPr>
            <w:rFonts w:ascii="Times" w:hAnsi="Times"/>
          </w:rPr>
          <w:delText xml:space="preserve">In addition, </w:delText>
        </w:r>
      </w:del>
      <w:ins w:id="145" w:author="Beate Volker" w:date="2023-08-02T15:59:00Z">
        <w:del w:id="146" w:author="Tubergen, F.A. van (Frank)" w:date="2023-08-22T09:24:00Z">
          <w:r w:rsidR="0048452B" w:rsidDel="006E7E56">
            <w:rPr>
              <w:rFonts w:ascii="Times" w:hAnsi="Times"/>
            </w:rPr>
            <w:delText xml:space="preserve">in </w:delText>
          </w:r>
        </w:del>
      </w:ins>
      <w:del w:id="147" w:author="Tubergen, F.A. van (Frank)" w:date="2023-08-22T09:24:00Z">
        <w:r w:rsidR="003A3F92" w:rsidRPr="003336F9" w:rsidDel="006E7E56">
          <w:rPr>
            <w:rFonts w:ascii="Times" w:hAnsi="Times"/>
          </w:rPr>
          <w:delText xml:space="preserve">the larger someone’s network, the </w:delText>
        </w:r>
      </w:del>
      <w:ins w:id="148" w:author="Beate Volker" w:date="2023-08-02T16:01:00Z">
        <w:del w:id="149" w:author="Tubergen, F.A. van (Frank)" w:date="2023-08-22T09:24:00Z">
          <w:r w:rsidR="00701EB0" w:rsidDel="006E7E56">
            <w:rPr>
              <w:rFonts w:ascii="Times" w:hAnsi="Times"/>
            </w:rPr>
            <w:delText xml:space="preserve">just by chance </w:delText>
          </w:r>
        </w:del>
      </w:ins>
      <w:del w:id="150" w:author="Tubergen, F.A. van (Frank)" w:date="2023-08-22T09:24:00Z">
        <w:r w:rsidR="003A3F92" w:rsidRPr="003336F9" w:rsidDel="006E7E56">
          <w:rPr>
            <w:rFonts w:ascii="Times" w:hAnsi="Times"/>
          </w:rPr>
          <w:delText xml:space="preserve">more types of ties </w:delText>
        </w:r>
      </w:del>
      <w:ins w:id="151" w:author="Beate Volker" w:date="2023-08-04T13:06:00Z">
        <w:del w:id="152" w:author="Tubergen, F.A. van (Frank)" w:date="2023-08-22T09:24:00Z">
          <w:r w:rsidR="00702AC7" w:rsidDel="006E7E56">
            <w:rPr>
              <w:rFonts w:ascii="Times" w:hAnsi="Times"/>
            </w:rPr>
            <w:delText xml:space="preserve">and persons </w:delText>
          </w:r>
        </w:del>
      </w:ins>
      <w:del w:id="153" w:author="Tubergen, F.A. van (Frank)" w:date="2023-08-22T09:24:00Z">
        <w:r w:rsidR="003A3F92" w:rsidRPr="003336F9" w:rsidDel="006E7E56">
          <w:rPr>
            <w:rFonts w:ascii="Times" w:hAnsi="Times"/>
          </w:rPr>
          <w:delText>are probably represented</w:delText>
        </w:r>
      </w:del>
      <w:ins w:id="154" w:author="Beate Volker" w:date="2023-07-31T16:25:00Z">
        <w:del w:id="155" w:author="Tubergen, F.A. van (Frank)" w:date="2023-08-22T09:24:00Z">
          <w:r w:rsidR="001101F4" w:rsidDel="006E7E56">
            <w:rPr>
              <w:rFonts w:ascii="Times" w:hAnsi="Times"/>
            </w:rPr>
            <w:delText>, implying that heterogeneity is larger</w:delText>
          </w:r>
        </w:del>
      </w:ins>
      <w:del w:id="156" w:author="Tubergen, F.A. van (Frank)" w:date="2023-08-22T09:24:00Z">
        <w:r w:rsidR="003A3F92" w:rsidRPr="003336F9" w:rsidDel="006E7E56">
          <w:rPr>
            <w:rFonts w:ascii="Times" w:hAnsi="Times"/>
          </w:rPr>
          <w:delText xml:space="preserve">. In the famous common cold study (Cohen et al. 1997) the </w:delText>
        </w:r>
      </w:del>
      <w:ins w:id="157" w:author="Beate Volker" w:date="2023-08-04T13:07:00Z">
        <w:del w:id="158" w:author="Tubergen, F.A. van (Frank)" w:date="2023-08-22T09:24:00Z">
          <w:r w:rsidR="00702AC7" w:rsidDel="006E7E56">
            <w:rPr>
              <w:rFonts w:ascii="Times" w:hAnsi="Times"/>
            </w:rPr>
            <w:delText xml:space="preserve">greater </w:delText>
          </w:r>
        </w:del>
      </w:ins>
      <w:del w:id="159" w:author="Tubergen, F.A. van (Frank)" w:date="2023-08-22T09:24:00Z">
        <w:r w:rsidR="003A3F92" w:rsidRPr="003336F9" w:rsidDel="006E7E56">
          <w:rPr>
            <w:rFonts w:ascii="Times" w:hAnsi="Times"/>
          </w:rPr>
          <w:delText xml:space="preserve">number of different types of ties in a personal network </w:delText>
        </w:r>
      </w:del>
      <w:ins w:id="160" w:author="Beate Volker" w:date="2023-07-31T16:25:00Z">
        <w:del w:id="161" w:author="Tubergen, F.A. van (Frank)" w:date="2023-08-22T09:24:00Z">
          <w:r w:rsidR="001101F4" w:rsidDel="006E7E56">
            <w:rPr>
              <w:rFonts w:ascii="Times" w:hAnsi="Times"/>
            </w:rPr>
            <w:delText>boosted</w:delText>
          </w:r>
        </w:del>
      </w:ins>
      <w:del w:id="162" w:author="Tubergen, F.A. van (Frank)" w:date="2023-08-22T09:24:00Z">
        <w:r w:rsidR="003A3F92" w:rsidRPr="003336F9" w:rsidDel="006E7E56">
          <w:rPr>
            <w:rFonts w:ascii="Times" w:hAnsi="Times"/>
          </w:rPr>
          <w:delText xml:space="preserve">enhanced the resistance to respiratory illness. </w:delText>
        </w:r>
      </w:del>
    </w:p>
    <w:p w14:paraId="75E6890D" w14:textId="4AF5505A" w:rsidR="006E7E56" w:rsidRDefault="00701EB0" w:rsidP="00C341EE">
      <w:pPr>
        <w:spacing w:line="360" w:lineRule="auto"/>
        <w:jc w:val="both"/>
        <w:rPr>
          <w:ins w:id="163" w:author="Tubergen, F.A. van (Frank)" w:date="2023-08-22T09:24:00Z"/>
          <w:rFonts w:ascii="Times" w:hAnsi="Times"/>
        </w:rPr>
      </w:pPr>
      <w:ins w:id="164" w:author="Beate Volker" w:date="2023-08-02T16:02:00Z">
        <w:del w:id="165" w:author="Tubergen, F.A. van (Frank)" w:date="2023-08-22T09:16:00Z">
          <w:r w:rsidDel="007F4D85">
            <w:rPr>
              <w:rFonts w:ascii="Times" w:hAnsi="Times"/>
            </w:rPr>
            <w:delText>M</w:delText>
          </w:r>
        </w:del>
      </w:ins>
      <w:del w:id="166" w:author="Tubergen, F.A. van (Frank)" w:date="2023-08-22T09:16:00Z">
        <w:r w:rsidR="00E20B7E" w:rsidDel="007F4D85">
          <w:rPr>
            <w:rFonts w:ascii="Times" w:hAnsi="Times"/>
          </w:rPr>
          <w:delText>Also, many</w:delText>
        </w:r>
      </w:del>
      <w:ins w:id="167" w:author="Tubergen, F.A. van (Frank)" w:date="2023-08-22T09:16:00Z">
        <w:r w:rsidR="007F4D85">
          <w:rPr>
            <w:rFonts w:ascii="Times" w:hAnsi="Times"/>
          </w:rPr>
          <w:t xml:space="preserve">Furthermore, evidence suggests that network size is positively linked to </w:t>
        </w:r>
      </w:ins>
      <w:del w:id="168" w:author="Tubergen, F.A. van (Frank)" w:date="2023-08-22T09:16:00Z">
        <w:r w:rsidR="00E20B7E" w:rsidDel="007F4D85">
          <w:rPr>
            <w:rFonts w:ascii="Times" w:hAnsi="Times"/>
          </w:rPr>
          <w:delText xml:space="preserve"> studies straightforwardly aimed to link </w:delText>
        </w:r>
        <w:r w:rsidR="00FE0DE4" w:rsidRPr="003336F9" w:rsidDel="007F4D85">
          <w:rPr>
            <w:rFonts w:ascii="Times" w:hAnsi="Times"/>
          </w:rPr>
          <w:delText xml:space="preserve">network size with </w:delText>
        </w:r>
      </w:del>
      <w:ins w:id="169" w:author="Beate Volker" w:date="2023-08-02T16:02:00Z">
        <w:del w:id="170" w:author="Tubergen, F.A. van (Frank)" w:date="2023-08-22T09:16:00Z">
          <w:r w:rsidDel="007F4D85">
            <w:rPr>
              <w:rFonts w:ascii="Times" w:hAnsi="Times"/>
            </w:rPr>
            <w:delText xml:space="preserve">an </w:delText>
          </w:r>
        </w:del>
        <w:r>
          <w:rPr>
            <w:rFonts w:ascii="Times" w:hAnsi="Times"/>
          </w:rPr>
          <w:t xml:space="preserve">individual’s </w:t>
        </w:r>
      </w:ins>
      <w:r w:rsidR="00FE0DE4" w:rsidRPr="003336F9">
        <w:rPr>
          <w:rFonts w:ascii="Times" w:hAnsi="Times"/>
        </w:rPr>
        <w:t>mental health</w:t>
      </w:r>
      <w:del w:id="171" w:author="Tubergen, F.A. van (Frank)" w:date="2023-08-22T09:16:00Z">
        <w:r w:rsidR="00FE0DE4" w:rsidRPr="003336F9" w:rsidDel="007F4D85">
          <w:rPr>
            <w:rFonts w:ascii="Times" w:hAnsi="Times"/>
          </w:rPr>
          <w:delText>, such as</w:delText>
        </w:r>
      </w:del>
      <w:ins w:id="172" w:author="Tubergen, F.A. van (Frank)" w:date="2023-08-22T09:16:00Z">
        <w:r w:rsidR="007F4D85">
          <w:rPr>
            <w:rFonts w:ascii="Times" w:hAnsi="Times"/>
          </w:rPr>
          <w:t xml:space="preserve"> and</w:t>
        </w:r>
      </w:ins>
      <w:r w:rsidR="00FE0DE4" w:rsidRPr="003336F9">
        <w:rPr>
          <w:rFonts w:ascii="Times" w:hAnsi="Times"/>
        </w:rPr>
        <w:t xml:space="preserve"> </w:t>
      </w:r>
      <w:del w:id="173" w:author="Beate Volker" w:date="2023-07-31T16:27:00Z">
        <w:r w:rsidR="00846751" w:rsidDel="00846751">
          <w:rPr>
            <w:rFonts w:ascii="Times" w:hAnsi="Times"/>
          </w:rPr>
          <w:delText>wellbeing</w:delText>
        </w:r>
      </w:del>
      <w:ins w:id="174" w:author="Beate Volker" w:date="2023-07-31T16:27:00Z">
        <w:r w:rsidR="00846751">
          <w:rPr>
            <w:rFonts w:ascii="Times" w:hAnsi="Times"/>
          </w:rPr>
          <w:t>well-being</w:t>
        </w:r>
      </w:ins>
      <w:ins w:id="175" w:author="Beate Volker" w:date="2023-07-31T16:28:00Z">
        <w:r w:rsidR="00846751">
          <w:rPr>
            <w:rFonts w:ascii="Times" w:hAnsi="Times"/>
          </w:rPr>
          <w:t xml:space="preserve"> </w:t>
        </w:r>
        <w:del w:id="176" w:author="Tubergen, F.A. van (Frank)" w:date="2023-08-22T09:16:00Z">
          <w:r w:rsidR="00846751" w:rsidDel="007F4D85">
            <w:rPr>
              <w:rFonts w:ascii="Times" w:hAnsi="Times"/>
            </w:rPr>
            <w:delText>or</w:delText>
          </w:r>
        </w:del>
      </w:ins>
      <w:del w:id="177" w:author="Tubergen, F.A. van (Frank)" w:date="2023-08-22T09:16:00Z">
        <w:r w:rsidR="00846751" w:rsidDel="007F4D85">
          <w:rPr>
            <w:rFonts w:ascii="Times" w:hAnsi="Times"/>
          </w:rPr>
          <w:delText xml:space="preserve"> and </w:delText>
        </w:r>
        <w:r w:rsidR="00846751" w:rsidRPr="003336F9" w:rsidDel="007F4D85">
          <w:rPr>
            <w:rFonts w:ascii="Times" w:hAnsi="Times"/>
          </w:rPr>
          <w:delText xml:space="preserve">loneliness </w:delText>
        </w:r>
      </w:del>
      <w:r w:rsidR="00846751" w:rsidRPr="003336F9">
        <w:rPr>
          <w:rFonts w:ascii="Times" w:hAnsi="Times"/>
        </w:rPr>
        <w:t xml:space="preserve">(e.g., Stokes 1983, </w:t>
      </w:r>
      <w:proofErr w:type="spellStart"/>
      <w:r w:rsidR="00846751" w:rsidRPr="003336F9">
        <w:rPr>
          <w:rFonts w:ascii="Times" w:hAnsi="Times"/>
        </w:rPr>
        <w:t>Penninx</w:t>
      </w:r>
      <w:proofErr w:type="spellEnd"/>
      <w:r w:rsidR="00846751" w:rsidRPr="003336F9">
        <w:rPr>
          <w:rFonts w:ascii="Times" w:hAnsi="Times"/>
        </w:rPr>
        <w:t xml:space="preserve"> et al. 1999, Wang 2016, </w:t>
      </w:r>
      <w:proofErr w:type="spellStart"/>
      <w:r w:rsidR="00846751" w:rsidRPr="004D3C72">
        <w:rPr>
          <w:rFonts w:ascii="Times" w:hAnsi="Times"/>
          <w:rPrChange w:id="178" w:author="Beate Volker" w:date="2023-08-02T16:29:00Z">
            <w:rPr>
              <w:rFonts w:ascii="Times" w:hAnsi="Times"/>
              <w:highlight w:val="yellow"/>
            </w:rPr>
          </w:rPrChange>
        </w:rPr>
        <w:t>Bidart</w:t>
      </w:r>
      <w:proofErr w:type="spellEnd"/>
      <w:r w:rsidR="00846751" w:rsidRPr="004D3C72">
        <w:rPr>
          <w:rFonts w:ascii="Times" w:hAnsi="Times"/>
          <w:rPrChange w:id="179" w:author="Beate Volker" w:date="2023-08-02T16:29:00Z">
            <w:rPr>
              <w:rFonts w:ascii="Times" w:hAnsi="Times"/>
              <w:highlight w:val="yellow"/>
            </w:rPr>
          </w:rPrChange>
        </w:rPr>
        <w:t xml:space="preserve"> 20</w:t>
      </w:r>
      <w:ins w:id="180" w:author="Beate Volker" w:date="2023-08-02T16:29:00Z">
        <w:r w:rsidR="004D3C72" w:rsidRPr="004D3C72">
          <w:rPr>
            <w:rFonts w:ascii="Times" w:hAnsi="Times"/>
            <w:rPrChange w:id="181" w:author="Beate Volker" w:date="2023-08-02T16:29:00Z">
              <w:rPr>
                <w:rFonts w:ascii="Times" w:hAnsi="Times"/>
                <w:highlight w:val="yellow"/>
              </w:rPr>
            </w:rPrChange>
          </w:rPr>
          <w:t>20</w:t>
        </w:r>
      </w:ins>
      <w:del w:id="182" w:author="Beate Volker" w:date="2023-08-02T16:29:00Z">
        <w:r w:rsidR="00846751" w:rsidRPr="004D3C72" w:rsidDel="004D3C72">
          <w:rPr>
            <w:rFonts w:ascii="Times" w:hAnsi="Times"/>
            <w:rPrChange w:id="183" w:author="Beate Volker" w:date="2023-08-02T16:29:00Z">
              <w:rPr>
                <w:rFonts w:ascii="Times" w:hAnsi="Times"/>
                <w:highlight w:val="yellow"/>
              </w:rPr>
            </w:rPrChange>
          </w:rPr>
          <w:delText>19</w:delText>
        </w:r>
      </w:del>
      <w:r w:rsidR="00846751" w:rsidRPr="004D3C72">
        <w:rPr>
          <w:rFonts w:ascii="Times" w:hAnsi="Times"/>
        </w:rPr>
        <w:t>)</w:t>
      </w:r>
      <w:r w:rsidR="00846751" w:rsidRPr="003336F9">
        <w:rPr>
          <w:rFonts w:ascii="Times" w:hAnsi="Times"/>
        </w:rPr>
        <w:t xml:space="preserve">. </w:t>
      </w:r>
      <w:ins w:id="184" w:author="Beate Volker" w:date="2023-08-02T16:06:00Z">
        <w:r w:rsidR="006505F2">
          <w:rPr>
            <w:rFonts w:ascii="Times" w:hAnsi="Times"/>
          </w:rPr>
          <w:t xml:space="preserve">Studies show, </w:t>
        </w:r>
      </w:ins>
      <w:ins w:id="185" w:author="Tubergen, F.A. van (Frank)" w:date="2023-08-22T09:21:00Z">
        <w:r w:rsidR="000F2C1D">
          <w:rPr>
            <w:rFonts w:ascii="Times" w:hAnsi="Times"/>
          </w:rPr>
          <w:t>for example,</w:t>
        </w:r>
      </w:ins>
      <w:ins w:id="186" w:author="Beate Volker" w:date="2023-08-02T16:06:00Z">
        <w:r w:rsidR="006505F2">
          <w:rPr>
            <w:rFonts w:ascii="Times" w:hAnsi="Times"/>
          </w:rPr>
          <w:t xml:space="preserve"> </w:t>
        </w:r>
        <w:del w:id="187" w:author="Tubergen, F.A. van (Frank)" w:date="2023-08-22T09:21:00Z">
          <w:r w:rsidR="006505F2" w:rsidDel="000F2C1D">
            <w:rPr>
              <w:rFonts w:ascii="Times" w:hAnsi="Times"/>
            </w:rPr>
            <w:delText xml:space="preserve">that the perceived and objective degree of social isolation, i.e. </w:delText>
          </w:r>
        </w:del>
      </w:ins>
      <w:ins w:id="188" w:author="Tubergen, F.A. van (Frank)" w:date="2023-08-22T09:21:00Z">
        <w:r w:rsidR="000F2C1D">
          <w:rPr>
            <w:rFonts w:ascii="Times" w:hAnsi="Times"/>
          </w:rPr>
          <w:t xml:space="preserve">that people with </w:t>
        </w:r>
      </w:ins>
      <w:ins w:id="189" w:author="Beate Volker" w:date="2023-08-02T16:06:00Z">
        <w:del w:id="190" w:author="Tubergen, F.A. van (Frank)" w:date="2023-08-22T09:21:00Z">
          <w:r w:rsidR="006505F2" w:rsidDel="000F2C1D">
            <w:rPr>
              <w:rFonts w:ascii="Times" w:hAnsi="Times"/>
            </w:rPr>
            <w:delText xml:space="preserve">a </w:delText>
          </w:r>
        </w:del>
        <w:r w:rsidR="006505F2">
          <w:rPr>
            <w:rFonts w:ascii="Times" w:hAnsi="Times"/>
          </w:rPr>
          <w:t>smaller network</w:t>
        </w:r>
      </w:ins>
      <w:ins w:id="191" w:author="Tubergen, F.A. van (Frank)" w:date="2023-08-22T09:21:00Z">
        <w:r w:rsidR="000F2C1D">
          <w:rPr>
            <w:rFonts w:ascii="Times" w:hAnsi="Times"/>
          </w:rPr>
          <w:t>s</w:t>
        </w:r>
      </w:ins>
      <w:ins w:id="192" w:author="Beate Volker" w:date="2023-08-02T16:06:00Z">
        <w:del w:id="193" w:author="Tubergen, F.A. van (Frank)" w:date="2023-08-22T09:21:00Z">
          <w:r w:rsidR="006505F2" w:rsidDel="000F2C1D">
            <w:rPr>
              <w:rFonts w:ascii="Times" w:hAnsi="Times"/>
            </w:rPr>
            <w:delText xml:space="preserve">, </w:delText>
          </w:r>
          <w:r w:rsidR="00B376B1" w:rsidDel="000F2C1D">
            <w:rPr>
              <w:rFonts w:ascii="Times" w:hAnsi="Times"/>
            </w:rPr>
            <w:delText>is</w:delText>
          </w:r>
        </w:del>
        <w:r w:rsidR="00B376B1">
          <w:rPr>
            <w:rFonts w:ascii="Times" w:hAnsi="Times"/>
          </w:rPr>
          <w:t xml:space="preserve"> relate</w:t>
        </w:r>
      </w:ins>
      <w:ins w:id="194" w:author="Beate Volker" w:date="2023-08-02T16:07:00Z">
        <w:r w:rsidR="00B376B1">
          <w:rPr>
            <w:rFonts w:ascii="Times" w:hAnsi="Times"/>
          </w:rPr>
          <w:t xml:space="preserve">d </w:t>
        </w:r>
        <w:del w:id="195" w:author="Tubergen, F.A. van (Frank)" w:date="2023-08-22T09:21:00Z">
          <w:r w:rsidR="00B376B1" w:rsidDel="000F2C1D">
            <w:rPr>
              <w:rFonts w:ascii="Times" w:hAnsi="Times"/>
            </w:rPr>
            <w:delText xml:space="preserve">to </w:delText>
          </w:r>
        </w:del>
      </w:ins>
      <w:ins w:id="196" w:author="Beate Volker" w:date="2023-08-02T16:08:00Z">
        <w:del w:id="197" w:author="Tubergen, F.A. van (Frank)" w:date="2023-08-22T09:21:00Z">
          <w:r w:rsidR="00B376B1" w:rsidDel="000F2C1D">
            <w:rPr>
              <w:rFonts w:ascii="Times" w:hAnsi="Times"/>
            </w:rPr>
            <w:delText>an</w:delText>
          </w:r>
        </w:del>
      </w:ins>
      <w:ins w:id="198" w:author="Tubergen, F.A. van (Frank)" w:date="2023-08-22T09:21:00Z">
        <w:r w:rsidR="000F2C1D">
          <w:rPr>
            <w:rFonts w:ascii="Times" w:hAnsi="Times"/>
          </w:rPr>
          <w:t>face</w:t>
        </w:r>
      </w:ins>
      <w:ins w:id="199" w:author="Beate Volker" w:date="2023-08-02T16:08:00Z">
        <w:r w:rsidR="00B376B1">
          <w:rPr>
            <w:rFonts w:ascii="Times" w:hAnsi="Times"/>
          </w:rPr>
          <w:t xml:space="preserve"> </w:t>
        </w:r>
      </w:ins>
      <w:ins w:id="200" w:author="Beate Volker" w:date="2023-08-02T16:07:00Z">
        <w:r w:rsidR="00B376B1">
          <w:rPr>
            <w:rFonts w:ascii="Times" w:hAnsi="Times"/>
          </w:rPr>
          <w:t>enhanced m</w:t>
        </w:r>
      </w:ins>
      <w:ins w:id="201" w:author="Beate Volker" w:date="2023-08-02T16:08:00Z">
        <w:r w:rsidR="00B376B1">
          <w:rPr>
            <w:rFonts w:ascii="Times" w:hAnsi="Times"/>
          </w:rPr>
          <w:t>ortality risk</w:t>
        </w:r>
      </w:ins>
      <w:ins w:id="202" w:author="Tubergen, F.A. van (Frank)" w:date="2023-08-22T09:21:00Z">
        <w:r w:rsidR="000F2C1D">
          <w:rPr>
            <w:rFonts w:ascii="Times" w:hAnsi="Times"/>
          </w:rPr>
          <w:t>s</w:t>
        </w:r>
      </w:ins>
      <w:ins w:id="203" w:author="Beate Volker" w:date="2023-08-02T16:08:00Z">
        <w:r w:rsidR="00B376B1">
          <w:rPr>
            <w:rFonts w:ascii="Times" w:hAnsi="Times"/>
          </w:rPr>
          <w:t xml:space="preserve"> (</w:t>
        </w:r>
        <w:proofErr w:type="spellStart"/>
        <w:r w:rsidR="00B376B1">
          <w:rPr>
            <w:rFonts w:ascii="Times" w:hAnsi="Times"/>
          </w:rPr>
          <w:t>Schutter</w:t>
        </w:r>
        <w:proofErr w:type="spellEnd"/>
        <w:r w:rsidR="00B376B1">
          <w:rPr>
            <w:rFonts w:ascii="Times" w:hAnsi="Times"/>
          </w:rPr>
          <w:t xml:space="preserve"> et al. 2022, </w:t>
        </w:r>
      </w:ins>
      <w:proofErr w:type="spellStart"/>
      <w:ins w:id="204" w:author="Beate Volker" w:date="2023-08-02T16:23:00Z">
        <w:r w:rsidR="00B376B1">
          <w:rPr>
            <w:rFonts w:ascii="Times" w:hAnsi="Times"/>
          </w:rPr>
          <w:t>Laugesen</w:t>
        </w:r>
        <w:proofErr w:type="spellEnd"/>
        <w:r w:rsidR="00B376B1">
          <w:rPr>
            <w:rFonts w:ascii="Times" w:hAnsi="Times"/>
          </w:rPr>
          <w:t xml:space="preserve"> et al 2018, </w:t>
        </w:r>
      </w:ins>
      <w:proofErr w:type="spellStart"/>
      <w:ins w:id="205" w:author="Beate Volker" w:date="2023-08-02T16:09:00Z">
        <w:r w:rsidR="00B376B1">
          <w:rPr>
            <w:rFonts w:ascii="Times" w:hAnsi="Times"/>
          </w:rPr>
          <w:t>Dom</w:t>
        </w:r>
      </w:ins>
      <w:ins w:id="206" w:author="Beate Volker" w:date="2023-08-02T16:24:00Z">
        <w:r w:rsidR="00F52E73">
          <w:rPr>
            <w:rFonts w:ascii="Times" w:hAnsi="Times"/>
          </w:rPr>
          <w:t>è</w:t>
        </w:r>
      </w:ins>
      <w:ins w:id="207" w:author="Beate Volker" w:date="2023-08-02T16:09:00Z">
        <w:r w:rsidR="00B376B1">
          <w:rPr>
            <w:rFonts w:ascii="Times" w:hAnsi="Times"/>
          </w:rPr>
          <w:t>nech-Abella</w:t>
        </w:r>
        <w:proofErr w:type="spellEnd"/>
        <w:r w:rsidR="00B376B1">
          <w:rPr>
            <w:rFonts w:ascii="Times" w:hAnsi="Times"/>
          </w:rPr>
          <w:t xml:space="preserve"> et al 20</w:t>
        </w:r>
      </w:ins>
      <w:ins w:id="208" w:author="Beate Volker" w:date="2023-08-02T16:10:00Z">
        <w:r w:rsidR="00B376B1">
          <w:rPr>
            <w:rFonts w:ascii="Times" w:hAnsi="Times"/>
          </w:rPr>
          <w:t>19</w:t>
        </w:r>
      </w:ins>
      <w:ins w:id="209" w:author="Beate Volker" w:date="2023-08-02T16:09:00Z">
        <w:r w:rsidR="00B376B1">
          <w:rPr>
            <w:rFonts w:ascii="Times" w:hAnsi="Times"/>
          </w:rPr>
          <w:t xml:space="preserve"> </w:t>
        </w:r>
      </w:ins>
      <w:commentRangeStart w:id="210"/>
      <w:proofErr w:type="spellStart"/>
      <w:ins w:id="211" w:author="Beate Volker" w:date="2023-08-02T16:08:00Z">
        <w:r w:rsidR="00B376B1">
          <w:rPr>
            <w:rFonts w:ascii="Times" w:hAnsi="Times"/>
          </w:rPr>
          <w:t>cf</w:t>
        </w:r>
        <w:proofErr w:type="spellEnd"/>
        <w:r w:rsidR="00B376B1">
          <w:rPr>
            <w:rFonts w:ascii="Times" w:hAnsi="Times"/>
          </w:rPr>
          <w:t xml:space="preserve"> Berkman and Syme</w:t>
        </w:r>
      </w:ins>
      <w:ins w:id="212" w:author="Beate Volker" w:date="2023-08-02T16:25:00Z">
        <w:r w:rsidR="00087114">
          <w:rPr>
            <w:rFonts w:ascii="Times" w:hAnsi="Times"/>
          </w:rPr>
          <w:t xml:space="preserve"> 197</w:t>
        </w:r>
      </w:ins>
      <w:ins w:id="213" w:author="Beate Volker" w:date="2023-08-02T16:32:00Z">
        <w:r w:rsidR="002D482B">
          <w:rPr>
            <w:rFonts w:ascii="Times" w:hAnsi="Times"/>
          </w:rPr>
          <w:t>9</w:t>
        </w:r>
      </w:ins>
      <w:commentRangeEnd w:id="210"/>
      <w:r w:rsidR="00AF4F14">
        <w:rPr>
          <w:rStyle w:val="CommentReference"/>
          <w:rFonts w:eastAsiaTheme="minorHAnsi" w:cstheme="minorBidi"/>
          <w:lang w:eastAsia="nl-NL"/>
        </w:rPr>
        <w:commentReference w:id="210"/>
      </w:r>
      <w:ins w:id="214" w:author="Beate Volker" w:date="2023-08-02T16:10:00Z">
        <w:r w:rsidR="00B376B1">
          <w:rPr>
            <w:rFonts w:ascii="Times" w:hAnsi="Times"/>
          </w:rPr>
          <w:t>)</w:t>
        </w:r>
      </w:ins>
      <w:ins w:id="215" w:author="Beate Volker" w:date="2023-08-02T16:32:00Z">
        <w:r w:rsidR="00542733">
          <w:rPr>
            <w:rFonts w:ascii="Times" w:hAnsi="Times"/>
          </w:rPr>
          <w:t>.</w:t>
        </w:r>
      </w:ins>
      <w:ins w:id="216" w:author="Beate Volker" w:date="2023-08-02T16:33:00Z">
        <w:r w:rsidR="002D482B">
          <w:rPr>
            <w:rFonts w:ascii="Times" w:hAnsi="Times"/>
          </w:rPr>
          <w:t xml:space="preserve"> </w:t>
        </w:r>
      </w:ins>
      <w:ins w:id="217" w:author="Beate Volker" w:date="2023-08-02T16:32:00Z">
        <w:del w:id="218" w:author="Tubergen, F.A. van (Frank)" w:date="2023-08-22T09:24:00Z">
          <w:r w:rsidR="00542733" w:rsidDel="006E7E56">
            <w:rPr>
              <w:rFonts w:ascii="Times" w:hAnsi="Times"/>
            </w:rPr>
            <w:delText xml:space="preserve"> </w:delText>
          </w:r>
        </w:del>
      </w:ins>
      <w:ins w:id="219" w:author="Tubergen, F.A. van (Frank)" w:date="2023-08-22T09:24:00Z">
        <w:r w:rsidR="006E7E56" w:rsidRPr="003336F9">
          <w:rPr>
            <w:rFonts w:ascii="Times" w:hAnsi="Times"/>
          </w:rPr>
          <w:t xml:space="preserve">In addition, </w:t>
        </w:r>
        <w:r w:rsidR="006E7E56">
          <w:rPr>
            <w:rFonts w:ascii="Times" w:hAnsi="Times"/>
          </w:rPr>
          <w:t xml:space="preserve">in </w:t>
        </w:r>
        <w:r w:rsidR="006E7E56" w:rsidRPr="003336F9">
          <w:rPr>
            <w:rFonts w:ascii="Times" w:hAnsi="Times"/>
          </w:rPr>
          <w:t>larger network</w:t>
        </w:r>
        <w:r w:rsidR="006E7E56">
          <w:rPr>
            <w:rFonts w:ascii="Times" w:hAnsi="Times"/>
          </w:rPr>
          <w:t>s</w:t>
        </w:r>
        <w:r w:rsidR="006E7E56" w:rsidRPr="003336F9">
          <w:rPr>
            <w:rFonts w:ascii="Times" w:hAnsi="Times"/>
          </w:rPr>
          <w:t xml:space="preserve">, </w:t>
        </w:r>
        <w:r w:rsidR="006E7E56">
          <w:rPr>
            <w:rFonts w:ascii="Times" w:hAnsi="Times"/>
          </w:rPr>
          <w:t xml:space="preserve">just by chance </w:t>
        </w:r>
        <w:r w:rsidR="006E7E56" w:rsidRPr="003336F9">
          <w:rPr>
            <w:rFonts w:ascii="Times" w:hAnsi="Times"/>
          </w:rPr>
          <w:t xml:space="preserve">more types of ties </w:t>
        </w:r>
        <w:r w:rsidR="006E7E56">
          <w:rPr>
            <w:rFonts w:ascii="Times" w:hAnsi="Times"/>
          </w:rPr>
          <w:t xml:space="preserve">and persons </w:t>
        </w:r>
        <w:r w:rsidR="006E7E56" w:rsidRPr="003336F9">
          <w:rPr>
            <w:rFonts w:ascii="Times" w:hAnsi="Times"/>
          </w:rPr>
          <w:t>are represented</w:t>
        </w:r>
        <w:r w:rsidR="006E7E56">
          <w:rPr>
            <w:rFonts w:ascii="Times" w:hAnsi="Times"/>
          </w:rPr>
          <w:t>, implying that heterogeneity is larger</w:t>
        </w:r>
        <w:r w:rsidR="006E7E56" w:rsidRPr="003336F9">
          <w:rPr>
            <w:rFonts w:ascii="Times" w:hAnsi="Times"/>
          </w:rPr>
          <w:t xml:space="preserve">. In the famous common cold study (Cohen et al. 1997) the </w:t>
        </w:r>
        <w:r w:rsidR="006E7E56">
          <w:rPr>
            <w:rFonts w:ascii="Times" w:hAnsi="Times"/>
          </w:rPr>
          <w:t xml:space="preserve">greater </w:t>
        </w:r>
        <w:r w:rsidR="006E7E56" w:rsidRPr="003336F9">
          <w:rPr>
            <w:rFonts w:ascii="Times" w:hAnsi="Times"/>
          </w:rPr>
          <w:t xml:space="preserve">number of different types of ties in a personal network </w:t>
        </w:r>
        <w:r w:rsidR="006E7E56">
          <w:rPr>
            <w:rFonts w:ascii="Times" w:hAnsi="Times"/>
          </w:rPr>
          <w:t>boosted</w:t>
        </w:r>
        <w:r w:rsidR="006E7E56" w:rsidRPr="003336F9">
          <w:rPr>
            <w:rFonts w:ascii="Times" w:hAnsi="Times"/>
          </w:rPr>
          <w:t xml:space="preserve"> the resistance to respiratory illness.</w:t>
        </w:r>
      </w:ins>
    </w:p>
    <w:p w14:paraId="166BE442" w14:textId="071619C0" w:rsidR="00846751" w:rsidDel="00C341EE" w:rsidRDefault="00846751">
      <w:pPr>
        <w:spacing w:before="240" w:line="360" w:lineRule="auto"/>
        <w:jc w:val="both"/>
        <w:rPr>
          <w:ins w:id="220" w:author="Corten, R. (Rense)" w:date="2023-06-01T10:55:00Z"/>
          <w:del w:id="221" w:author="Beate Volker" w:date="2023-07-31T16:31:00Z"/>
          <w:rFonts w:ascii="Times" w:hAnsi="Times"/>
        </w:rPr>
        <w:pPrChange w:id="222" w:author="Tubergen, F.A. van (Frank)" w:date="2023-08-22T09:06:00Z">
          <w:pPr>
            <w:spacing w:line="276" w:lineRule="auto"/>
            <w:jc w:val="both"/>
          </w:pPr>
        </w:pPrChange>
      </w:pPr>
      <w:commentRangeStart w:id="223"/>
      <w:commentRangeStart w:id="224"/>
      <w:del w:id="225" w:author="Beate Volker" w:date="2023-08-02T16:32:00Z">
        <w:r w:rsidRPr="003336F9" w:rsidDel="00542733">
          <w:rPr>
            <w:rFonts w:ascii="Times" w:hAnsi="Times"/>
          </w:rPr>
          <w:delText xml:space="preserve">In general, however, the </w:delText>
        </w:r>
      </w:del>
      <w:del w:id="226" w:author="Beate Volker" w:date="2023-07-31T16:27:00Z">
        <w:r w:rsidRPr="003336F9" w:rsidDel="00846751">
          <w:rPr>
            <w:rFonts w:ascii="Times" w:hAnsi="Times"/>
          </w:rPr>
          <w:delText>relation</w:delText>
        </w:r>
      </w:del>
      <w:del w:id="227" w:author="Beate Volker" w:date="2023-08-02T16:32:00Z">
        <w:r w:rsidRPr="003336F9" w:rsidDel="00542733">
          <w:rPr>
            <w:rFonts w:ascii="Times" w:hAnsi="Times"/>
          </w:rPr>
          <w:delText xml:space="preserve"> between having a larger network in general and </w:delText>
        </w:r>
      </w:del>
      <w:del w:id="228" w:author="Beate Volker" w:date="2023-07-31T16:28:00Z">
        <w:r w:rsidRPr="003336F9" w:rsidDel="00846751">
          <w:rPr>
            <w:rFonts w:ascii="Times" w:hAnsi="Times"/>
          </w:rPr>
          <w:delText xml:space="preserve">feeling not lonely </w:delText>
        </w:r>
      </w:del>
      <w:del w:id="229" w:author="Beate Volker" w:date="2023-08-02T16:32:00Z">
        <w:r w:rsidRPr="003336F9" w:rsidDel="00542733">
          <w:rPr>
            <w:rFonts w:ascii="Times" w:hAnsi="Times"/>
          </w:rPr>
          <w:delText>is mixed at best</w:delText>
        </w:r>
        <w:r w:rsidDel="00542733">
          <w:rPr>
            <w:rFonts w:ascii="Times" w:hAnsi="Times"/>
          </w:rPr>
          <w:delText xml:space="preserve"> (REF)</w:delText>
        </w:r>
        <w:r w:rsidRPr="003336F9" w:rsidDel="00542733">
          <w:rPr>
            <w:rFonts w:ascii="Times" w:hAnsi="Times"/>
          </w:rPr>
          <w:delText>.</w:delText>
        </w:r>
      </w:del>
      <w:ins w:id="230" w:author="Beate Volker" w:date="2023-07-31T16:28:00Z">
        <w:r>
          <w:rPr>
            <w:rFonts w:ascii="Times" w:hAnsi="Times"/>
          </w:rPr>
          <w:t xml:space="preserve">More in general, network size has </w:t>
        </w:r>
      </w:ins>
      <w:ins w:id="231" w:author="Beate Volker" w:date="2023-07-31T16:29:00Z">
        <w:r>
          <w:rPr>
            <w:rFonts w:ascii="Times" w:hAnsi="Times"/>
          </w:rPr>
          <w:t xml:space="preserve">consequences for the </w:t>
        </w:r>
      </w:ins>
      <w:ins w:id="232" w:author="Beate Volker" w:date="2023-07-31T16:30:00Z">
        <w:r w:rsidR="00C341EE">
          <w:rPr>
            <w:rFonts w:ascii="Times" w:hAnsi="Times"/>
          </w:rPr>
          <w:t>micro-level</w:t>
        </w:r>
      </w:ins>
      <w:ins w:id="233" w:author="Beate Volker" w:date="2023-07-31T16:29:00Z">
        <w:r>
          <w:rPr>
            <w:rFonts w:ascii="Times" w:hAnsi="Times"/>
          </w:rPr>
          <w:t xml:space="preserve"> of the individual as well as for the macro-level </w:t>
        </w:r>
      </w:ins>
      <w:ins w:id="234" w:author="Beate Volker" w:date="2023-07-31T16:30:00Z">
        <w:r w:rsidR="00C341EE">
          <w:rPr>
            <w:rFonts w:ascii="Times" w:hAnsi="Times"/>
          </w:rPr>
          <w:t xml:space="preserve">such as </w:t>
        </w:r>
        <w:proofErr w:type="spellStart"/>
        <w:r w:rsidR="00C341EE">
          <w:rPr>
            <w:rFonts w:ascii="Times" w:hAnsi="Times"/>
          </w:rPr>
          <w:t>neighbourhoods</w:t>
        </w:r>
        <w:proofErr w:type="spellEnd"/>
        <w:r w:rsidR="00C341EE">
          <w:rPr>
            <w:rFonts w:ascii="Times" w:hAnsi="Times"/>
          </w:rPr>
          <w:t>,</w:t>
        </w:r>
      </w:ins>
      <w:ins w:id="235" w:author="Beate Volker" w:date="2023-07-31T16:29:00Z">
        <w:r w:rsidR="00C341EE">
          <w:rPr>
            <w:rFonts w:ascii="Times" w:hAnsi="Times"/>
          </w:rPr>
          <w:t xml:space="preserve"> r</w:t>
        </w:r>
      </w:ins>
      <w:ins w:id="236" w:author="Beate Volker" w:date="2023-07-31T16:30:00Z">
        <w:r w:rsidR="00C341EE">
          <w:rPr>
            <w:rFonts w:ascii="Times" w:hAnsi="Times"/>
          </w:rPr>
          <w:t>egions, or countries. As to the individual consequences</w:t>
        </w:r>
      </w:ins>
      <w:ins w:id="237" w:author="Beate Volker" w:date="2023-07-31T16:31:00Z">
        <w:r w:rsidR="00C341EE">
          <w:rPr>
            <w:rFonts w:ascii="Times" w:hAnsi="Times"/>
          </w:rPr>
          <w:t xml:space="preserve"> of network size, it has been shown that </w:t>
        </w:r>
      </w:ins>
    </w:p>
    <w:p w14:paraId="44208767" w14:textId="7B9B85AD" w:rsidR="00846751" w:rsidDel="00C341EE" w:rsidRDefault="00846751">
      <w:pPr>
        <w:spacing w:line="360" w:lineRule="auto"/>
        <w:jc w:val="both"/>
        <w:rPr>
          <w:ins w:id="238" w:author="Corten, R. (Rense)" w:date="2023-06-01T10:55:00Z"/>
          <w:del w:id="239" w:author="Beate Volker" w:date="2023-07-31T16:31:00Z"/>
          <w:rFonts w:ascii="Times" w:hAnsi="Times"/>
        </w:rPr>
        <w:pPrChange w:id="240" w:author="Bas Hofstra" w:date="2023-07-25T15:34:00Z">
          <w:pPr>
            <w:spacing w:line="276" w:lineRule="auto"/>
            <w:jc w:val="both"/>
          </w:pPr>
        </w:pPrChange>
      </w:pPr>
    </w:p>
    <w:p w14:paraId="2EF74293" w14:textId="08520DF9" w:rsidR="00846751" w:rsidDel="00C341EE" w:rsidRDefault="00846751">
      <w:pPr>
        <w:spacing w:line="360" w:lineRule="auto"/>
        <w:jc w:val="both"/>
        <w:rPr>
          <w:ins w:id="241" w:author="Corten, R. (Rense)" w:date="2023-06-01T10:55:00Z"/>
          <w:del w:id="242" w:author="Beate Volker" w:date="2023-07-31T16:31:00Z"/>
          <w:rFonts w:ascii="Times" w:hAnsi="Times"/>
        </w:rPr>
        <w:pPrChange w:id="243" w:author="Bas Hofstra" w:date="2023-07-25T15:34:00Z">
          <w:pPr>
            <w:spacing w:line="276" w:lineRule="auto"/>
            <w:jc w:val="both"/>
          </w:pPr>
        </w:pPrChange>
      </w:pPr>
      <w:ins w:id="244" w:author="Corten, R. (Rense)" w:date="2023-06-01T10:55:00Z">
        <w:del w:id="245" w:author="Beate Volker" w:date="2023-07-31T16:31:00Z">
          <w:r w:rsidDel="00C341EE">
            <w:rPr>
              <w:rFonts w:ascii="Times" w:hAnsi="Times"/>
            </w:rPr>
            <w:delText>Individual consequences:</w:delText>
          </w:r>
        </w:del>
      </w:ins>
    </w:p>
    <w:p w14:paraId="5CDA2497" w14:textId="6DA4184D" w:rsidR="00C341EE" w:rsidRDefault="00846751" w:rsidP="00C341EE">
      <w:pPr>
        <w:spacing w:line="360" w:lineRule="auto"/>
        <w:jc w:val="both"/>
        <w:rPr>
          <w:ins w:id="246" w:author="Beate Volker" w:date="2023-07-31T16:38:00Z"/>
          <w:rFonts w:ascii="Times" w:hAnsi="Times"/>
        </w:rPr>
      </w:pPr>
      <w:ins w:id="247" w:author="Corten, R. (Rense)" w:date="2023-06-01T10:55:00Z">
        <w:del w:id="248" w:author="Beate Volker" w:date="2023-07-31T16:31:00Z">
          <w:r w:rsidDel="00C341EE">
            <w:rPr>
              <w:rFonts w:ascii="Times" w:hAnsi="Times"/>
            </w:rPr>
            <w:delText>L</w:delText>
          </w:r>
        </w:del>
      </w:ins>
      <w:ins w:id="249" w:author="Beate Volker" w:date="2023-07-31T16:31:00Z">
        <w:r w:rsidR="00C341EE">
          <w:rPr>
            <w:rFonts w:ascii="Times" w:hAnsi="Times"/>
          </w:rPr>
          <w:t>l</w:t>
        </w:r>
      </w:ins>
      <w:ins w:id="250" w:author="Corten, R. (Rense)" w:date="2023-06-01T10:55:00Z">
        <w:r>
          <w:rPr>
            <w:rFonts w:ascii="Times" w:hAnsi="Times"/>
          </w:rPr>
          <w:t>arger</w:t>
        </w:r>
      </w:ins>
      <w:ins w:id="251" w:author="Beate Volker" w:date="2023-08-02T16:33:00Z">
        <w:r w:rsidR="002D482B">
          <w:rPr>
            <w:rFonts w:ascii="Times" w:hAnsi="Times"/>
          </w:rPr>
          <w:t xml:space="preserve"> n</w:t>
        </w:r>
      </w:ins>
      <w:ins w:id="252" w:author="Beate Volker" w:date="2023-08-02T16:34:00Z">
        <w:r w:rsidR="002D482B">
          <w:rPr>
            <w:rFonts w:ascii="Times" w:hAnsi="Times"/>
          </w:rPr>
          <w:t xml:space="preserve">etworks </w:t>
        </w:r>
      </w:ins>
      <w:ins w:id="253" w:author="Beate Volker" w:date="2023-07-31T16:31:00Z">
        <w:r w:rsidR="00C341EE">
          <w:rPr>
            <w:rFonts w:ascii="Times" w:hAnsi="Times"/>
          </w:rPr>
          <w:t xml:space="preserve">are associated with more political knowledge, tolerance, as well as civic and </w:t>
        </w:r>
      </w:ins>
      <w:ins w:id="254" w:author="Beate Volker" w:date="2023-07-31T16:32:00Z">
        <w:r w:rsidR="00C341EE">
          <w:rPr>
            <w:rFonts w:ascii="Times" w:hAnsi="Times"/>
          </w:rPr>
          <w:t>p</w:t>
        </w:r>
      </w:ins>
      <w:ins w:id="255" w:author="Beate Volker" w:date="2023-07-31T16:31:00Z">
        <w:r w:rsidR="00C341EE">
          <w:rPr>
            <w:rFonts w:ascii="Times" w:hAnsi="Times"/>
          </w:rPr>
          <w:t>olitical participation</w:t>
        </w:r>
      </w:ins>
      <w:ins w:id="256" w:author="Beate Volker" w:date="2023-08-02T16:34:00Z">
        <w:r w:rsidR="002D482B">
          <w:rPr>
            <w:rFonts w:ascii="Times" w:hAnsi="Times"/>
          </w:rPr>
          <w:t xml:space="preserve"> (</w:t>
        </w:r>
        <w:commentRangeStart w:id="257"/>
        <w:r w:rsidR="002D482B">
          <w:rPr>
            <w:rFonts w:ascii="Times" w:hAnsi="Times"/>
          </w:rPr>
          <w:t>REF</w:t>
        </w:r>
      </w:ins>
      <w:commentRangeEnd w:id="257"/>
      <w:ins w:id="258" w:author="Beate Volker" w:date="2023-08-04T13:21:00Z">
        <w:r w:rsidR="00702AC7">
          <w:rPr>
            <w:rStyle w:val="CommentReference"/>
            <w:rFonts w:eastAsiaTheme="minorHAnsi" w:cstheme="minorBidi"/>
            <w:lang w:eastAsia="nl-NL"/>
          </w:rPr>
          <w:commentReference w:id="257"/>
        </w:r>
      </w:ins>
      <w:ins w:id="259" w:author="Beate Volker" w:date="2023-08-02T16:34:00Z">
        <w:r w:rsidR="002D482B">
          <w:rPr>
            <w:rFonts w:ascii="Times" w:hAnsi="Times"/>
          </w:rPr>
          <w:t>)</w:t>
        </w:r>
      </w:ins>
      <w:ins w:id="260" w:author="Beate Volker" w:date="2023-07-31T16:32:00Z">
        <w:r w:rsidR="00C341EE">
          <w:rPr>
            <w:rFonts w:ascii="Times" w:hAnsi="Times"/>
          </w:rPr>
          <w:t xml:space="preserve">. In addition and due </w:t>
        </w:r>
      </w:ins>
      <w:ins w:id="261" w:author="Beate Volker" w:date="2023-07-31T16:33:00Z">
        <w:r w:rsidR="00C341EE">
          <w:rPr>
            <w:rFonts w:ascii="Times" w:hAnsi="Times"/>
          </w:rPr>
          <w:t xml:space="preserve">the fact that the number of very close contacts is </w:t>
        </w:r>
      </w:ins>
      <w:ins w:id="262" w:author="Beate Volker" w:date="2023-07-31T16:36:00Z">
        <w:r w:rsidR="00EA38D6">
          <w:rPr>
            <w:rFonts w:ascii="Times" w:hAnsi="Times"/>
          </w:rPr>
          <w:t>usually tight</w:t>
        </w:r>
      </w:ins>
      <w:ins w:id="263" w:author="Beate Volker" w:date="2023-07-31T16:34:00Z">
        <w:r w:rsidR="00C341EE">
          <w:rPr>
            <w:rFonts w:ascii="Times" w:hAnsi="Times"/>
          </w:rPr>
          <w:t xml:space="preserve">, larger networks </w:t>
        </w:r>
      </w:ins>
      <w:ins w:id="264" w:author="Beate Volker" w:date="2023-07-31T16:36:00Z">
        <w:r w:rsidR="00EA38D6">
          <w:rPr>
            <w:rFonts w:ascii="Times" w:hAnsi="Times"/>
          </w:rPr>
          <w:t xml:space="preserve">are </w:t>
        </w:r>
      </w:ins>
      <w:ins w:id="265" w:author="Beate Volker" w:date="2023-07-31T16:34:00Z">
        <w:r w:rsidR="00C341EE">
          <w:rPr>
            <w:rFonts w:ascii="Times" w:hAnsi="Times"/>
          </w:rPr>
          <w:t xml:space="preserve">composed of more weak ties than smaller </w:t>
        </w:r>
        <w:proofErr w:type="gramStart"/>
        <w:r w:rsidR="00C341EE">
          <w:rPr>
            <w:rFonts w:ascii="Times" w:hAnsi="Times"/>
          </w:rPr>
          <w:t>ones</w:t>
        </w:r>
      </w:ins>
      <w:ins w:id="266" w:author="Beate Volker" w:date="2023-07-31T16:33:00Z">
        <w:r w:rsidR="00C341EE">
          <w:rPr>
            <w:rFonts w:ascii="Times" w:hAnsi="Times"/>
          </w:rPr>
          <w:t xml:space="preserve"> </w:t>
        </w:r>
      </w:ins>
      <w:ins w:id="267" w:author="Beate Volker" w:date="2023-07-31T16:31:00Z">
        <w:r w:rsidR="00C341EE">
          <w:rPr>
            <w:rFonts w:ascii="Times" w:hAnsi="Times"/>
          </w:rPr>
          <w:t xml:space="preserve"> </w:t>
        </w:r>
      </w:ins>
      <w:ins w:id="268" w:author="Beate Volker" w:date="2023-07-31T16:32:00Z">
        <w:r w:rsidR="00C341EE">
          <w:rPr>
            <w:rFonts w:ascii="Times" w:hAnsi="Times"/>
          </w:rPr>
          <w:t>(</w:t>
        </w:r>
        <w:proofErr w:type="gramEnd"/>
        <w:r w:rsidR="00C341EE" w:rsidRPr="00EB17FB">
          <w:rPr>
            <w:rFonts w:ascii="Times" w:hAnsi="Times"/>
          </w:rPr>
          <w:t xml:space="preserve">Gil de </w:t>
        </w:r>
        <w:proofErr w:type="spellStart"/>
        <w:r w:rsidR="00C341EE" w:rsidRPr="00EB17FB">
          <w:rPr>
            <w:rFonts w:ascii="Times" w:hAnsi="Times"/>
          </w:rPr>
          <w:t>Zúñiga</w:t>
        </w:r>
        <w:proofErr w:type="spellEnd"/>
        <w:r w:rsidR="00C341EE" w:rsidRPr="00EB17FB">
          <w:rPr>
            <w:rFonts w:ascii="Times" w:hAnsi="Times"/>
          </w:rPr>
          <w:t xml:space="preserve"> &amp; Valenzuela, 2011</w:t>
        </w:r>
        <w:r w:rsidR="00C341EE">
          <w:rPr>
            <w:rFonts w:ascii="Times" w:hAnsi="Times"/>
          </w:rPr>
          <w:t xml:space="preserve">,cited in </w:t>
        </w:r>
        <w:proofErr w:type="spellStart"/>
        <w:r w:rsidR="00C341EE">
          <w:rPr>
            <w:rFonts w:ascii="Times" w:hAnsi="Times"/>
          </w:rPr>
          <w:t>Eveland</w:t>
        </w:r>
        <w:proofErr w:type="spellEnd"/>
        <w:r w:rsidR="00C341EE">
          <w:rPr>
            <w:rFonts w:ascii="Times" w:hAnsi="Times"/>
          </w:rPr>
          <w:t xml:space="preserve"> et al 2013)</w:t>
        </w:r>
      </w:ins>
      <w:ins w:id="269" w:author="Beate Volker" w:date="2023-07-31T16:37:00Z">
        <w:r w:rsidR="00EA38D6">
          <w:rPr>
            <w:rFonts w:ascii="Times" w:hAnsi="Times"/>
          </w:rPr>
          <w:t>. As to the social consequence</w:t>
        </w:r>
      </w:ins>
      <w:ins w:id="270" w:author="Beate Volker" w:date="2023-08-02T16:34:00Z">
        <w:r w:rsidR="002D482B">
          <w:rPr>
            <w:rFonts w:ascii="Times" w:hAnsi="Times"/>
          </w:rPr>
          <w:t xml:space="preserve">s </w:t>
        </w:r>
      </w:ins>
      <w:ins w:id="271" w:author="Beate Volker" w:date="2023-07-31T16:37:00Z">
        <w:r w:rsidR="00EA38D6">
          <w:rPr>
            <w:rFonts w:ascii="Times" w:hAnsi="Times"/>
          </w:rPr>
          <w:t>on the macro level, network size is the mechanism behind the small world effect</w:t>
        </w:r>
      </w:ins>
      <w:ins w:id="272" w:author="Beate Volker" w:date="2023-07-31T16:38:00Z">
        <w:r w:rsidR="00EA38D6">
          <w:rPr>
            <w:rFonts w:ascii="Times" w:hAnsi="Times"/>
          </w:rPr>
          <w:t xml:space="preserve"> and responsible for diffusion of innovation</w:t>
        </w:r>
      </w:ins>
      <w:ins w:id="273" w:author="Beate Volker" w:date="2023-08-04T13:22:00Z">
        <w:r w:rsidR="00702AC7">
          <w:rPr>
            <w:rFonts w:ascii="Times" w:hAnsi="Times"/>
          </w:rPr>
          <w:t xml:space="preserve"> (REF)</w:t>
        </w:r>
      </w:ins>
      <w:ins w:id="274" w:author="Beate Volker" w:date="2023-07-31T16:38:00Z">
        <w:r w:rsidR="00EA38D6">
          <w:rPr>
            <w:rFonts w:ascii="Times" w:hAnsi="Times"/>
          </w:rPr>
          <w:t xml:space="preserve">. </w:t>
        </w:r>
      </w:ins>
    </w:p>
    <w:p w14:paraId="7B6F4091" w14:textId="3B861D4B" w:rsidR="003A3F92" w:rsidDel="00EA38D6" w:rsidRDefault="00846751">
      <w:pPr>
        <w:spacing w:line="360" w:lineRule="auto"/>
        <w:jc w:val="both"/>
        <w:rPr>
          <w:ins w:id="275" w:author="Corten, R. (Rense)" w:date="2023-06-01T10:56:00Z"/>
          <w:del w:id="276" w:author="Beate Volker" w:date="2023-07-31T16:37:00Z"/>
          <w:rFonts w:ascii="Times" w:hAnsi="Times"/>
        </w:rPr>
        <w:pPrChange w:id="277" w:author="Beate Volker" w:date="2023-07-31T16:31:00Z">
          <w:pPr>
            <w:pStyle w:val="ListParagraph"/>
            <w:numPr>
              <w:numId w:val="1"/>
            </w:numPr>
            <w:spacing w:line="276" w:lineRule="auto"/>
            <w:ind w:hanging="360"/>
            <w:jc w:val="both"/>
          </w:pPr>
        </w:pPrChange>
      </w:pPr>
      <w:ins w:id="278" w:author="Corten, R. (Rense)" w:date="2023-06-01T10:55:00Z">
        <w:del w:id="279" w:author="Beate Volker" w:date="2023-07-31T16:37:00Z">
          <w:r w:rsidDel="00EA38D6">
            <w:rPr>
              <w:rFonts w:ascii="Times" w:hAnsi="Times"/>
            </w:rPr>
            <w:delText xml:space="preserve"> networks contain more weak ties </w:delText>
          </w:r>
        </w:del>
      </w:ins>
      <w:ins w:id="280" w:author="Corten, R. (Rense)" w:date="2023-06-01T10:56:00Z">
        <w:del w:id="281" w:author="Beate Volker" w:date="2023-07-31T16:37:00Z">
          <w:r w:rsidDel="00EA38D6">
            <w:rPr>
              <w:rFonts w:ascii="Times" w:hAnsi="Times"/>
            </w:rPr>
            <w:delText>(</w:delText>
          </w:r>
          <w:r w:rsidRPr="00EB17FB" w:rsidDel="00EA38D6">
            <w:rPr>
              <w:rFonts w:ascii="Times" w:hAnsi="Times"/>
            </w:rPr>
            <w:delText>CitationGil de Zúñiga &amp; Valenzuela, 2011</w:delText>
          </w:r>
          <w:r w:rsidDel="00EA38D6">
            <w:rPr>
              <w:rFonts w:ascii="Times" w:hAnsi="Times"/>
            </w:rPr>
            <w:delText>, cited in Eveland et al 2013</w:delText>
          </w:r>
          <w:r w:rsidRPr="00EB17FB" w:rsidDel="00EA38D6">
            <w:rPr>
              <w:rFonts w:ascii="Times" w:hAnsi="Times"/>
            </w:rPr>
            <w:delText>)</w:delText>
          </w:r>
        </w:del>
      </w:ins>
      <w:del w:id="282" w:author="Beate Volker" w:date="2023-07-31T16:37:00Z">
        <w:r w:rsidRPr="00EB17FB" w:rsidDel="00EA38D6">
          <w:rPr>
            <w:rFonts w:ascii="Times" w:hAnsi="Times"/>
            <w:rPrChange w:id="283" w:author="Corten, R. (Rense)" w:date="2023-06-01T10:55:00Z">
              <w:rPr/>
            </w:rPrChange>
          </w:rPr>
          <w:delText xml:space="preserve"> </w:delText>
        </w:r>
        <w:commentRangeEnd w:id="223"/>
        <w:r w:rsidR="003C425D" w:rsidDel="00EA38D6">
          <w:rPr>
            <w:rStyle w:val="CommentReference"/>
            <w:rFonts w:eastAsiaTheme="minorHAnsi" w:cstheme="minorBidi"/>
          </w:rPr>
          <w:commentReference w:id="223"/>
        </w:r>
      </w:del>
      <w:commentRangeEnd w:id="224"/>
      <w:r w:rsidR="006E7E56">
        <w:rPr>
          <w:rStyle w:val="CommentReference"/>
          <w:rFonts w:eastAsiaTheme="minorHAnsi" w:cstheme="minorBidi"/>
          <w:lang w:eastAsia="nl-NL"/>
        </w:rPr>
        <w:commentReference w:id="224"/>
      </w:r>
    </w:p>
    <w:p w14:paraId="059E5AF1" w14:textId="021FFE55" w:rsidR="00EB17FB" w:rsidDel="00EA38D6" w:rsidRDefault="00EB17FB">
      <w:pPr>
        <w:pStyle w:val="ListParagraph"/>
        <w:numPr>
          <w:ilvl w:val="0"/>
          <w:numId w:val="1"/>
        </w:numPr>
        <w:spacing w:line="360" w:lineRule="auto"/>
        <w:jc w:val="both"/>
        <w:rPr>
          <w:ins w:id="284" w:author="Corten, R. (Rense)" w:date="2023-06-01T10:57:00Z"/>
          <w:del w:id="285" w:author="Beate Volker" w:date="2023-07-31T16:37:00Z"/>
          <w:rFonts w:ascii="Times" w:hAnsi="Times"/>
        </w:rPr>
        <w:pPrChange w:id="286" w:author="Bas Hofstra" w:date="2023-07-25T15:34:00Z">
          <w:pPr>
            <w:pStyle w:val="ListParagraph"/>
            <w:numPr>
              <w:numId w:val="1"/>
            </w:numPr>
            <w:spacing w:line="276" w:lineRule="auto"/>
            <w:ind w:hanging="360"/>
            <w:jc w:val="both"/>
          </w:pPr>
        </w:pPrChange>
      </w:pPr>
      <w:ins w:id="287" w:author="Corten, R. (Rense)" w:date="2023-06-01T10:56:00Z">
        <w:del w:id="288" w:author="Beate Volker" w:date="2023-07-31T16:37:00Z">
          <w:r w:rsidDel="00EA38D6">
            <w:rPr>
              <w:rFonts w:ascii="Times" w:hAnsi="Times"/>
            </w:rPr>
            <w:delText xml:space="preserve">Network size associated with </w:delText>
          </w:r>
        </w:del>
      </w:ins>
      <w:ins w:id="289" w:author="Corten, R. (Rense)" w:date="2023-06-01T10:57:00Z">
        <w:del w:id="290" w:author="Beate Volker" w:date="2023-07-31T16:37:00Z">
          <w:r w:rsidDel="00EA38D6">
            <w:rPr>
              <w:rFonts w:ascii="Times" w:hAnsi="Times"/>
            </w:rPr>
            <w:delText>political knowledge, tolerance, civic and political participation.</w:delText>
          </w:r>
        </w:del>
      </w:ins>
    </w:p>
    <w:p w14:paraId="41678DD9" w14:textId="706704A6" w:rsidR="00EB17FB" w:rsidDel="00EA38D6" w:rsidRDefault="00EB17FB">
      <w:pPr>
        <w:spacing w:line="360" w:lineRule="auto"/>
        <w:jc w:val="both"/>
        <w:rPr>
          <w:ins w:id="291" w:author="Corten, R. (Rense)" w:date="2023-06-01T10:57:00Z"/>
          <w:del w:id="292" w:author="Beate Volker" w:date="2023-07-31T16:38:00Z"/>
          <w:rFonts w:ascii="Times" w:hAnsi="Times"/>
        </w:rPr>
        <w:pPrChange w:id="293" w:author="Bas Hofstra" w:date="2023-07-25T15:34:00Z">
          <w:pPr>
            <w:spacing w:line="276" w:lineRule="auto"/>
            <w:jc w:val="both"/>
          </w:pPr>
        </w:pPrChange>
      </w:pPr>
      <w:ins w:id="294" w:author="Corten, R. (Rense)" w:date="2023-06-01T10:57:00Z">
        <w:del w:id="295" w:author="Beate Volker" w:date="2023-07-31T16:38:00Z">
          <w:r w:rsidDel="00EA38D6">
            <w:rPr>
              <w:rFonts w:ascii="Times" w:hAnsi="Times"/>
            </w:rPr>
            <w:delText>Social consequences:</w:delText>
          </w:r>
        </w:del>
      </w:ins>
    </w:p>
    <w:p w14:paraId="5D12D0CF" w14:textId="0D62FB50" w:rsidR="00EB17FB" w:rsidRPr="00EB17FB" w:rsidDel="00EA38D6" w:rsidRDefault="00EB17FB">
      <w:pPr>
        <w:pStyle w:val="ListParagraph"/>
        <w:numPr>
          <w:ilvl w:val="0"/>
          <w:numId w:val="1"/>
        </w:numPr>
        <w:spacing w:line="360" w:lineRule="auto"/>
        <w:jc w:val="both"/>
        <w:rPr>
          <w:del w:id="296" w:author="Beate Volker" w:date="2023-07-31T16:38:00Z"/>
          <w:rFonts w:ascii="Times" w:hAnsi="Times"/>
          <w:rPrChange w:id="297" w:author="Corten, R. (Rense)" w:date="2023-06-01T10:57:00Z">
            <w:rPr>
              <w:del w:id="298" w:author="Beate Volker" w:date="2023-07-31T16:38:00Z"/>
            </w:rPr>
          </w:rPrChange>
        </w:rPr>
        <w:pPrChange w:id="299" w:author="Bas Hofstra" w:date="2023-07-25T15:34:00Z">
          <w:pPr>
            <w:spacing w:line="276" w:lineRule="auto"/>
            <w:jc w:val="both"/>
          </w:pPr>
        </w:pPrChange>
      </w:pPr>
      <w:ins w:id="300" w:author="Corten, R. (Rense)" w:date="2023-06-01T10:57:00Z">
        <w:del w:id="301" w:author="Beate Volker" w:date="2023-07-31T16:38:00Z">
          <w:r w:rsidDel="00EA38D6">
            <w:rPr>
              <w:rFonts w:ascii="Times" w:hAnsi="Times"/>
            </w:rPr>
            <w:delText>Small wor</w:delText>
          </w:r>
        </w:del>
      </w:ins>
      <w:ins w:id="302" w:author="Corten, R. (Rense)" w:date="2023-06-01T10:58:00Z">
        <w:del w:id="303" w:author="Beate Volker" w:date="2023-07-31T16:38:00Z">
          <w:r w:rsidDel="00EA38D6">
            <w:rPr>
              <w:rFonts w:ascii="Times" w:hAnsi="Times"/>
            </w:rPr>
            <w:delText xml:space="preserve">ld effect, hubs, </w:delText>
          </w:r>
          <w:r w:rsidRPr="00EB17FB" w:rsidDel="00EA38D6">
            <w:rPr>
              <w:rFonts w:ascii="Times" w:hAnsi="Times"/>
            </w:rPr>
            <w:sym w:font="Wingdings" w:char="F0E0"/>
          </w:r>
          <w:r w:rsidDel="00EA38D6">
            <w:rPr>
              <w:rFonts w:ascii="Times" w:hAnsi="Times"/>
            </w:rPr>
            <w:delText xml:space="preserve"> diffusion, resilience</w:delText>
          </w:r>
        </w:del>
      </w:ins>
    </w:p>
    <w:p w14:paraId="010F0B01" w14:textId="77777777" w:rsidR="00892E83" w:rsidRPr="003336F9" w:rsidRDefault="00892E83">
      <w:pPr>
        <w:spacing w:line="360" w:lineRule="auto"/>
        <w:jc w:val="both"/>
        <w:rPr>
          <w:rFonts w:ascii="Times" w:hAnsi="Times"/>
        </w:rPr>
        <w:pPrChange w:id="304" w:author="Bas Hofstra" w:date="2023-07-25T15:34:00Z">
          <w:pPr>
            <w:spacing w:line="276" w:lineRule="auto"/>
            <w:jc w:val="both"/>
          </w:pPr>
        </w:pPrChange>
      </w:pPr>
    </w:p>
    <w:p w14:paraId="3ABDB1F9" w14:textId="35A53263" w:rsidR="008D3263" w:rsidDel="00FB7779" w:rsidRDefault="00D2242E">
      <w:pPr>
        <w:spacing w:line="360" w:lineRule="auto"/>
        <w:jc w:val="both"/>
        <w:rPr>
          <w:ins w:id="305" w:author="Beate Volker" w:date="2023-08-02T16:46:00Z"/>
          <w:del w:id="306" w:author="Tubergen, F.A. van (Frank)" w:date="2023-08-22T09:28:00Z"/>
          <w:rFonts w:ascii="Times" w:hAnsi="Times"/>
        </w:rPr>
      </w:pPr>
      <w:ins w:id="307" w:author="Tubergen, F.A. van (Frank)" w:date="2023-08-22T09:45:00Z">
        <w:r>
          <w:rPr>
            <w:rFonts w:ascii="Times" w:hAnsi="Times"/>
          </w:rPr>
          <w:t>Given its importance at the micro and macro level, scholars have attempted to describe and explain variation in personal network size -across social groups, space and place</w:t>
        </w:r>
      </w:ins>
      <w:ins w:id="308" w:author="Tubergen, F.A. van (Frank)" w:date="2023-08-22T10:06:00Z">
        <w:r w:rsidR="00CF6E21">
          <w:rPr>
            <w:rFonts w:ascii="Times" w:hAnsi="Times"/>
          </w:rPr>
          <w:t xml:space="preserve"> (</w:t>
        </w:r>
        <w:commentRangeStart w:id="309"/>
        <w:r w:rsidR="00CF6E21">
          <w:rPr>
            <w:rFonts w:ascii="Times" w:hAnsi="Times"/>
          </w:rPr>
          <w:t>REF</w:t>
        </w:r>
      </w:ins>
      <w:commentRangeEnd w:id="309"/>
      <w:ins w:id="310" w:author="Tubergen, F.A. van (Frank)" w:date="2023-08-22T10:07:00Z">
        <w:r w:rsidR="00965D3A">
          <w:rPr>
            <w:rStyle w:val="CommentReference"/>
            <w:rFonts w:eastAsiaTheme="minorHAnsi" w:cstheme="minorBidi"/>
            <w:lang w:eastAsia="nl-NL"/>
          </w:rPr>
          <w:commentReference w:id="309"/>
        </w:r>
      </w:ins>
      <w:ins w:id="311" w:author="Tubergen, F.A. van (Frank)" w:date="2023-08-22T10:06:00Z">
        <w:r w:rsidR="00CF6E21">
          <w:rPr>
            <w:rFonts w:ascii="Times" w:hAnsi="Times"/>
          </w:rPr>
          <w:t>)</w:t>
        </w:r>
      </w:ins>
      <w:ins w:id="312" w:author="Tubergen, F.A. van (Frank)" w:date="2023-08-22T09:45:00Z">
        <w:r>
          <w:rPr>
            <w:rFonts w:ascii="Times" w:hAnsi="Times"/>
          </w:rPr>
          <w:t xml:space="preserve">. </w:t>
        </w:r>
      </w:ins>
      <w:del w:id="313" w:author="Tubergen, F.A. van (Frank)" w:date="2023-08-22T09:25:00Z">
        <w:r w:rsidR="00EC266E" w:rsidRPr="003336F9" w:rsidDel="00144AF9">
          <w:rPr>
            <w:rFonts w:ascii="Times" w:hAnsi="Times"/>
          </w:rPr>
          <w:delText xml:space="preserve">In short, </w:delText>
        </w:r>
        <w:r w:rsidR="003E0C25" w:rsidDel="00144AF9">
          <w:rPr>
            <w:rFonts w:ascii="Times" w:hAnsi="Times"/>
          </w:rPr>
          <w:delText>there is no other s</w:delText>
        </w:r>
        <w:r w:rsidR="001D160D" w:rsidRPr="003336F9" w:rsidDel="00144AF9">
          <w:rPr>
            <w:rFonts w:ascii="Times" w:hAnsi="Times"/>
          </w:rPr>
          <w:delText>tructural characteristic</w:delText>
        </w:r>
        <w:r w:rsidR="003E0C25" w:rsidDel="00144AF9">
          <w:rPr>
            <w:rFonts w:ascii="Times" w:hAnsi="Times"/>
          </w:rPr>
          <w:delText xml:space="preserve"> of a</w:delText>
        </w:r>
      </w:del>
      <w:del w:id="314" w:author="Tubergen, F.A. van (Frank)" w:date="2023-08-22T09:28:00Z">
        <w:r w:rsidR="003E0C25" w:rsidDel="00FB7779">
          <w:rPr>
            <w:rFonts w:ascii="Times" w:hAnsi="Times"/>
          </w:rPr>
          <w:delText xml:space="preserve"> personal network that has gotten so much attention</w:delText>
        </w:r>
      </w:del>
      <w:ins w:id="315" w:author="Bas Hofstra" w:date="2023-07-25T15:29:00Z">
        <w:del w:id="316" w:author="Tubergen, F.A. van (Frank)" w:date="2023-08-22T09:28:00Z">
          <w:r w:rsidR="003D361D" w:rsidDel="00FB7779">
            <w:rPr>
              <w:rFonts w:ascii="Times" w:hAnsi="Times"/>
            </w:rPr>
            <w:delText xml:space="preserve"> as its size</w:delText>
          </w:r>
        </w:del>
      </w:ins>
      <w:del w:id="317" w:author="Tubergen, F.A. van (Frank)" w:date="2023-08-22T09:28:00Z">
        <w:r w:rsidR="00EC266E" w:rsidRPr="003336F9" w:rsidDel="00FB7779">
          <w:rPr>
            <w:rFonts w:ascii="Times" w:hAnsi="Times"/>
          </w:rPr>
          <w:delText>.</w:delText>
        </w:r>
        <w:r w:rsidR="00C05CDE" w:rsidRPr="003336F9" w:rsidDel="00FB7779">
          <w:rPr>
            <w:rFonts w:ascii="Times" w:hAnsi="Times"/>
          </w:rPr>
          <w:delText xml:space="preserve"> </w:delText>
        </w:r>
        <w:r w:rsidR="003E0C25" w:rsidDel="00FB7779">
          <w:rPr>
            <w:rFonts w:ascii="Times" w:hAnsi="Times"/>
          </w:rPr>
          <w:delText>Gurevitch (196</w:delText>
        </w:r>
        <w:r w:rsidR="00847473" w:rsidDel="00FB7779">
          <w:rPr>
            <w:rFonts w:ascii="Times" w:hAnsi="Times"/>
          </w:rPr>
          <w:delText>1</w:delText>
        </w:r>
        <w:r w:rsidR="003E0C25" w:rsidDel="00FB7779">
          <w:rPr>
            <w:rFonts w:ascii="Times" w:hAnsi="Times"/>
          </w:rPr>
          <w:delText>), who conducted one of t</w:delText>
        </w:r>
        <w:r w:rsidR="00231289" w:rsidDel="00FB7779">
          <w:rPr>
            <w:rFonts w:ascii="Times" w:hAnsi="Times"/>
          </w:rPr>
          <w:delText>h</w:delText>
        </w:r>
        <w:r w:rsidR="003E0C25" w:rsidDel="00FB7779">
          <w:rPr>
            <w:rFonts w:ascii="Times" w:hAnsi="Times"/>
          </w:rPr>
          <w:delText>e fir</w:delText>
        </w:r>
      </w:del>
      <w:ins w:id="318" w:author="Beate Volker" w:date="2023-08-02T16:35:00Z">
        <w:del w:id="319" w:author="Tubergen, F.A. van (Frank)" w:date="2023-08-22T09:28:00Z">
          <w:r w:rsidR="00D669F0" w:rsidDel="00FB7779">
            <w:rPr>
              <w:rFonts w:ascii="Times" w:hAnsi="Times"/>
            </w:rPr>
            <w:delText xml:space="preserve">st </w:delText>
          </w:r>
        </w:del>
      </w:ins>
      <w:del w:id="320" w:author="Tubergen, F.A. van (Frank)" w:date="2023-08-22T09:28:00Z">
        <w:r w:rsidR="003E0C25" w:rsidDel="00FB7779">
          <w:rPr>
            <w:rFonts w:ascii="Times" w:hAnsi="Times"/>
          </w:rPr>
          <w:delText>st (THE first?) stud</w:delText>
        </w:r>
        <w:r w:rsidR="00231289" w:rsidDel="00FB7779">
          <w:rPr>
            <w:rFonts w:ascii="Times" w:hAnsi="Times"/>
          </w:rPr>
          <w:delText>ies</w:delText>
        </w:r>
        <w:r w:rsidR="003E0C25" w:rsidDel="00FB7779">
          <w:rPr>
            <w:rFonts w:ascii="Times" w:hAnsi="Times"/>
          </w:rPr>
          <w:delText xml:space="preserve"> on the size of a person’s network, inquired into the size of a person’s total network and into the degree to which people meet the same or different others in a given time period. </w:delText>
        </w:r>
      </w:del>
      <w:ins w:id="321" w:author="Beate Volker" w:date="2023-08-02T16:44:00Z">
        <w:del w:id="322" w:author="Tubergen, F.A. van (Frank)" w:date="2023-08-22T09:28:00Z">
          <w:r w:rsidR="00351F47" w:rsidDel="00FB7779">
            <w:rPr>
              <w:rFonts w:ascii="Times" w:hAnsi="Times"/>
            </w:rPr>
            <w:delText>Lubbers, Molina and Valenzuele-Garcia</w:delText>
          </w:r>
        </w:del>
      </w:ins>
      <w:ins w:id="323" w:author="Beate Volker" w:date="2023-08-02T16:45:00Z">
        <w:del w:id="324" w:author="Tubergen, F.A. van (Frank)" w:date="2023-08-22T09:28:00Z">
          <w:r w:rsidR="00351F47" w:rsidDel="00FB7779">
            <w:rPr>
              <w:rFonts w:ascii="Times" w:hAnsi="Times"/>
            </w:rPr>
            <w:delText xml:space="preserve"> (2019) provide an overview of the handful of studies on the acquaintanship volume in personal networks and the method of delineation. </w:delText>
          </w:r>
        </w:del>
      </w:ins>
    </w:p>
    <w:p w14:paraId="270DDD16" w14:textId="65CE47A6" w:rsidR="008D3263" w:rsidDel="00FB7779" w:rsidRDefault="008D3263">
      <w:pPr>
        <w:spacing w:line="360" w:lineRule="auto"/>
        <w:jc w:val="both"/>
        <w:rPr>
          <w:ins w:id="325" w:author="Beate Volker" w:date="2023-08-02T16:46:00Z"/>
          <w:del w:id="326" w:author="Tubergen, F.A. van (Frank)" w:date="2023-08-22T09:28:00Z"/>
          <w:rFonts w:ascii="Times" w:hAnsi="Times"/>
        </w:rPr>
      </w:pPr>
    </w:p>
    <w:p w14:paraId="24CFDDF0" w14:textId="7F7C1E2F" w:rsidR="004B37F6" w:rsidRDefault="00B201A9">
      <w:pPr>
        <w:spacing w:line="360" w:lineRule="auto"/>
        <w:jc w:val="both"/>
        <w:rPr>
          <w:ins w:id="327" w:author="Tubergen, F.A. van (Frank)" w:date="2023-08-22T09:46:00Z"/>
          <w:rFonts w:ascii="Times" w:hAnsi="Times"/>
        </w:rPr>
      </w:pPr>
      <w:ins w:id="328" w:author="Beate Volker" w:date="2023-08-02T16:37:00Z">
        <w:r>
          <w:rPr>
            <w:rFonts w:ascii="Times" w:hAnsi="Times"/>
          </w:rPr>
          <w:t xml:space="preserve">Most </w:t>
        </w:r>
      </w:ins>
      <w:ins w:id="329" w:author="Beate Volker" w:date="2023-08-02T16:46:00Z">
        <w:del w:id="330" w:author="Tubergen, F.A. van (Frank)" w:date="2023-08-22T09:50:00Z">
          <w:r w:rsidR="008D3263" w:rsidDel="00AF5178">
            <w:rPr>
              <w:rFonts w:ascii="Times" w:hAnsi="Times"/>
            </w:rPr>
            <w:delText>network</w:delText>
          </w:r>
        </w:del>
      </w:ins>
      <w:ins w:id="331" w:author="Tubergen, F.A. van (Frank)" w:date="2023-08-22T09:50:00Z">
        <w:r w:rsidR="00AF5178">
          <w:rPr>
            <w:rFonts w:ascii="Times" w:hAnsi="Times"/>
          </w:rPr>
          <w:t>of these</w:t>
        </w:r>
      </w:ins>
      <w:ins w:id="332" w:author="Beate Volker" w:date="2023-08-02T16:46:00Z">
        <w:r w:rsidR="008D3263">
          <w:rPr>
            <w:rFonts w:ascii="Times" w:hAnsi="Times"/>
          </w:rPr>
          <w:t xml:space="preserve"> </w:t>
        </w:r>
      </w:ins>
      <w:del w:id="333" w:author="Beate Volker" w:date="2023-08-02T16:37:00Z">
        <w:r w:rsidR="003E0C25" w:rsidDel="00E81DCE">
          <w:rPr>
            <w:rFonts w:ascii="Times" w:hAnsi="Times"/>
          </w:rPr>
          <w:delText>Later stu</w:delText>
        </w:r>
      </w:del>
      <w:ins w:id="334" w:author="Beate Volker" w:date="2023-08-02T16:37:00Z">
        <w:r w:rsidR="00E81DCE">
          <w:rPr>
            <w:rFonts w:ascii="Times" w:hAnsi="Times"/>
          </w:rPr>
          <w:t>stu</w:t>
        </w:r>
      </w:ins>
      <w:r w:rsidR="003E0C25">
        <w:rPr>
          <w:rFonts w:ascii="Times" w:hAnsi="Times"/>
        </w:rPr>
        <w:t xml:space="preserve">dies, however, were </w:t>
      </w:r>
      <w:del w:id="335" w:author="Beate Volker" w:date="2023-08-02T16:37:00Z">
        <w:r w:rsidR="003E0C25" w:rsidDel="00E81DCE">
          <w:rPr>
            <w:rFonts w:ascii="Times" w:hAnsi="Times"/>
          </w:rPr>
          <w:delText xml:space="preserve">more </w:delText>
        </w:r>
      </w:del>
      <w:r w:rsidR="003E0C25">
        <w:rPr>
          <w:rFonts w:ascii="Times" w:hAnsi="Times"/>
        </w:rPr>
        <w:t xml:space="preserve">directed to the </w:t>
      </w:r>
      <w:del w:id="336" w:author="Beate Volker" w:date="2023-08-02T16:37:00Z">
        <w:r w:rsidR="003E0C25" w:rsidDel="00E81DCE">
          <w:rPr>
            <w:rFonts w:ascii="Times" w:hAnsi="Times"/>
          </w:rPr>
          <w:delText>core</w:delText>
        </w:r>
      </w:del>
      <w:ins w:id="337" w:author="Beate Volker" w:date="2023-08-02T16:37:00Z">
        <w:r w:rsidR="00E81DCE">
          <w:rPr>
            <w:rFonts w:ascii="Times" w:hAnsi="Times"/>
          </w:rPr>
          <w:t xml:space="preserve">stronger </w:t>
        </w:r>
      </w:ins>
      <w:ins w:id="338" w:author="Beate Volker" w:date="2023-08-02T16:38:00Z">
        <w:r w:rsidR="00E81DCE">
          <w:rPr>
            <w:rFonts w:ascii="Times" w:hAnsi="Times"/>
          </w:rPr>
          <w:t>part of a person’s network</w:t>
        </w:r>
      </w:ins>
      <w:ins w:id="339" w:author="Tubergen, F.A. van (Frank)" w:date="2023-08-22T09:35:00Z">
        <w:r w:rsidR="004C1661">
          <w:rPr>
            <w:rFonts w:ascii="Times" w:hAnsi="Times"/>
          </w:rPr>
          <w:t xml:space="preserve">. </w:t>
        </w:r>
        <w:r w:rsidR="004B37F6">
          <w:rPr>
            <w:rFonts w:ascii="Times" w:hAnsi="Times"/>
          </w:rPr>
          <w:t xml:space="preserve">In particular, </w:t>
        </w:r>
      </w:ins>
      <w:ins w:id="340" w:author="Tubergen, F.A. van (Frank)" w:date="2023-08-22T09:36:00Z">
        <w:r w:rsidR="004B37F6">
          <w:rPr>
            <w:rFonts w:ascii="Times" w:hAnsi="Times"/>
          </w:rPr>
          <w:lastRenderedPageBreak/>
          <w:t xml:space="preserve">scholars have examined the </w:t>
        </w:r>
      </w:ins>
      <w:ins w:id="341" w:author="Beate Volker" w:date="2023-08-02T16:38:00Z">
        <w:del w:id="342" w:author="Tubergen, F.A. van (Frank)" w:date="2023-08-22T09:36:00Z">
          <w:r w:rsidR="00E81DCE" w:rsidDel="004B37F6">
            <w:rPr>
              <w:rFonts w:ascii="Times" w:hAnsi="Times"/>
            </w:rPr>
            <w:delText xml:space="preserve">, e.g. the </w:delText>
          </w:r>
        </w:del>
      </w:ins>
      <w:ins w:id="343" w:author="Tubergen, F.A. van (Frank)" w:date="2023-08-22T09:36:00Z">
        <w:r w:rsidR="004B37F6">
          <w:rPr>
            <w:rFonts w:ascii="Times" w:hAnsi="Times"/>
          </w:rPr>
          <w:t>‘</w:t>
        </w:r>
      </w:ins>
      <w:ins w:id="344" w:author="Beate Volker" w:date="2023-08-02T16:38:00Z">
        <w:r w:rsidR="00E81DCE">
          <w:rPr>
            <w:rFonts w:ascii="Times" w:hAnsi="Times"/>
          </w:rPr>
          <w:t xml:space="preserve">core </w:t>
        </w:r>
      </w:ins>
      <w:del w:id="345" w:author="Beate Volker" w:date="2023-08-02T16:38:00Z">
        <w:r w:rsidR="003E0C25" w:rsidDel="00E81DCE">
          <w:rPr>
            <w:rFonts w:ascii="Times" w:hAnsi="Times"/>
          </w:rPr>
          <w:delText xml:space="preserve"> </w:delText>
        </w:r>
      </w:del>
      <w:r w:rsidR="003E0C25">
        <w:rPr>
          <w:rFonts w:ascii="Times" w:hAnsi="Times"/>
        </w:rPr>
        <w:t>discussion networks</w:t>
      </w:r>
      <w:ins w:id="346" w:author="Tubergen, F.A. van (Frank)" w:date="2023-08-22T09:36:00Z">
        <w:r w:rsidR="004B37F6">
          <w:rPr>
            <w:rFonts w:ascii="Times" w:hAnsi="Times"/>
          </w:rPr>
          <w:t>’</w:t>
        </w:r>
      </w:ins>
      <w:r w:rsidR="003E0C25">
        <w:rPr>
          <w:rFonts w:ascii="Times" w:hAnsi="Times"/>
        </w:rPr>
        <w:t xml:space="preserve"> of </w:t>
      </w:r>
      <w:ins w:id="347" w:author="Beate Volker" w:date="2023-08-02T16:38:00Z">
        <w:r w:rsidR="00E81DCE">
          <w:rPr>
            <w:rFonts w:ascii="Times" w:hAnsi="Times"/>
          </w:rPr>
          <w:t>individuals</w:t>
        </w:r>
      </w:ins>
      <w:ins w:id="348" w:author="Tubergen, F.A. van (Frank)" w:date="2023-08-22T09:38:00Z">
        <w:r w:rsidR="00C62B04">
          <w:rPr>
            <w:rFonts w:ascii="Times" w:hAnsi="Times"/>
          </w:rPr>
          <w:t xml:space="preserve">, which </w:t>
        </w:r>
        <w:r w:rsidR="00875732">
          <w:rPr>
            <w:rFonts w:ascii="Times" w:hAnsi="Times"/>
          </w:rPr>
          <w:t xml:space="preserve">captures the number of </w:t>
        </w:r>
      </w:ins>
      <w:ins w:id="349" w:author="Tubergen, F.A. van (Frank)" w:date="2023-08-22T09:39:00Z">
        <w:r w:rsidR="0023614C">
          <w:rPr>
            <w:rFonts w:ascii="Times" w:hAnsi="Times"/>
          </w:rPr>
          <w:t>alters</w:t>
        </w:r>
      </w:ins>
      <w:ins w:id="350" w:author="Tubergen, F.A. van (Frank)" w:date="2023-08-22T09:38:00Z">
        <w:r w:rsidR="00875732">
          <w:rPr>
            <w:rFonts w:ascii="Times" w:hAnsi="Times"/>
          </w:rPr>
          <w:t xml:space="preserve"> </w:t>
        </w:r>
      </w:ins>
      <w:ins w:id="351" w:author="Tubergen, F.A. van (Frank)" w:date="2023-08-22T09:39:00Z">
        <w:r w:rsidR="0023614C">
          <w:rPr>
            <w:rFonts w:ascii="Times" w:hAnsi="Times"/>
          </w:rPr>
          <w:t>to</w:t>
        </w:r>
      </w:ins>
      <w:ins w:id="352" w:author="Tubergen, F.A. van (Frank)" w:date="2023-08-22T09:38:00Z">
        <w:r w:rsidR="00875732">
          <w:rPr>
            <w:rFonts w:ascii="Times" w:hAnsi="Times"/>
          </w:rPr>
          <w:t xml:space="preserve"> whom</w:t>
        </w:r>
      </w:ins>
      <w:ins w:id="353" w:author="Tubergen, F.A. van (Frank)" w:date="2023-08-22T09:39:00Z">
        <w:r w:rsidR="0023614C">
          <w:rPr>
            <w:rFonts w:ascii="Times" w:hAnsi="Times"/>
          </w:rPr>
          <w:t xml:space="preserve"> people turn to discuss </w:t>
        </w:r>
        <w:r w:rsidR="001C19C3">
          <w:rPr>
            <w:rFonts w:ascii="Times" w:hAnsi="Times"/>
          </w:rPr>
          <w:t>important matters</w:t>
        </w:r>
      </w:ins>
      <w:ins w:id="354" w:author="Tubergen, F.A. van (Frank)" w:date="2023-08-22T09:38:00Z">
        <w:r w:rsidR="00875732">
          <w:rPr>
            <w:rFonts w:ascii="Times" w:hAnsi="Times"/>
          </w:rPr>
          <w:t xml:space="preserve"> </w:t>
        </w:r>
      </w:ins>
      <w:ins w:id="355" w:author="Beate Volker" w:date="2023-08-02T16:38:00Z">
        <w:del w:id="356" w:author="Tubergen, F.A. van (Frank)" w:date="2023-08-22T09:39:00Z">
          <w:r w:rsidR="00E81DCE" w:rsidDel="001C19C3">
            <w:rPr>
              <w:rFonts w:ascii="Times" w:hAnsi="Times"/>
            </w:rPr>
            <w:delText xml:space="preserve"> </w:delText>
          </w:r>
        </w:del>
      </w:ins>
      <w:ins w:id="357" w:author="Tubergen, F.A. van (Frank)" w:date="2023-08-22T09:36:00Z">
        <w:r w:rsidR="004B37F6">
          <w:rPr>
            <w:rFonts w:ascii="Times" w:hAnsi="Times"/>
          </w:rPr>
          <w:t>(</w:t>
        </w:r>
        <w:commentRangeStart w:id="358"/>
        <w:r w:rsidR="004B37F6">
          <w:rPr>
            <w:rFonts w:ascii="Times" w:hAnsi="Times"/>
          </w:rPr>
          <w:t>REF</w:t>
        </w:r>
      </w:ins>
      <w:commentRangeEnd w:id="358"/>
      <w:ins w:id="359" w:author="Tubergen, F.A. van (Frank)" w:date="2023-08-22T09:46:00Z">
        <w:r w:rsidR="00D2242E">
          <w:rPr>
            <w:rStyle w:val="CommentReference"/>
            <w:rFonts w:eastAsiaTheme="minorHAnsi" w:cstheme="minorBidi"/>
            <w:lang w:eastAsia="nl-NL"/>
          </w:rPr>
          <w:commentReference w:id="358"/>
        </w:r>
      </w:ins>
      <w:ins w:id="360" w:author="Tubergen, F.A. van (Frank)" w:date="2023-08-22T09:36:00Z">
        <w:r w:rsidR="004B37F6">
          <w:rPr>
            <w:rFonts w:ascii="Times" w:hAnsi="Times"/>
          </w:rPr>
          <w:t xml:space="preserve">). </w:t>
        </w:r>
      </w:ins>
      <w:ins w:id="361" w:author="Tubergen, F.A. van (Frank)" w:date="2023-08-22T09:52:00Z">
        <w:r w:rsidR="00945A64">
          <w:rPr>
            <w:rFonts w:ascii="Times" w:hAnsi="Times"/>
          </w:rPr>
          <w:t xml:space="preserve">Relatedly, </w:t>
        </w:r>
      </w:ins>
      <w:ins w:id="362" w:author="Tubergen, F.A. van (Frank)" w:date="2023-08-22T09:53:00Z">
        <w:r w:rsidR="00FD4A2F">
          <w:rPr>
            <w:rFonts w:ascii="Times" w:hAnsi="Times"/>
          </w:rPr>
          <w:t xml:space="preserve">research has been done on people’s </w:t>
        </w:r>
        <w:r w:rsidR="0074059F">
          <w:rPr>
            <w:rFonts w:ascii="Times" w:hAnsi="Times"/>
          </w:rPr>
          <w:t>‘sympath</w:t>
        </w:r>
      </w:ins>
      <w:ins w:id="363" w:author="Tubergen, F.A. van (Frank)" w:date="2023-08-22T09:54:00Z">
        <w:r w:rsidR="003F6066">
          <w:rPr>
            <w:rFonts w:ascii="Times" w:hAnsi="Times"/>
          </w:rPr>
          <w:t>y’ and ‘</w:t>
        </w:r>
        <w:r w:rsidR="00BB14D2">
          <w:rPr>
            <w:rFonts w:ascii="Times" w:hAnsi="Times"/>
          </w:rPr>
          <w:t xml:space="preserve">affinity’ network, which reflects people’s </w:t>
        </w:r>
      </w:ins>
      <w:ins w:id="364" w:author="Tubergen, F.A. van (Frank)" w:date="2023-08-22T09:55:00Z">
        <w:r w:rsidR="006B2A21">
          <w:rPr>
            <w:rFonts w:ascii="Times" w:hAnsi="Times"/>
          </w:rPr>
          <w:t>strong tie network beyond the inner core (</w:t>
        </w:r>
        <w:commentRangeStart w:id="365"/>
        <w:r w:rsidR="006B2A21">
          <w:rPr>
            <w:rFonts w:ascii="Times" w:hAnsi="Times"/>
          </w:rPr>
          <w:t>REF</w:t>
        </w:r>
      </w:ins>
      <w:commentRangeEnd w:id="365"/>
      <w:ins w:id="366" w:author="Tubergen, F.A. van (Frank)" w:date="2023-08-22T09:56:00Z">
        <w:r w:rsidR="003D28E5">
          <w:rPr>
            <w:rStyle w:val="CommentReference"/>
            <w:rFonts w:eastAsiaTheme="minorHAnsi" w:cstheme="minorBidi"/>
            <w:lang w:eastAsia="nl-NL"/>
          </w:rPr>
          <w:commentReference w:id="365"/>
        </w:r>
      </w:ins>
      <w:ins w:id="367" w:author="Tubergen, F.A. van (Frank)" w:date="2023-08-22T09:55:00Z">
        <w:r w:rsidR="006B2A21">
          <w:rPr>
            <w:rFonts w:ascii="Times" w:hAnsi="Times"/>
          </w:rPr>
          <w:t xml:space="preserve">). </w:t>
        </w:r>
      </w:ins>
      <w:ins w:id="368" w:author="Tubergen, F.A. van (Frank)" w:date="2023-08-22T09:46:00Z">
        <w:r w:rsidR="00294474">
          <w:rPr>
            <w:rFonts w:ascii="Times" w:hAnsi="Times"/>
          </w:rPr>
          <w:t xml:space="preserve">Prior work studied how the size of </w:t>
        </w:r>
      </w:ins>
      <w:ins w:id="369" w:author="Tubergen, F.A. van (Frank)" w:date="2023-08-22T09:56:00Z">
        <w:r w:rsidR="003D28E5">
          <w:rPr>
            <w:rFonts w:ascii="Times" w:hAnsi="Times"/>
          </w:rPr>
          <w:t xml:space="preserve">these </w:t>
        </w:r>
      </w:ins>
      <w:ins w:id="370" w:author="Tubergen, F.A. van (Frank)" w:date="2023-08-22T09:57:00Z">
        <w:r w:rsidR="003D28E5">
          <w:rPr>
            <w:rFonts w:ascii="Times" w:hAnsi="Times"/>
          </w:rPr>
          <w:t>strong</w:t>
        </w:r>
      </w:ins>
      <w:ins w:id="371" w:author="Tubergen, F.A. van (Frank)" w:date="2023-08-22T10:00:00Z">
        <w:r w:rsidR="005F09B9">
          <w:rPr>
            <w:rFonts w:ascii="Times" w:hAnsi="Times"/>
          </w:rPr>
          <w:t>-tie</w:t>
        </w:r>
      </w:ins>
      <w:ins w:id="372" w:author="Tubergen, F.A. van (Frank)" w:date="2023-08-22T09:46:00Z">
        <w:r w:rsidR="00294474">
          <w:rPr>
            <w:rFonts w:ascii="Times" w:hAnsi="Times"/>
          </w:rPr>
          <w:t xml:space="preserve"> networks changed over time (</w:t>
        </w:r>
        <w:commentRangeStart w:id="373"/>
        <w:r w:rsidR="00294474">
          <w:rPr>
            <w:rFonts w:ascii="Times" w:hAnsi="Times"/>
          </w:rPr>
          <w:t>REF</w:t>
        </w:r>
      </w:ins>
      <w:commentRangeEnd w:id="373"/>
      <w:ins w:id="374" w:author="Tubergen, F.A. van (Frank)" w:date="2023-08-22T09:48:00Z">
        <w:r w:rsidR="00E7378A">
          <w:rPr>
            <w:rStyle w:val="CommentReference"/>
            <w:rFonts w:eastAsiaTheme="minorHAnsi" w:cstheme="minorBidi"/>
            <w:lang w:eastAsia="nl-NL"/>
          </w:rPr>
          <w:commentReference w:id="373"/>
        </w:r>
      </w:ins>
      <w:ins w:id="375" w:author="Tubergen, F.A. van (Frank)" w:date="2023-08-22T09:46:00Z">
        <w:r w:rsidR="00294474">
          <w:rPr>
            <w:rFonts w:ascii="Times" w:hAnsi="Times"/>
          </w:rPr>
          <w:t>)</w:t>
        </w:r>
      </w:ins>
      <w:ins w:id="376" w:author="Tubergen, F.A. van (Frank)" w:date="2023-08-22T09:48:00Z">
        <w:r w:rsidR="00102DE9">
          <w:rPr>
            <w:rFonts w:ascii="Times" w:hAnsi="Times"/>
          </w:rPr>
          <w:t xml:space="preserve">, and how </w:t>
        </w:r>
        <w:r w:rsidR="00575157">
          <w:rPr>
            <w:rFonts w:ascii="Times" w:hAnsi="Times"/>
          </w:rPr>
          <w:t xml:space="preserve">the </w:t>
        </w:r>
      </w:ins>
      <w:ins w:id="377" w:author="Tubergen, F.A. van (Frank)" w:date="2023-08-22T09:49:00Z">
        <w:r w:rsidR="00575157">
          <w:rPr>
            <w:rFonts w:ascii="Times" w:hAnsi="Times"/>
          </w:rPr>
          <w:t xml:space="preserve">size of the </w:t>
        </w:r>
      </w:ins>
      <w:ins w:id="378" w:author="Tubergen, F.A. van (Frank)" w:date="2023-08-22T09:57:00Z">
        <w:r w:rsidR="003D28E5">
          <w:rPr>
            <w:rFonts w:ascii="Times" w:hAnsi="Times"/>
          </w:rPr>
          <w:t>strong</w:t>
        </w:r>
      </w:ins>
      <w:ins w:id="379" w:author="Tubergen, F.A. van (Frank)" w:date="2023-08-22T10:00:00Z">
        <w:r w:rsidR="005F09B9">
          <w:rPr>
            <w:rFonts w:ascii="Times" w:hAnsi="Times"/>
          </w:rPr>
          <w:t>-tie</w:t>
        </w:r>
      </w:ins>
      <w:ins w:id="380" w:author="Tubergen, F.A. van (Frank)" w:date="2023-08-22T09:49:00Z">
        <w:r w:rsidR="00575157">
          <w:rPr>
            <w:rFonts w:ascii="Times" w:hAnsi="Times"/>
          </w:rPr>
          <w:t xml:space="preserve"> network</w:t>
        </w:r>
      </w:ins>
      <w:ins w:id="381" w:author="Tubergen, F.A. van (Frank)" w:date="2023-08-22T09:57:00Z">
        <w:r w:rsidR="003D28E5">
          <w:rPr>
            <w:rFonts w:ascii="Times" w:hAnsi="Times"/>
          </w:rPr>
          <w:t>s</w:t>
        </w:r>
      </w:ins>
      <w:ins w:id="382" w:author="Tubergen, F.A. van (Frank)" w:date="2023-08-22T09:49:00Z">
        <w:r w:rsidR="00575157">
          <w:rPr>
            <w:rFonts w:ascii="Times" w:hAnsi="Times"/>
          </w:rPr>
          <w:t xml:space="preserve"> varies across social groups</w:t>
        </w:r>
      </w:ins>
      <w:ins w:id="383" w:author="Tubergen, F.A. van (Frank)" w:date="2023-08-22T09:50:00Z">
        <w:r w:rsidR="00285852">
          <w:rPr>
            <w:rFonts w:ascii="Times" w:hAnsi="Times"/>
          </w:rPr>
          <w:t xml:space="preserve">, such as </w:t>
        </w:r>
        <w:r w:rsidR="004C37E2">
          <w:rPr>
            <w:rFonts w:ascii="Times" w:hAnsi="Times"/>
          </w:rPr>
          <w:t>gender, ag</w:t>
        </w:r>
      </w:ins>
      <w:ins w:id="384" w:author="Tubergen, F.A. van (Frank)" w:date="2023-08-22T09:51:00Z">
        <w:r w:rsidR="004C37E2">
          <w:rPr>
            <w:rFonts w:ascii="Times" w:hAnsi="Times"/>
          </w:rPr>
          <w:t xml:space="preserve">e, </w:t>
        </w:r>
      </w:ins>
      <w:ins w:id="385" w:author="Tubergen, F.A. van (Frank)" w:date="2023-08-22T09:50:00Z">
        <w:r w:rsidR="004C37E2">
          <w:rPr>
            <w:rFonts w:ascii="Times" w:hAnsi="Times"/>
          </w:rPr>
          <w:t>race and ethnicity</w:t>
        </w:r>
      </w:ins>
      <w:ins w:id="386" w:author="Tubergen, F.A. van (Frank)" w:date="2023-08-22T09:51:00Z">
        <w:r w:rsidR="004C37E2">
          <w:rPr>
            <w:rFonts w:ascii="Times" w:hAnsi="Times"/>
          </w:rPr>
          <w:t xml:space="preserve"> (</w:t>
        </w:r>
        <w:commentRangeStart w:id="387"/>
        <w:r w:rsidR="004C37E2">
          <w:rPr>
            <w:rFonts w:ascii="Times" w:hAnsi="Times"/>
          </w:rPr>
          <w:t>REF</w:t>
        </w:r>
      </w:ins>
      <w:commentRangeEnd w:id="387"/>
      <w:ins w:id="388" w:author="Tubergen, F.A. van (Frank)" w:date="2023-08-22T09:58:00Z">
        <w:r w:rsidR="009D1C2A">
          <w:rPr>
            <w:rStyle w:val="CommentReference"/>
            <w:rFonts w:eastAsiaTheme="minorHAnsi" w:cstheme="minorBidi"/>
            <w:lang w:eastAsia="nl-NL"/>
          </w:rPr>
          <w:commentReference w:id="387"/>
        </w:r>
      </w:ins>
      <w:ins w:id="389" w:author="Tubergen, F.A. van (Frank)" w:date="2023-08-22T09:51:00Z">
        <w:r w:rsidR="004C37E2">
          <w:rPr>
            <w:rFonts w:ascii="Times" w:hAnsi="Times"/>
          </w:rPr>
          <w:t>)</w:t>
        </w:r>
      </w:ins>
      <w:ins w:id="390" w:author="Tubergen, F.A. van (Frank)" w:date="2023-08-22T09:50:00Z">
        <w:r w:rsidR="004C37E2">
          <w:rPr>
            <w:rFonts w:ascii="Times" w:hAnsi="Times"/>
          </w:rPr>
          <w:t xml:space="preserve">. </w:t>
        </w:r>
      </w:ins>
      <w:ins w:id="391" w:author="Tubergen, F.A. van (Frank)" w:date="2023-08-22T09:49:00Z">
        <w:r w:rsidR="00575157">
          <w:rPr>
            <w:rFonts w:ascii="Times" w:hAnsi="Times"/>
          </w:rPr>
          <w:t xml:space="preserve"> </w:t>
        </w:r>
      </w:ins>
    </w:p>
    <w:p w14:paraId="376006A2" w14:textId="77777777" w:rsidR="00D2242E" w:rsidRDefault="00D2242E">
      <w:pPr>
        <w:spacing w:line="360" w:lineRule="auto"/>
        <w:jc w:val="both"/>
        <w:rPr>
          <w:ins w:id="392" w:author="Tubergen, F.A. van (Frank)" w:date="2023-08-22T10:51:00Z"/>
          <w:rFonts w:ascii="Times" w:hAnsi="Times"/>
        </w:rPr>
      </w:pPr>
    </w:p>
    <w:p w14:paraId="2CCA8FC1" w14:textId="7001BBE4" w:rsidR="00231289" w:rsidDel="000650BF" w:rsidRDefault="003E0C25">
      <w:pPr>
        <w:spacing w:line="360" w:lineRule="auto"/>
        <w:jc w:val="both"/>
        <w:rPr>
          <w:del w:id="393" w:author="Tubergen, F.A. van (Frank)" w:date="2023-08-22T10:29:00Z"/>
          <w:rFonts w:ascii="Times" w:hAnsi="Times"/>
        </w:rPr>
        <w:pPrChange w:id="394" w:author="Bas Hofstra" w:date="2023-07-25T15:34:00Z">
          <w:pPr>
            <w:spacing w:line="276" w:lineRule="auto"/>
            <w:jc w:val="both"/>
          </w:pPr>
        </w:pPrChange>
      </w:pPr>
      <w:del w:id="395" w:author="Tubergen, F.A. van (Frank)" w:date="2023-08-22T09:51:00Z">
        <w:r w:rsidDel="00F971B3">
          <w:rPr>
            <w:rFonts w:ascii="Times" w:hAnsi="Times"/>
          </w:rPr>
          <w:delText>people, i.e.</w:delText>
        </w:r>
        <w:r w:rsidR="00173AA5" w:rsidDel="00F971B3">
          <w:rPr>
            <w:rFonts w:ascii="Times" w:hAnsi="Times"/>
          </w:rPr>
          <w:delText>,</w:delText>
        </w:r>
        <w:r w:rsidDel="00F971B3">
          <w:rPr>
            <w:rFonts w:ascii="Times" w:hAnsi="Times"/>
          </w:rPr>
          <w:delText xml:space="preserve"> the relations representing the stronger part of someone’s networks</w:delText>
        </w:r>
      </w:del>
      <w:del w:id="396" w:author="Tubergen, F.A. van (Frank)" w:date="2023-08-22T09:36:00Z">
        <w:r w:rsidDel="004B37F6">
          <w:rPr>
            <w:rFonts w:ascii="Times" w:hAnsi="Times"/>
          </w:rPr>
          <w:delText xml:space="preserve"> </w:delText>
        </w:r>
      </w:del>
      <w:del w:id="397" w:author="Tubergen, F.A. van (Frank)" w:date="2023-08-22T09:51:00Z">
        <w:r w:rsidDel="004C37E2">
          <w:rPr>
            <w:rFonts w:ascii="Times" w:hAnsi="Times"/>
          </w:rPr>
          <w:delText xml:space="preserve">(see the studies by </w:delText>
        </w:r>
      </w:del>
      <w:ins w:id="398" w:author="Beate Volker" w:date="2023-08-02T16:38:00Z">
        <w:del w:id="399" w:author="Tubergen, F.A. van (Frank)" w:date="2023-08-22T09:51:00Z">
          <w:r w:rsidR="00E81DCE" w:rsidRPr="00E81DCE" w:rsidDel="004C37E2">
            <w:rPr>
              <w:rFonts w:ascii="Times" w:hAnsi="Times"/>
              <w:highlight w:val="yellow"/>
              <w:rPrChange w:id="400" w:author="Beate Volker" w:date="2023-08-02T16:38:00Z">
                <w:rPr>
                  <w:rFonts w:ascii="Times" w:hAnsi="Times"/>
                </w:rPr>
              </w:rPrChange>
            </w:rPr>
            <w:delText xml:space="preserve">Marsden 1987, </w:delText>
          </w:r>
        </w:del>
      </w:ins>
      <w:del w:id="401" w:author="Tubergen, F.A. van (Frank)" w:date="2023-08-22T09:51:00Z">
        <w:r w:rsidRPr="00E81DCE" w:rsidDel="004C37E2">
          <w:rPr>
            <w:rFonts w:ascii="Times" w:hAnsi="Times"/>
            <w:highlight w:val="yellow"/>
            <w:rPrChange w:id="402" w:author="Beate Volker" w:date="2023-08-02T16:38:00Z">
              <w:rPr>
                <w:rFonts w:ascii="Times" w:hAnsi="Times"/>
              </w:rPr>
            </w:rPrChange>
          </w:rPr>
          <w:delText>McPherson, Paid and</w:delText>
        </w:r>
        <w:r w:rsidDel="004C37E2">
          <w:rPr>
            <w:rFonts w:ascii="Times" w:hAnsi="Times"/>
          </w:rPr>
          <w:delText xml:space="preserve"> many other</w:delText>
        </w:r>
      </w:del>
      <w:ins w:id="403" w:author="Beate Volker" w:date="2023-08-04T13:22:00Z">
        <w:del w:id="404" w:author="Tubergen, F.A. van (Frank)" w:date="2023-08-22T09:51:00Z">
          <w:r w:rsidR="005426ED" w:rsidDel="004C37E2">
            <w:rPr>
              <w:rFonts w:ascii="Times" w:hAnsi="Times"/>
            </w:rPr>
            <w:delText>s</w:delText>
          </w:r>
        </w:del>
      </w:ins>
      <w:del w:id="405" w:author="Tubergen, F.A. van (Frank)" w:date="2023-08-22T09:51:00Z">
        <w:r w:rsidDel="004C37E2">
          <w:rPr>
            <w:rFonts w:ascii="Times" w:hAnsi="Times"/>
          </w:rPr>
          <w:delText xml:space="preserve">s). </w:delText>
        </w:r>
        <w:r w:rsidR="00DB6ABE" w:rsidDel="00F971B3">
          <w:rPr>
            <w:rFonts w:ascii="Times" w:hAnsi="Times"/>
          </w:rPr>
          <w:delText xml:space="preserve">These studies led to valuable insights about characteristics of an individual that determined the size of the </w:delText>
        </w:r>
      </w:del>
      <w:ins w:id="406" w:author="Beate Volker" w:date="2023-08-02T16:39:00Z">
        <w:del w:id="407" w:author="Tubergen, F.A. van (Frank)" w:date="2023-08-22T09:51:00Z">
          <w:r w:rsidR="00E81DCE" w:rsidDel="00F971B3">
            <w:rPr>
              <w:rFonts w:ascii="Times" w:hAnsi="Times"/>
            </w:rPr>
            <w:delText xml:space="preserve">such </w:delText>
          </w:r>
        </w:del>
      </w:ins>
      <w:del w:id="408" w:author="Tubergen, F.A. van (Frank)" w:date="2023-08-22T09:51:00Z">
        <w:r w:rsidR="00DB6ABE" w:rsidDel="00F971B3">
          <w:rPr>
            <w:rFonts w:ascii="Times" w:hAnsi="Times"/>
          </w:rPr>
          <w:delText>core network</w:delText>
        </w:r>
      </w:del>
      <w:ins w:id="409" w:author="Beate Volker" w:date="2023-08-02T16:39:00Z">
        <w:del w:id="410" w:author="Tubergen, F.A. van (Frank)" w:date="2023-08-22T09:51:00Z">
          <w:r w:rsidR="00E81DCE" w:rsidDel="00F971B3">
            <w:rPr>
              <w:rFonts w:ascii="Times" w:hAnsi="Times"/>
            </w:rPr>
            <w:delText>s</w:delText>
          </w:r>
        </w:del>
      </w:ins>
      <w:del w:id="411" w:author="Tubergen, F.A. van (Frank)" w:date="2023-08-22T09:51:00Z">
        <w:r w:rsidR="00E20B7E" w:rsidDel="00F971B3">
          <w:rPr>
            <w:rFonts w:ascii="Times" w:hAnsi="Times"/>
          </w:rPr>
          <w:delText>, i.e. age, sex, education and ethnic</w:delText>
        </w:r>
      </w:del>
      <w:del w:id="412" w:author="Tubergen, F.A. van (Frank)" w:date="2023-06-16T09:20:00Z">
        <w:r w:rsidR="00E20B7E" w:rsidDel="0030627F">
          <w:rPr>
            <w:rFonts w:ascii="Times" w:hAnsi="Times"/>
          </w:rPr>
          <w:delText>al</w:delText>
        </w:r>
      </w:del>
      <w:del w:id="413" w:author="Tubergen, F.A. van (Frank)" w:date="2023-08-22T09:51:00Z">
        <w:r w:rsidR="00E20B7E" w:rsidDel="00F971B3">
          <w:rPr>
            <w:rFonts w:ascii="Times" w:hAnsi="Times"/>
          </w:rPr>
          <w:delText xml:space="preserve"> background.</w:delText>
        </w:r>
        <w:r w:rsidR="00231289" w:rsidDel="00F971B3">
          <w:rPr>
            <w:rFonts w:ascii="Times" w:hAnsi="Times"/>
          </w:rPr>
          <w:delText xml:space="preserve"> </w:delText>
        </w:r>
      </w:del>
      <w:ins w:id="414" w:author="Beate Volker" w:date="2023-08-02T16:46:00Z">
        <w:del w:id="415" w:author="Tubergen, F.A. van (Frank)" w:date="2023-08-22T09:51:00Z">
          <w:r w:rsidR="008D3263" w:rsidDel="00F971B3">
            <w:rPr>
              <w:rFonts w:ascii="Times" w:hAnsi="Times"/>
            </w:rPr>
            <w:delText>Hence</w:delText>
          </w:r>
        </w:del>
        <w:del w:id="416" w:author="Tubergen, F.A. van (Frank)" w:date="2023-08-22T10:29:00Z">
          <w:r w:rsidR="008D3263" w:rsidDel="000650BF">
            <w:rPr>
              <w:rFonts w:ascii="Times" w:hAnsi="Times"/>
            </w:rPr>
            <w:delText xml:space="preserve">, </w:delText>
          </w:r>
        </w:del>
      </w:ins>
    </w:p>
    <w:p w14:paraId="3A5A6D5C" w14:textId="0D920847" w:rsidR="00231289" w:rsidRPr="003336F9" w:rsidDel="000650BF" w:rsidRDefault="00231289">
      <w:pPr>
        <w:spacing w:line="360" w:lineRule="auto"/>
        <w:jc w:val="both"/>
        <w:rPr>
          <w:del w:id="417" w:author="Tubergen, F.A. van (Frank)" w:date="2023-08-22T10:29:00Z"/>
          <w:rFonts w:ascii="Times" w:hAnsi="Times"/>
        </w:rPr>
        <w:pPrChange w:id="418" w:author="Bas Hofstra" w:date="2023-07-25T15:34:00Z">
          <w:pPr>
            <w:spacing w:line="276" w:lineRule="auto"/>
            <w:jc w:val="both"/>
          </w:pPr>
        </w:pPrChange>
      </w:pPr>
    </w:p>
    <w:p w14:paraId="574C973A" w14:textId="1C5EB0D2" w:rsidR="00DA0D05" w:rsidRDefault="002B390C">
      <w:pPr>
        <w:spacing w:line="360" w:lineRule="auto"/>
        <w:jc w:val="both"/>
        <w:rPr>
          <w:ins w:id="419" w:author="Tubergen, F.A. van (Frank)" w:date="2023-08-22T10:52:00Z"/>
          <w:rFonts w:ascii="Times" w:hAnsi="Times"/>
        </w:rPr>
      </w:pPr>
      <w:del w:id="420" w:author="Tubergen, F.A. van (Frank)" w:date="2023-08-22T10:29:00Z">
        <w:r w:rsidDel="000650BF">
          <w:rPr>
            <w:rFonts w:ascii="Times" w:hAnsi="Times"/>
          </w:rPr>
          <w:delText>W</w:delText>
        </w:r>
      </w:del>
      <w:ins w:id="421" w:author="Beate Volker" w:date="2023-08-02T16:47:00Z">
        <w:del w:id="422" w:author="Tubergen, F.A. van (Frank)" w:date="2023-08-22T10:29:00Z">
          <w:r w:rsidR="008D3263" w:rsidDel="000650BF">
            <w:rPr>
              <w:rFonts w:ascii="Times" w:hAnsi="Times"/>
            </w:rPr>
            <w:delText>w</w:delText>
          </w:r>
        </w:del>
      </w:ins>
      <w:del w:id="423" w:author="Tubergen, F.A. van (Frank)" w:date="2023-08-22T10:29:00Z">
        <w:r w:rsidDel="000650BF">
          <w:rPr>
            <w:rFonts w:ascii="Times" w:hAnsi="Times"/>
          </w:rPr>
          <w:delText>hile</w:delText>
        </w:r>
      </w:del>
      <w:ins w:id="424" w:author="Tubergen, F.A. van (Frank)" w:date="2023-08-22T10:29:00Z">
        <w:r w:rsidR="000650BF">
          <w:rPr>
            <w:rFonts w:ascii="Times" w:hAnsi="Times"/>
          </w:rPr>
          <w:t>While</w:t>
        </w:r>
      </w:ins>
      <w:r>
        <w:rPr>
          <w:rFonts w:ascii="Times" w:hAnsi="Times"/>
        </w:rPr>
        <w:t xml:space="preserve"> </w:t>
      </w:r>
      <w:del w:id="425" w:author="Tubergen, F.A. van (Frank)" w:date="2023-08-22T10:00:00Z">
        <w:r w:rsidDel="00DB74AA">
          <w:rPr>
            <w:rFonts w:ascii="Times" w:hAnsi="Times"/>
          </w:rPr>
          <w:delText>the determinants of the</w:delText>
        </w:r>
      </w:del>
      <w:ins w:id="426" w:author="Tubergen, F.A. van (Frank)" w:date="2023-08-22T10:00:00Z">
        <w:r w:rsidR="00DB74AA">
          <w:rPr>
            <w:rFonts w:ascii="Times" w:hAnsi="Times"/>
          </w:rPr>
          <w:t>research on</w:t>
        </w:r>
      </w:ins>
      <w:r>
        <w:rPr>
          <w:rFonts w:ascii="Times" w:hAnsi="Times"/>
        </w:rPr>
        <w:t xml:space="preserve"> </w:t>
      </w:r>
      <w:ins w:id="427" w:author="Tubergen, F.A. van (Frank)" w:date="2023-08-22T10:01:00Z">
        <w:r w:rsidR="00A9246C">
          <w:rPr>
            <w:rFonts w:ascii="Times" w:hAnsi="Times"/>
          </w:rPr>
          <w:t xml:space="preserve">the </w:t>
        </w:r>
      </w:ins>
      <w:ins w:id="428" w:author="Tubergen, F.A. van (Frank)" w:date="2023-08-22T10:02:00Z">
        <w:r w:rsidR="00C836F6">
          <w:rPr>
            <w:rFonts w:ascii="Times" w:hAnsi="Times"/>
          </w:rPr>
          <w:t>quantity</w:t>
        </w:r>
      </w:ins>
      <w:ins w:id="429" w:author="Tubergen, F.A. van (Frank)" w:date="2023-08-22T10:01:00Z">
        <w:r w:rsidR="00A9246C">
          <w:rPr>
            <w:rFonts w:ascii="Times" w:hAnsi="Times"/>
          </w:rPr>
          <w:t xml:space="preserve"> of strong</w:t>
        </w:r>
      </w:ins>
      <w:ins w:id="430" w:author="Tubergen, F.A. van (Frank)" w:date="2023-08-22T10:02:00Z">
        <w:r w:rsidR="00C836F6">
          <w:rPr>
            <w:rFonts w:ascii="Times" w:hAnsi="Times"/>
          </w:rPr>
          <w:t xml:space="preserve"> ties </w:t>
        </w:r>
      </w:ins>
      <w:del w:id="431" w:author="Tubergen, F.A. van (Frank)" w:date="2023-08-22T10:00:00Z">
        <w:r w:rsidDel="00DB74AA">
          <w:rPr>
            <w:rFonts w:ascii="Times" w:hAnsi="Times"/>
          </w:rPr>
          <w:delText>core discussion</w:delText>
        </w:r>
      </w:del>
      <w:del w:id="432" w:author="Tubergen, F.A. van (Frank)" w:date="2023-08-22T10:01:00Z">
        <w:r w:rsidDel="00A9246C">
          <w:rPr>
            <w:rFonts w:ascii="Times" w:hAnsi="Times"/>
          </w:rPr>
          <w:delText xml:space="preserve"> </w:delText>
        </w:r>
      </w:del>
      <w:del w:id="433" w:author="Tubergen, F.A. van (Frank)" w:date="2023-08-22T10:02:00Z">
        <w:r w:rsidDel="00C836F6">
          <w:rPr>
            <w:rFonts w:ascii="Times" w:hAnsi="Times"/>
          </w:rPr>
          <w:delText>network are</w:delText>
        </w:r>
      </w:del>
      <w:ins w:id="434" w:author="Tubergen, F.A. van (Frank)" w:date="2023-08-22T10:02:00Z">
        <w:r w:rsidR="00C836F6">
          <w:rPr>
            <w:rFonts w:ascii="Times" w:hAnsi="Times"/>
          </w:rPr>
          <w:t>is</w:t>
        </w:r>
      </w:ins>
      <w:r>
        <w:rPr>
          <w:rFonts w:ascii="Times" w:hAnsi="Times"/>
        </w:rPr>
        <w:t xml:space="preserve"> relatively well-established, much less attention has been paid to </w:t>
      </w:r>
      <w:r w:rsidR="00DB6ABE">
        <w:rPr>
          <w:rFonts w:ascii="Times" w:hAnsi="Times"/>
        </w:rPr>
        <w:t xml:space="preserve">the </w:t>
      </w:r>
      <w:ins w:id="435" w:author="Tubergen, F.A. van (Frank)" w:date="2023-08-22T10:43:00Z">
        <w:r w:rsidR="00CD086A">
          <w:rPr>
            <w:rFonts w:ascii="Times" w:hAnsi="Times"/>
          </w:rPr>
          <w:t>‘</w:t>
        </w:r>
      </w:ins>
      <w:del w:id="436" w:author="Tubergen, F.A. van (Frank)" w:date="2023-08-22T10:43:00Z">
        <w:r w:rsidR="00DB6ABE" w:rsidDel="00CD086A">
          <w:rPr>
            <w:rFonts w:ascii="Times" w:hAnsi="Times"/>
          </w:rPr>
          <w:delText xml:space="preserve">wider </w:delText>
        </w:r>
      </w:del>
      <w:ins w:id="437" w:author="Tubergen, F.A. van (Frank)" w:date="2023-08-22T10:43:00Z">
        <w:r w:rsidR="00CD086A">
          <w:rPr>
            <w:rFonts w:ascii="Times" w:hAnsi="Times"/>
          </w:rPr>
          <w:t xml:space="preserve">extended’ social </w:t>
        </w:r>
      </w:ins>
      <w:r w:rsidR="00DB6ABE">
        <w:rPr>
          <w:rFonts w:ascii="Times" w:hAnsi="Times"/>
        </w:rPr>
        <w:t xml:space="preserve">network, which </w:t>
      </w:r>
      <w:del w:id="438" w:author="Tubergen, F.A. van (Frank)" w:date="2023-08-22T10:43:00Z">
        <w:r w:rsidR="00DB6ABE" w:rsidDel="00CD086A">
          <w:rPr>
            <w:rFonts w:ascii="Times" w:hAnsi="Times"/>
          </w:rPr>
          <w:delText>also contains</w:delText>
        </w:r>
      </w:del>
      <w:ins w:id="439" w:author="Tubergen, F.A. van (Frank)" w:date="2023-08-22T10:43:00Z">
        <w:r w:rsidR="00CD086A">
          <w:rPr>
            <w:rFonts w:ascii="Times" w:hAnsi="Times"/>
          </w:rPr>
          <w:t xml:space="preserve">is </w:t>
        </w:r>
      </w:ins>
      <w:ins w:id="440" w:author="Tubergen, F.A. van (Frank)" w:date="2023-08-22T10:44:00Z">
        <w:r w:rsidR="00CD086A">
          <w:rPr>
            <w:rFonts w:ascii="Times" w:hAnsi="Times"/>
          </w:rPr>
          <w:t>made of</w:t>
        </w:r>
      </w:ins>
      <w:r w:rsidR="00DB6ABE">
        <w:rPr>
          <w:rFonts w:ascii="Times" w:hAnsi="Times"/>
        </w:rPr>
        <w:t xml:space="preserve"> </w:t>
      </w:r>
      <w:del w:id="441" w:author="Tubergen, F.A. van (Frank)" w:date="2023-08-22T10:11:00Z">
        <w:r w:rsidR="00DB6ABE" w:rsidDel="00EE4EC9">
          <w:rPr>
            <w:rFonts w:ascii="Times" w:hAnsi="Times"/>
          </w:rPr>
          <w:delText>of weake</w:delText>
        </w:r>
      </w:del>
      <w:ins w:id="442" w:author="Beate Volker" w:date="2023-08-04T13:22:00Z">
        <w:del w:id="443" w:author="Tubergen, F.A. van (Frank)" w:date="2023-08-22T10:11:00Z">
          <w:r w:rsidR="005426ED" w:rsidDel="00EE4EC9">
            <w:rPr>
              <w:rFonts w:ascii="Times" w:hAnsi="Times"/>
            </w:rPr>
            <w:delText xml:space="preserve"> </w:delText>
          </w:r>
        </w:del>
        <w:del w:id="444" w:author="Tubergen, F.A. van (Frank)" w:date="2023-08-22T10:02:00Z">
          <w:r w:rsidR="005426ED" w:rsidDel="00C836F6">
            <w:rPr>
              <w:rFonts w:ascii="Times" w:hAnsi="Times"/>
            </w:rPr>
            <w:delText>and</w:delText>
          </w:r>
        </w:del>
      </w:ins>
      <w:ins w:id="445" w:author="Beate Volker" w:date="2023-08-04T13:23:00Z">
        <w:del w:id="446" w:author="Tubergen, F.A. van (Frank)" w:date="2023-08-22T10:02:00Z">
          <w:r w:rsidR="005426ED" w:rsidDel="00C836F6">
            <w:rPr>
              <w:rFonts w:ascii="Times" w:hAnsi="Times"/>
            </w:rPr>
            <w:delText xml:space="preserve"> </w:delText>
          </w:r>
        </w:del>
      </w:ins>
      <w:del w:id="447" w:author="Tubergen, F.A. van (Frank)" w:date="2023-08-22T10:02:00Z">
        <w:r w:rsidR="00DB6ABE" w:rsidDel="00C836F6">
          <w:rPr>
            <w:rFonts w:ascii="Times" w:hAnsi="Times"/>
          </w:rPr>
          <w:delText xml:space="preserve">r, </w:delText>
        </w:r>
      </w:del>
      <w:ins w:id="448" w:author="Beate Volker" w:date="2023-08-04T13:22:00Z">
        <w:del w:id="449" w:author="Tubergen, F.A. van (Frank)" w:date="2023-08-22T10:02:00Z">
          <w:r w:rsidR="005426ED" w:rsidDel="00C836F6">
            <w:rPr>
              <w:rFonts w:ascii="Times" w:hAnsi="Times"/>
            </w:rPr>
            <w:delText xml:space="preserve">more </w:delText>
          </w:r>
        </w:del>
      </w:ins>
      <w:del w:id="450" w:author="Tubergen, F.A. van (Frank)" w:date="2023-08-22T10:02:00Z">
        <w:r w:rsidR="00DB6ABE" w:rsidDel="00C836F6">
          <w:rPr>
            <w:rFonts w:ascii="Times" w:hAnsi="Times"/>
          </w:rPr>
          <w:delText xml:space="preserve">casual </w:delText>
        </w:r>
      </w:del>
      <w:del w:id="451" w:author="Tubergen, F.A. van (Frank)" w:date="2023-08-22T10:11:00Z">
        <w:r w:rsidR="00DB6ABE" w:rsidDel="00EE4EC9">
          <w:rPr>
            <w:rFonts w:ascii="Times" w:hAnsi="Times"/>
          </w:rPr>
          <w:delText>ties</w:delText>
        </w:r>
      </w:del>
      <w:ins w:id="452" w:author="Tubergen, F.A. van (Frank)" w:date="2023-08-22T10:11:00Z">
        <w:r w:rsidR="00EE4EC9">
          <w:rPr>
            <w:rFonts w:ascii="Times" w:hAnsi="Times"/>
          </w:rPr>
          <w:t>acquaintances</w:t>
        </w:r>
      </w:ins>
      <w:r w:rsidR="00DB6ABE">
        <w:rPr>
          <w:rFonts w:ascii="Times" w:hAnsi="Times"/>
        </w:rPr>
        <w:t xml:space="preserve">. </w:t>
      </w:r>
      <w:ins w:id="453" w:author="Tubergen, F.A. van (Frank)" w:date="2023-08-22T10:11:00Z">
        <w:r w:rsidR="00EE4EC9">
          <w:rPr>
            <w:rFonts w:ascii="Times" w:hAnsi="Times"/>
          </w:rPr>
          <w:t xml:space="preserve">Such </w:t>
        </w:r>
      </w:ins>
      <w:del w:id="454" w:author="Tubergen, F.A. van (Frank)" w:date="2023-08-22T10:11:00Z">
        <w:r w:rsidR="00E20B7E" w:rsidDel="00EE4EC9">
          <w:rPr>
            <w:rFonts w:ascii="Times" w:hAnsi="Times"/>
          </w:rPr>
          <w:delText>W</w:delText>
        </w:r>
      </w:del>
      <w:ins w:id="455" w:author="Tubergen, F.A. van (Frank)" w:date="2023-08-22T10:11:00Z">
        <w:r w:rsidR="00EE4EC9">
          <w:rPr>
            <w:rFonts w:ascii="Times" w:hAnsi="Times"/>
          </w:rPr>
          <w:t>w</w:t>
        </w:r>
      </w:ins>
      <w:r w:rsidR="00E20B7E">
        <w:rPr>
          <w:rFonts w:ascii="Times" w:hAnsi="Times"/>
        </w:rPr>
        <w:t xml:space="preserve">eaker ties are more difficult to measure and often explicitly excluded from network delineation. </w:t>
      </w:r>
      <w:ins w:id="456" w:author="Tubergen, F.A. van (Frank)" w:date="2023-08-22T10:52:00Z">
        <w:r w:rsidR="00DA0D05">
          <w:rPr>
            <w:rFonts w:ascii="Times" w:hAnsi="Times"/>
          </w:rPr>
          <w:t xml:space="preserve">A seminal study is </w:t>
        </w:r>
        <w:proofErr w:type="spellStart"/>
        <w:r w:rsidR="00DA0D05" w:rsidRPr="003336F9">
          <w:rPr>
            <w:rFonts w:ascii="Times" w:hAnsi="Times"/>
          </w:rPr>
          <w:t>Gurevitch</w:t>
        </w:r>
        <w:proofErr w:type="spellEnd"/>
        <w:r w:rsidR="00DA0D05" w:rsidRPr="003336F9">
          <w:rPr>
            <w:rFonts w:ascii="Times" w:hAnsi="Times"/>
          </w:rPr>
          <w:t xml:space="preserve"> (19</w:t>
        </w:r>
        <w:r w:rsidR="00DA0D05">
          <w:rPr>
            <w:rFonts w:ascii="Times" w:hAnsi="Times"/>
          </w:rPr>
          <w:t>6</w:t>
        </w:r>
        <w:r w:rsidR="00DA0D05" w:rsidRPr="003336F9">
          <w:rPr>
            <w:rFonts w:ascii="Times" w:hAnsi="Times"/>
          </w:rPr>
          <w:t>7)</w:t>
        </w:r>
        <w:r w:rsidR="00DA0D05">
          <w:rPr>
            <w:rFonts w:ascii="Times" w:hAnsi="Times"/>
          </w:rPr>
          <w:t>, who</w:t>
        </w:r>
        <w:r w:rsidR="00DA0D05" w:rsidRPr="003336F9">
          <w:rPr>
            <w:rFonts w:ascii="Times" w:hAnsi="Times"/>
          </w:rPr>
          <w:t xml:space="preserve"> analyzed diaries of the encounters of </w:t>
        </w:r>
        <w:commentRangeStart w:id="457"/>
        <w:r w:rsidR="00DA0D05" w:rsidRPr="003336F9">
          <w:rPr>
            <w:rFonts w:ascii="Times" w:hAnsi="Times"/>
          </w:rPr>
          <w:t xml:space="preserve">27 persons </w:t>
        </w:r>
        <w:commentRangeEnd w:id="457"/>
        <w:r w:rsidR="00DA0D05">
          <w:rPr>
            <w:rStyle w:val="CommentReference"/>
          </w:rPr>
          <w:commentReference w:id="457"/>
        </w:r>
        <w:r w:rsidR="00DA0D05" w:rsidRPr="003336F9">
          <w:rPr>
            <w:rFonts w:ascii="Times" w:hAnsi="Times"/>
          </w:rPr>
          <w:t xml:space="preserve">from relatively different social strata, who also differed in age and gender, during a period of 100 days. He showed the </w:t>
        </w:r>
        <w:commentRangeStart w:id="458"/>
        <w:r w:rsidR="00DA0D05" w:rsidRPr="003336F9">
          <w:rPr>
            <w:rFonts w:ascii="Times" w:hAnsi="Times"/>
          </w:rPr>
          <w:t>large dissimilarities in the social universe for people at the lower as opposed to the higher rungs on the social ladder.</w:t>
        </w:r>
        <w:commentRangeEnd w:id="458"/>
        <w:r w:rsidR="00DA0D05">
          <w:rPr>
            <w:rStyle w:val="CommentReference"/>
            <w:rFonts w:eastAsiaTheme="minorHAnsi" w:cstheme="minorBidi"/>
            <w:lang w:eastAsia="nl-NL"/>
          </w:rPr>
          <w:commentReference w:id="458"/>
        </w:r>
        <w:r w:rsidR="00DA0D05" w:rsidRPr="003336F9">
          <w:rPr>
            <w:rFonts w:ascii="Times" w:hAnsi="Times"/>
          </w:rPr>
          <w:t xml:space="preserve"> In particular, people from higher social strata not only meet more others during their day, but they also meet more distinctive people in every setting they enter. All in all, the range in network size was very large. During the research period, some persons met - roughly - 100 other persons, while others encountered more than 5000 unique others. (CHECK NOG EENS).</w:t>
        </w:r>
      </w:ins>
    </w:p>
    <w:p w14:paraId="4C3C935B" w14:textId="77777777" w:rsidR="00DA0D05" w:rsidRDefault="00DA0D05">
      <w:pPr>
        <w:spacing w:line="360" w:lineRule="auto"/>
        <w:jc w:val="both"/>
        <w:rPr>
          <w:ins w:id="459" w:author="Tubergen, F.A. van (Frank)" w:date="2023-08-22T10:52:00Z"/>
          <w:rFonts w:ascii="Times" w:hAnsi="Times"/>
        </w:rPr>
      </w:pPr>
    </w:p>
    <w:p w14:paraId="57E92309" w14:textId="069A2AA1" w:rsidR="009872DA" w:rsidRDefault="00C429D7">
      <w:pPr>
        <w:spacing w:line="360" w:lineRule="auto"/>
        <w:jc w:val="both"/>
        <w:rPr>
          <w:ins w:id="460" w:author="Tubergen, F.A. van (Frank)" w:date="2023-08-22T10:33:00Z"/>
          <w:rFonts w:ascii="Times" w:hAnsi="Times"/>
        </w:rPr>
      </w:pPr>
      <w:ins w:id="461" w:author="Tubergen, F.A. van (Frank)" w:date="2023-08-22T10:53:00Z">
        <w:r>
          <w:rPr>
            <w:rFonts w:ascii="Times" w:hAnsi="Times"/>
          </w:rPr>
          <w:t xml:space="preserve">In the footsteps of </w:t>
        </w:r>
        <w:proofErr w:type="spellStart"/>
        <w:r>
          <w:rPr>
            <w:rFonts w:ascii="Times" w:hAnsi="Times"/>
          </w:rPr>
          <w:t>Gurevitsch</w:t>
        </w:r>
        <w:proofErr w:type="spellEnd"/>
        <w:r>
          <w:rPr>
            <w:rFonts w:ascii="Times" w:hAnsi="Times"/>
          </w:rPr>
          <w:t>, a</w:t>
        </w:r>
      </w:ins>
      <w:ins w:id="462" w:author="Tubergen, F.A. van (Frank)" w:date="2023-08-22T10:10:00Z">
        <w:r w:rsidR="00C55AED">
          <w:rPr>
            <w:rFonts w:ascii="Times" w:hAnsi="Times"/>
          </w:rPr>
          <w:t xml:space="preserve"> variety of methods have been used</w:t>
        </w:r>
      </w:ins>
      <w:ins w:id="463" w:author="Tubergen, F.A. van (Frank)" w:date="2023-08-22T10:11:00Z">
        <w:r w:rsidR="00C55AED">
          <w:rPr>
            <w:rFonts w:ascii="Times" w:hAnsi="Times"/>
          </w:rPr>
          <w:t xml:space="preserve"> to </w:t>
        </w:r>
        <w:r w:rsidR="00364107">
          <w:rPr>
            <w:rFonts w:ascii="Times" w:hAnsi="Times"/>
          </w:rPr>
          <w:t xml:space="preserve">estimate </w:t>
        </w:r>
      </w:ins>
      <w:ins w:id="464" w:author="Tubergen, F.A. van (Frank)" w:date="2023-08-22T10:12:00Z">
        <w:r w:rsidR="00EE4EC9">
          <w:rPr>
            <w:rFonts w:ascii="Times" w:hAnsi="Times"/>
          </w:rPr>
          <w:t xml:space="preserve">people’s </w:t>
        </w:r>
      </w:ins>
      <w:ins w:id="465" w:author="Tubergen, F.A. van (Frank)" w:date="2023-08-22T10:44:00Z">
        <w:r w:rsidR="001F604D">
          <w:rPr>
            <w:rFonts w:ascii="Times" w:hAnsi="Times"/>
          </w:rPr>
          <w:t>extended</w:t>
        </w:r>
      </w:ins>
      <w:ins w:id="466" w:author="Tubergen, F.A. van (Frank)" w:date="2023-08-22T10:11:00Z">
        <w:r w:rsidR="00EE4EC9">
          <w:rPr>
            <w:rFonts w:ascii="Times" w:hAnsi="Times"/>
          </w:rPr>
          <w:t xml:space="preserve"> n</w:t>
        </w:r>
      </w:ins>
      <w:ins w:id="467" w:author="Tubergen, F.A. van (Frank)" w:date="2023-08-22T10:12:00Z">
        <w:r w:rsidR="00EE4EC9">
          <w:rPr>
            <w:rFonts w:ascii="Times" w:hAnsi="Times"/>
          </w:rPr>
          <w:t>etwork</w:t>
        </w:r>
      </w:ins>
      <w:ins w:id="468" w:author="Tubergen, F.A. van (Frank)" w:date="2023-08-22T10:20:00Z">
        <w:r w:rsidR="000706F0">
          <w:rPr>
            <w:rFonts w:ascii="Times" w:hAnsi="Times"/>
          </w:rPr>
          <w:t xml:space="preserve"> (</w:t>
        </w:r>
        <w:commentRangeStart w:id="469"/>
        <w:r w:rsidR="000706F0">
          <w:rPr>
            <w:rFonts w:ascii="Times" w:hAnsi="Times"/>
          </w:rPr>
          <w:t>REF</w:t>
        </w:r>
        <w:commentRangeEnd w:id="469"/>
        <w:r w:rsidR="00C15CC2">
          <w:rPr>
            <w:rStyle w:val="CommentReference"/>
            <w:rFonts w:eastAsiaTheme="minorHAnsi" w:cstheme="minorBidi"/>
            <w:lang w:eastAsia="nl-NL"/>
          </w:rPr>
          <w:commentReference w:id="469"/>
        </w:r>
        <w:r w:rsidR="000706F0">
          <w:rPr>
            <w:rFonts w:ascii="Times" w:hAnsi="Times"/>
          </w:rPr>
          <w:t>),</w:t>
        </w:r>
      </w:ins>
      <w:ins w:id="470" w:author="Tubergen, F.A. van (Frank)" w:date="2023-08-22T10:12:00Z">
        <w:r w:rsidR="00EE4EC9">
          <w:rPr>
            <w:rFonts w:ascii="Times" w:hAnsi="Times"/>
          </w:rPr>
          <w:t xml:space="preserve"> such as contact diaries (</w:t>
        </w:r>
        <w:commentRangeStart w:id="471"/>
        <w:r w:rsidR="00EE4EC9">
          <w:rPr>
            <w:rFonts w:ascii="Times" w:hAnsi="Times"/>
          </w:rPr>
          <w:t>REF</w:t>
        </w:r>
      </w:ins>
      <w:commentRangeEnd w:id="471"/>
      <w:ins w:id="472" w:author="Tubergen, F.A. van (Frank)" w:date="2023-08-22T10:13:00Z">
        <w:r w:rsidR="00654BDF">
          <w:rPr>
            <w:rStyle w:val="CommentReference"/>
            <w:rFonts w:eastAsiaTheme="minorHAnsi" w:cstheme="minorBidi"/>
            <w:lang w:eastAsia="nl-NL"/>
          </w:rPr>
          <w:commentReference w:id="471"/>
        </w:r>
      </w:ins>
      <w:ins w:id="473" w:author="Tubergen, F.A. van (Frank)" w:date="2023-08-22T10:12:00Z">
        <w:r w:rsidR="00EE4EC9">
          <w:rPr>
            <w:rFonts w:ascii="Times" w:hAnsi="Times"/>
          </w:rPr>
          <w:t>)</w:t>
        </w:r>
      </w:ins>
      <w:ins w:id="474" w:author="Tubergen, F.A. van (Frank)" w:date="2023-08-22T10:13:00Z">
        <w:r w:rsidR="00616F6C">
          <w:rPr>
            <w:rFonts w:ascii="Times" w:hAnsi="Times"/>
          </w:rPr>
          <w:t xml:space="preserve">, the number of Christmas cards people send </w:t>
        </w:r>
      </w:ins>
      <w:ins w:id="475" w:author="Tubergen, F.A. van (Frank)" w:date="2023-08-22T10:14:00Z">
        <w:r w:rsidR="00125F89">
          <w:rPr>
            <w:rFonts w:ascii="Times" w:hAnsi="Times"/>
          </w:rPr>
          <w:t>(</w:t>
        </w:r>
        <w:commentRangeStart w:id="476"/>
        <w:r w:rsidR="00125F89">
          <w:rPr>
            <w:rFonts w:ascii="Times" w:hAnsi="Times"/>
          </w:rPr>
          <w:t>REF</w:t>
        </w:r>
        <w:commentRangeEnd w:id="476"/>
        <w:r w:rsidR="00125F89">
          <w:rPr>
            <w:rStyle w:val="CommentReference"/>
            <w:rFonts w:eastAsiaTheme="minorHAnsi" w:cstheme="minorBidi"/>
            <w:lang w:eastAsia="nl-NL"/>
          </w:rPr>
          <w:commentReference w:id="476"/>
        </w:r>
        <w:r w:rsidR="00125F89">
          <w:rPr>
            <w:rFonts w:ascii="Times" w:hAnsi="Times"/>
          </w:rPr>
          <w:t>)</w:t>
        </w:r>
      </w:ins>
      <w:ins w:id="477" w:author="Tubergen, F.A. van (Frank)" w:date="2023-08-22T10:13:00Z">
        <w:r w:rsidR="00616F6C">
          <w:rPr>
            <w:rFonts w:ascii="Times" w:hAnsi="Times"/>
          </w:rPr>
          <w:t xml:space="preserve">, </w:t>
        </w:r>
      </w:ins>
      <w:ins w:id="478" w:author="Tubergen, F.A. van (Frank)" w:date="2023-08-22T10:20:00Z">
        <w:r w:rsidR="00C15CC2">
          <w:rPr>
            <w:rFonts w:ascii="Times" w:hAnsi="Times"/>
          </w:rPr>
          <w:t xml:space="preserve">and </w:t>
        </w:r>
      </w:ins>
      <w:ins w:id="479" w:author="Tubergen, F.A. van (Frank)" w:date="2023-08-22T10:15:00Z">
        <w:r w:rsidR="003B3E78">
          <w:rPr>
            <w:rFonts w:ascii="Times" w:hAnsi="Times"/>
          </w:rPr>
          <w:t xml:space="preserve">connections on </w:t>
        </w:r>
        <w:r w:rsidR="00B6230C">
          <w:rPr>
            <w:rFonts w:ascii="Times" w:hAnsi="Times"/>
          </w:rPr>
          <w:t xml:space="preserve">social media </w:t>
        </w:r>
      </w:ins>
      <w:ins w:id="480" w:author="Tubergen, F.A. van (Frank)" w:date="2023-08-22T10:16:00Z">
        <w:r w:rsidR="00EC685A">
          <w:rPr>
            <w:rFonts w:ascii="Times" w:hAnsi="Times"/>
          </w:rPr>
          <w:t>(</w:t>
        </w:r>
        <w:commentRangeStart w:id="481"/>
        <w:r w:rsidR="00EC685A">
          <w:rPr>
            <w:rFonts w:ascii="Times" w:hAnsi="Times"/>
          </w:rPr>
          <w:t>REF</w:t>
        </w:r>
        <w:commentRangeEnd w:id="481"/>
        <w:r w:rsidR="00EC685A">
          <w:rPr>
            <w:rStyle w:val="CommentReference"/>
            <w:rFonts w:eastAsiaTheme="minorHAnsi" w:cstheme="minorBidi"/>
            <w:lang w:eastAsia="nl-NL"/>
          </w:rPr>
          <w:commentReference w:id="481"/>
        </w:r>
        <w:r w:rsidR="00EC685A">
          <w:rPr>
            <w:rFonts w:ascii="Times" w:hAnsi="Times"/>
          </w:rPr>
          <w:t>)</w:t>
        </w:r>
      </w:ins>
      <w:ins w:id="482" w:author="Tubergen, F.A. van (Frank)" w:date="2023-08-22T10:22:00Z">
        <w:r w:rsidR="006957C1">
          <w:rPr>
            <w:rFonts w:ascii="Times" w:hAnsi="Times"/>
          </w:rPr>
          <w:t>, and surveys (</w:t>
        </w:r>
        <w:commentRangeStart w:id="483"/>
        <w:r w:rsidR="006957C1">
          <w:rPr>
            <w:rFonts w:ascii="Times" w:hAnsi="Times"/>
          </w:rPr>
          <w:t>REF</w:t>
        </w:r>
      </w:ins>
      <w:commentRangeEnd w:id="483"/>
      <w:ins w:id="484" w:author="Tubergen, F.A. van (Frank)" w:date="2023-08-22T10:23:00Z">
        <w:r w:rsidR="00811AC6">
          <w:rPr>
            <w:rStyle w:val="CommentReference"/>
            <w:rFonts w:eastAsiaTheme="minorHAnsi" w:cstheme="minorBidi"/>
            <w:lang w:eastAsia="nl-NL"/>
          </w:rPr>
          <w:commentReference w:id="483"/>
        </w:r>
      </w:ins>
      <w:ins w:id="485" w:author="Tubergen, F.A. van (Frank)" w:date="2023-08-22T10:22:00Z">
        <w:r w:rsidR="006957C1">
          <w:rPr>
            <w:rFonts w:ascii="Times" w:hAnsi="Times"/>
          </w:rPr>
          <w:t>)</w:t>
        </w:r>
      </w:ins>
      <w:ins w:id="486" w:author="Tubergen, F.A. van (Frank)" w:date="2023-08-22T10:20:00Z">
        <w:r w:rsidR="00C15CC2">
          <w:rPr>
            <w:rFonts w:ascii="Times" w:hAnsi="Times"/>
          </w:rPr>
          <w:t xml:space="preserve">. </w:t>
        </w:r>
      </w:ins>
      <w:ins w:id="487" w:author="Tubergen, F.A. van (Frank)" w:date="2023-08-22T10:29:00Z">
        <w:r w:rsidR="00972417">
          <w:rPr>
            <w:rFonts w:ascii="Times" w:hAnsi="Times"/>
          </w:rPr>
          <w:t>To date, however, most studies have relied on convenience samples</w:t>
        </w:r>
      </w:ins>
      <w:ins w:id="488" w:author="Tubergen, F.A. van (Frank)" w:date="2023-08-22T10:31:00Z">
        <w:r w:rsidR="00A24402">
          <w:rPr>
            <w:rFonts w:ascii="Times" w:hAnsi="Times"/>
          </w:rPr>
          <w:t xml:space="preserve">, which </w:t>
        </w:r>
        <w:r w:rsidR="00787396">
          <w:rPr>
            <w:rFonts w:ascii="Times" w:hAnsi="Times"/>
          </w:rPr>
          <w:t>could introduce biases in the estimate of the volume of acquaintanceship networks, and its correlates.</w:t>
        </w:r>
      </w:ins>
      <w:ins w:id="489" w:author="Tubergen, F.A. van (Frank)" w:date="2023-08-22T10:32:00Z">
        <w:r w:rsidR="00ED524E">
          <w:rPr>
            <w:rFonts w:ascii="Times" w:hAnsi="Times"/>
          </w:rPr>
          <w:t xml:space="preserve"> An exception is the study of Lubbers et al. (2019), who relied on a </w:t>
        </w:r>
        <w:r w:rsidR="009872DA">
          <w:rPr>
            <w:rFonts w:ascii="Times" w:hAnsi="Times"/>
          </w:rPr>
          <w:t>nationally repres</w:t>
        </w:r>
      </w:ins>
      <w:ins w:id="490" w:author="Tubergen, F.A. van (Frank)" w:date="2023-08-22T10:33:00Z">
        <w:r w:rsidR="009872DA">
          <w:rPr>
            <w:rFonts w:ascii="Times" w:hAnsi="Times"/>
          </w:rPr>
          <w:t xml:space="preserve">entative survey of the population of Spain. </w:t>
        </w:r>
      </w:ins>
    </w:p>
    <w:p w14:paraId="3322DF90" w14:textId="77777777" w:rsidR="009872DA" w:rsidRDefault="009872DA">
      <w:pPr>
        <w:spacing w:line="360" w:lineRule="auto"/>
        <w:jc w:val="both"/>
        <w:rPr>
          <w:ins w:id="491" w:author="Tubergen, F.A. van (Frank)" w:date="2023-08-22T10:33:00Z"/>
          <w:rFonts w:ascii="Times" w:hAnsi="Times"/>
        </w:rPr>
      </w:pPr>
    </w:p>
    <w:p w14:paraId="65E4C3A8" w14:textId="1D2CEE07" w:rsidR="00231289" w:rsidRDefault="009872DA">
      <w:pPr>
        <w:spacing w:line="360" w:lineRule="auto"/>
        <w:jc w:val="both"/>
        <w:rPr>
          <w:ins w:id="492" w:author="Beate Volker" w:date="2023-08-04T13:33:00Z"/>
          <w:rFonts w:ascii="Times" w:hAnsi="Times"/>
        </w:rPr>
      </w:pPr>
      <w:ins w:id="493" w:author="Tubergen, F.A. van (Frank)" w:date="2023-08-22T10:33:00Z">
        <w:r>
          <w:rPr>
            <w:rFonts w:ascii="Times" w:hAnsi="Times"/>
          </w:rPr>
          <w:t xml:space="preserve">In this </w:t>
        </w:r>
        <w:r w:rsidR="0057729A">
          <w:rPr>
            <w:rFonts w:ascii="Times" w:hAnsi="Times"/>
          </w:rPr>
          <w:t xml:space="preserve">paper, we </w:t>
        </w:r>
      </w:ins>
      <w:ins w:id="494" w:author="Tubergen, F.A. van (Frank)" w:date="2023-08-22T10:44:00Z">
        <w:r w:rsidR="001F604D">
          <w:rPr>
            <w:rFonts w:ascii="Times" w:hAnsi="Times"/>
          </w:rPr>
          <w:t xml:space="preserve">contribute to the dearth of research on </w:t>
        </w:r>
      </w:ins>
      <w:ins w:id="495" w:author="Tubergen, F.A. van (Frank)" w:date="2023-08-22T10:45:00Z">
        <w:r w:rsidR="009B0744">
          <w:rPr>
            <w:rFonts w:ascii="Times" w:hAnsi="Times"/>
          </w:rPr>
          <w:t xml:space="preserve">the volume and determinants of </w:t>
        </w:r>
      </w:ins>
      <w:ins w:id="496" w:author="Tubergen, F.A. van (Frank)" w:date="2023-08-22T10:44:00Z">
        <w:r w:rsidR="001F604D">
          <w:rPr>
            <w:rFonts w:ascii="Times" w:hAnsi="Times"/>
          </w:rPr>
          <w:t xml:space="preserve">extended social networks. </w:t>
        </w:r>
      </w:ins>
      <w:ins w:id="497" w:author="Tubergen, F.A. van (Frank)" w:date="2023-08-22T10:46:00Z">
        <w:r w:rsidR="00F972AB">
          <w:rPr>
            <w:rFonts w:ascii="Times" w:hAnsi="Times"/>
          </w:rPr>
          <w:t xml:space="preserve">First, like Lubbers et al. (2019), we use large-scale, nationally representative </w:t>
        </w:r>
      </w:ins>
      <w:ins w:id="498" w:author="Tubergen, F.A. van (Frank)" w:date="2023-08-22T10:47:00Z">
        <w:r w:rsidR="00F972AB">
          <w:rPr>
            <w:rFonts w:ascii="Times" w:hAnsi="Times"/>
          </w:rPr>
          <w:t xml:space="preserve">survey </w:t>
        </w:r>
      </w:ins>
      <w:ins w:id="499" w:author="Tubergen, F.A. van (Frank)" w:date="2023-08-22T10:46:00Z">
        <w:r w:rsidR="00F972AB">
          <w:rPr>
            <w:rFonts w:ascii="Times" w:hAnsi="Times"/>
          </w:rPr>
          <w:t>data</w:t>
        </w:r>
      </w:ins>
      <w:ins w:id="500" w:author="Tubergen, F.A. van (Frank)" w:date="2023-08-22T10:47:00Z">
        <w:r w:rsidR="00F972AB">
          <w:rPr>
            <w:rFonts w:ascii="Times" w:hAnsi="Times"/>
          </w:rPr>
          <w:t xml:space="preserve">. </w:t>
        </w:r>
        <w:r w:rsidR="00F05569">
          <w:rPr>
            <w:rFonts w:ascii="Times" w:hAnsi="Times"/>
          </w:rPr>
          <w:t xml:space="preserve">We draw on evidence from the Netherlands, and compare our findings to that of Lubbers et al. </w:t>
        </w:r>
        <w:r w:rsidR="00F05569" w:rsidRPr="00A70B26">
          <w:rPr>
            <w:rFonts w:ascii="Times" w:hAnsi="Times"/>
          </w:rPr>
          <w:t xml:space="preserve">Second, </w:t>
        </w:r>
      </w:ins>
      <w:ins w:id="501" w:author="Tubergen, F.A. van (Frank)" w:date="2023-08-22T10:49:00Z">
        <w:r w:rsidR="001B38D3" w:rsidRPr="00A70B26">
          <w:rPr>
            <w:rFonts w:ascii="Times" w:hAnsi="Times"/>
          </w:rPr>
          <w:t>we provide improved measures</w:t>
        </w:r>
      </w:ins>
      <w:ins w:id="502" w:author="Tubergen, F.A. van (Frank)" w:date="2023-08-22T11:34:00Z">
        <w:r w:rsidR="00A70B26" w:rsidRPr="00A70B26">
          <w:rPr>
            <w:rFonts w:ascii="Times" w:hAnsi="Times"/>
            <w:rPrChange w:id="503" w:author="Tubergen, F.A. van (Frank)" w:date="2023-08-22T11:34:00Z">
              <w:rPr>
                <w:rFonts w:ascii="Times" w:hAnsi="Times"/>
                <w:lang w:val="nl-NL"/>
              </w:rPr>
            </w:rPrChange>
          </w:rPr>
          <w:t xml:space="preserve"> of the scale-up </w:t>
        </w:r>
        <w:proofErr w:type="gramStart"/>
        <w:r w:rsidR="00A70B26" w:rsidRPr="00A70B26">
          <w:rPr>
            <w:rFonts w:ascii="Times" w:hAnsi="Times"/>
            <w:rPrChange w:id="504" w:author="Tubergen, F.A. van (Frank)" w:date="2023-08-22T11:34:00Z">
              <w:rPr>
                <w:rFonts w:ascii="Times" w:hAnsi="Times"/>
                <w:lang w:val="nl-NL"/>
              </w:rPr>
            </w:rPrChange>
          </w:rPr>
          <w:t>method</w:t>
        </w:r>
      </w:ins>
      <w:ins w:id="505" w:author="Tubergen, F.A. van (Frank)" w:date="2023-08-22T10:49:00Z">
        <w:r w:rsidR="001B38D3" w:rsidRPr="00A70B26">
          <w:rPr>
            <w:rFonts w:ascii="Times" w:hAnsi="Times"/>
          </w:rPr>
          <w:t>..</w:t>
        </w:r>
        <w:proofErr w:type="gramEnd"/>
        <w:r w:rsidR="001B38D3" w:rsidRPr="00A70B26">
          <w:rPr>
            <w:rFonts w:ascii="Times" w:hAnsi="Times"/>
          </w:rPr>
          <w:t xml:space="preserve"> </w:t>
        </w:r>
        <w:r w:rsidR="001B38D3" w:rsidRPr="00AB509C">
          <w:rPr>
            <w:rFonts w:ascii="Times" w:hAnsi="Times"/>
            <w:lang w:val="nl-NL"/>
            <w:rPrChange w:id="506" w:author="Bas Hofstra" w:date="2023-08-30T14:45:00Z">
              <w:rPr>
                <w:rFonts w:ascii="Times" w:hAnsi="Times"/>
              </w:rPr>
            </w:rPrChange>
          </w:rPr>
          <w:t xml:space="preserve">XX </w:t>
        </w:r>
        <w:proofErr w:type="gramStart"/>
        <w:r w:rsidR="001B38D3" w:rsidRPr="00AB509C">
          <w:rPr>
            <w:rFonts w:ascii="Times" w:hAnsi="Times"/>
            <w:lang w:val="nl-NL"/>
            <w:rPrChange w:id="507" w:author="Bas Hofstra" w:date="2023-08-30T14:45:00Z">
              <w:rPr>
                <w:rFonts w:ascii="Times" w:hAnsi="Times"/>
              </w:rPr>
            </w:rPrChange>
          </w:rPr>
          <w:t>Bas..</w:t>
        </w:r>
        <w:proofErr w:type="gramEnd"/>
        <w:r w:rsidR="001B38D3" w:rsidRPr="00AB509C">
          <w:rPr>
            <w:rFonts w:ascii="Times" w:hAnsi="Times"/>
            <w:lang w:val="nl-NL"/>
            <w:rPrChange w:id="508" w:author="Bas Hofstra" w:date="2023-08-30T14:45:00Z">
              <w:rPr>
                <w:rFonts w:ascii="Times" w:hAnsi="Times"/>
              </w:rPr>
            </w:rPrChange>
          </w:rPr>
          <w:t xml:space="preserve"> </w:t>
        </w:r>
        <w:proofErr w:type="gramStart"/>
        <w:r w:rsidR="001B38D3" w:rsidRPr="001B38D3">
          <w:rPr>
            <w:rFonts w:ascii="Times" w:hAnsi="Times"/>
            <w:lang w:val="nl-NL"/>
            <w:rPrChange w:id="509" w:author="Tubergen, F.A. van (Frank)" w:date="2023-08-22T10:49:00Z">
              <w:rPr>
                <w:rFonts w:ascii="Times" w:hAnsi="Times"/>
              </w:rPr>
            </w:rPrChange>
          </w:rPr>
          <w:t>kan</w:t>
        </w:r>
        <w:proofErr w:type="gramEnd"/>
        <w:r w:rsidR="001B38D3" w:rsidRPr="001B38D3">
          <w:rPr>
            <w:rFonts w:ascii="Times" w:hAnsi="Times"/>
            <w:lang w:val="nl-NL"/>
            <w:rPrChange w:id="510" w:author="Tubergen, F.A. van (Frank)" w:date="2023-08-22T10:49:00Z">
              <w:rPr>
                <w:rFonts w:ascii="Times" w:hAnsi="Times"/>
              </w:rPr>
            </w:rPrChange>
          </w:rPr>
          <w:t xml:space="preserve"> jij dit uitwerken.. </w:t>
        </w:r>
      </w:ins>
      <w:proofErr w:type="gramStart"/>
      <w:ins w:id="511" w:author="Tubergen, F.A. van (Frank)" w:date="2023-08-22T11:34:00Z">
        <w:r w:rsidR="00A70B26" w:rsidRPr="00A70B26">
          <w:rPr>
            <w:rFonts w:ascii="Times" w:hAnsi="Times"/>
            <w:lang w:val="nl-NL"/>
          </w:rPr>
          <w:t>kunnen</w:t>
        </w:r>
        <w:proofErr w:type="gramEnd"/>
        <w:r w:rsidR="00A70B26" w:rsidRPr="00A70B26">
          <w:rPr>
            <w:rFonts w:ascii="Times" w:hAnsi="Times"/>
            <w:lang w:val="nl-NL"/>
          </w:rPr>
          <w:t xml:space="preserve"> we </w:t>
        </w:r>
      </w:ins>
      <w:ins w:id="512" w:author="Tubergen, F.A. van (Frank)" w:date="2023-08-22T11:35:00Z">
        <w:r w:rsidR="00A70B26">
          <w:rPr>
            <w:rFonts w:ascii="Times" w:hAnsi="Times"/>
            <w:lang w:val="nl-NL"/>
          </w:rPr>
          <w:t xml:space="preserve">bijv. </w:t>
        </w:r>
      </w:ins>
      <w:ins w:id="513" w:author="Tubergen, F.A. van (Frank)" w:date="2023-08-22T11:34:00Z">
        <w:r w:rsidR="00A70B26" w:rsidRPr="00A70B26">
          <w:rPr>
            <w:rFonts w:ascii="Times" w:hAnsi="Times"/>
            <w:lang w:val="nl-NL"/>
          </w:rPr>
          <w:t xml:space="preserve">laten zien wat er gebeurt als je </w:t>
        </w:r>
      </w:ins>
      <w:ins w:id="514" w:author="Tubergen, F.A. van (Frank)" w:date="2023-08-22T11:35:00Z">
        <w:r w:rsidR="00A70B26">
          <w:rPr>
            <w:rFonts w:ascii="Times" w:hAnsi="Times"/>
            <w:lang w:val="nl-NL"/>
          </w:rPr>
          <w:t xml:space="preserve">netwerkomvang </w:t>
        </w:r>
      </w:ins>
      <w:ins w:id="515" w:author="Tubergen, F.A. van (Frank)" w:date="2023-08-22T11:34:00Z">
        <w:r w:rsidR="00A70B26" w:rsidRPr="00A70B26">
          <w:rPr>
            <w:rFonts w:ascii="Times" w:hAnsi="Times"/>
            <w:lang w:val="nl-NL"/>
          </w:rPr>
          <w:t xml:space="preserve">met </w:t>
        </w:r>
        <w:r w:rsidR="00A70B26" w:rsidRPr="00A70B26">
          <w:rPr>
            <w:rFonts w:ascii="Times" w:hAnsi="Times"/>
            <w:lang w:val="nl-NL"/>
            <w:rPrChange w:id="516" w:author="Tubergen, F.A. van (Frank)" w:date="2023-08-22T11:34:00Z">
              <w:rPr>
                <w:rFonts w:ascii="Times" w:hAnsi="Times"/>
              </w:rPr>
            </w:rPrChange>
          </w:rPr>
          <w:t xml:space="preserve">5X, 10X, 25X </w:t>
        </w:r>
        <w:r w:rsidR="00A70B26">
          <w:rPr>
            <w:rFonts w:ascii="Times" w:hAnsi="Times"/>
            <w:lang w:val="nl-NL"/>
          </w:rPr>
          <w:t>meet -veranderen resultaten da</w:t>
        </w:r>
      </w:ins>
      <w:ins w:id="517" w:author="Tubergen, F.A. van (Frank)" w:date="2023-08-22T11:35:00Z">
        <w:r w:rsidR="00A70B26">
          <w:rPr>
            <w:rFonts w:ascii="Times" w:hAnsi="Times"/>
            <w:lang w:val="nl-NL"/>
          </w:rPr>
          <w:t>n</w:t>
        </w:r>
      </w:ins>
      <w:ins w:id="518" w:author="Tubergen, F.A. van (Frank)" w:date="2023-08-22T11:34:00Z">
        <w:r w:rsidR="00A70B26" w:rsidRPr="00A70B26">
          <w:rPr>
            <w:rFonts w:ascii="Times" w:hAnsi="Times"/>
            <w:lang w:val="nl-NL"/>
            <w:rPrChange w:id="519" w:author="Tubergen, F.A. van (Frank)" w:date="2023-08-22T11:34:00Z">
              <w:rPr>
                <w:rFonts w:ascii="Times" w:hAnsi="Times"/>
              </w:rPr>
            </w:rPrChange>
          </w:rPr>
          <w:t xml:space="preserve">? </w:t>
        </w:r>
      </w:ins>
      <w:commentRangeStart w:id="520"/>
      <w:commentRangeStart w:id="521"/>
      <w:del w:id="522" w:author="Tubergen, F.A. van (Frank)" w:date="2023-08-22T10:46:00Z">
        <w:r w:rsidR="00D132DE" w:rsidRPr="00A70B26" w:rsidDel="00F972AB">
          <w:rPr>
            <w:rFonts w:ascii="Times" w:hAnsi="Times"/>
            <w:lang w:val="nl-NL"/>
            <w:rPrChange w:id="523" w:author="Tubergen, F.A. van (Frank)" w:date="2023-08-22T11:34:00Z">
              <w:rPr>
                <w:rFonts w:ascii="Times" w:hAnsi="Times"/>
              </w:rPr>
            </w:rPrChange>
          </w:rPr>
          <w:delText xml:space="preserve">Furthermore, studies that took weaker ties into account </w:delText>
        </w:r>
        <w:r w:rsidR="00FF6EAD" w:rsidRPr="00A70B26" w:rsidDel="00F972AB">
          <w:rPr>
            <w:rFonts w:ascii="Times" w:hAnsi="Times"/>
            <w:lang w:val="nl-NL"/>
            <w:rPrChange w:id="524" w:author="Tubergen, F.A. van (Frank)" w:date="2023-08-22T11:34:00Z">
              <w:rPr>
                <w:rFonts w:ascii="Times" w:hAnsi="Times"/>
              </w:rPr>
            </w:rPrChange>
          </w:rPr>
          <w:delText>were often conducted on selected groups or small samples</w:delText>
        </w:r>
      </w:del>
      <w:ins w:id="525" w:author="Beate Volker" w:date="2023-08-02T16:47:00Z">
        <w:del w:id="526" w:author="Tubergen, F.A. van (Frank)" w:date="2023-08-22T10:46:00Z">
          <w:r w:rsidR="008D3263" w:rsidRPr="00A70B26" w:rsidDel="00F972AB">
            <w:rPr>
              <w:rFonts w:ascii="Times" w:hAnsi="Times"/>
              <w:lang w:val="nl-NL"/>
              <w:rPrChange w:id="527" w:author="Tubergen, F.A. van (Frank)" w:date="2023-08-22T11:34:00Z">
                <w:rPr>
                  <w:rFonts w:ascii="Times" w:hAnsi="Times"/>
                </w:rPr>
              </w:rPrChange>
            </w:rPr>
            <w:delText xml:space="preserve"> (see Lubbers et al 2019</w:delText>
          </w:r>
        </w:del>
      </w:ins>
      <w:ins w:id="528" w:author="Beate Volker" w:date="2023-08-04T13:23:00Z">
        <w:del w:id="529" w:author="Tubergen, F.A. van (Frank)" w:date="2023-08-22T10:46:00Z">
          <w:r w:rsidR="005426ED" w:rsidRPr="00A70B26" w:rsidDel="00F972AB">
            <w:rPr>
              <w:rFonts w:ascii="Times" w:hAnsi="Times"/>
              <w:lang w:val="nl-NL"/>
              <w:rPrChange w:id="530" w:author="Tubergen, F.A. van (Frank)" w:date="2023-08-22T11:34:00Z">
                <w:rPr>
                  <w:rFonts w:ascii="Times" w:hAnsi="Times"/>
                </w:rPr>
              </w:rPrChange>
            </w:rPr>
            <w:delText xml:space="preserve"> for an overview of studies focusing on the extended network that contains these weaker ties</w:delText>
          </w:r>
        </w:del>
      </w:ins>
      <w:ins w:id="531" w:author="Beate Volker" w:date="2023-08-02T16:47:00Z">
        <w:del w:id="532" w:author="Tubergen, F.A. van (Frank)" w:date="2023-08-22T10:46:00Z">
          <w:r w:rsidR="008D3263" w:rsidRPr="00A70B26" w:rsidDel="00F972AB">
            <w:rPr>
              <w:rFonts w:ascii="Times" w:hAnsi="Times"/>
              <w:lang w:val="nl-NL"/>
              <w:rPrChange w:id="533" w:author="Tubergen, F.A. van (Frank)" w:date="2023-08-22T11:34:00Z">
                <w:rPr>
                  <w:rFonts w:ascii="Times" w:hAnsi="Times"/>
                </w:rPr>
              </w:rPrChange>
            </w:rPr>
            <w:delText>)</w:delText>
          </w:r>
        </w:del>
      </w:ins>
      <w:del w:id="534" w:author="Tubergen, F.A. van (Frank)" w:date="2023-08-22T10:46:00Z">
        <w:r w:rsidR="00FF6EAD" w:rsidRPr="00A70B26" w:rsidDel="00F972AB">
          <w:rPr>
            <w:rFonts w:ascii="Times" w:hAnsi="Times"/>
            <w:lang w:val="nl-NL"/>
            <w:rPrChange w:id="535" w:author="Tubergen, F.A. van (Frank)" w:date="2023-08-22T11:34:00Z">
              <w:rPr>
                <w:rFonts w:ascii="Times" w:hAnsi="Times"/>
              </w:rPr>
            </w:rPrChange>
          </w:rPr>
          <w:delText>. Last but not least, measurements for such ties were often a bit restrictive</w:delText>
        </w:r>
      </w:del>
      <w:ins w:id="536" w:author="Beate Volker" w:date="2023-08-04T13:23:00Z">
        <w:del w:id="537" w:author="Tubergen, F.A. van (Frank)" w:date="2023-08-22T10:46:00Z">
          <w:r w:rsidR="005426ED" w:rsidRPr="00A70B26" w:rsidDel="00F972AB">
            <w:rPr>
              <w:rFonts w:ascii="Times" w:hAnsi="Times"/>
              <w:lang w:val="nl-NL"/>
              <w:rPrChange w:id="538" w:author="Tubergen, F.A. van (Frank)" w:date="2023-08-22T11:34:00Z">
                <w:rPr>
                  <w:rFonts w:ascii="Times" w:hAnsi="Times"/>
                </w:rPr>
              </w:rPrChange>
            </w:rPr>
            <w:delText xml:space="preserve"> in terms of boundaries</w:delText>
          </w:r>
        </w:del>
      </w:ins>
      <w:del w:id="539" w:author="Tubergen, F.A. van (Frank)" w:date="2023-08-22T10:46:00Z">
        <w:r w:rsidR="00FF6EAD" w:rsidRPr="00A70B26" w:rsidDel="00F972AB">
          <w:rPr>
            <w:rFonts w:ascii="Times" w:hAnsi="Times"/>
            <w:lang w:val="nl-NL"/>
            <w:rPrChange w:id="540" w:author="Tubergen, F.A. van (Frank)" w:date="2023-08-22T11:34:00Z">
              <w:rPr>
                <w:rFonts w:ascii="Times" w:hAnsi="Times"/>
              </w:rPr>
            </w:rPrChange>
          </w:rPr>
          <w:delText xml:space="preserve">. </w:delText>
        </w:r>
        <w:commentRangeEnd w:id="520"/>
        <w:r w:rsidR="00B478AE" w:rsidDel="00F972AB">
          <w:rPr>
            <w:rStyle w:val="CommentReference"/>
            <w:rFonts w:eastAsiaTheme="minorHAnsi" w:cstheme="minorBidi"/>
            <w:lang w:eastAsia="nl-NL"/>
          </w:rPr>
          <w:commentReference w:id="520"/>
        </w:r>
        <w:commentRangeEnd w:id="521"/>
        <w:r w:rsidR="00ED3116" w:rsidDel="00F972AB">
          <w:rPr>
            <w:rStyle w:val="CommentReference"/>
            <w:rFonts w:eastAsiaTheme="minorHAnsi" w:cstheme="minorBidi"/>
            <w:lang w:eastAsia="nl-NL"/>
          </w:rPr>
          <w:commentReference w:id="521"/>
        </w:r>
      </w:del>
      <w:del w:id="541" w:author="Tubergen, F.A. van (Frank)" w:date="2023-08-22T10:47:00Z">
        <w:r w:rsidR="00E20B7E" w:rsidRPr="00A70B26" w:rsidDel="00F05569">
          <w:rPr>
            <w:rFonts w:ascii="Times" w:hAnsi="Times"/>
            <w:lang w:val="nl-NL"/>
            <w:rPrChange w:id="542" w:author="Tubergen, F.A. van (Frank)" w:date="2023-08-22T11:34:00Z">
              <w:rPr>
                <w:rFonts w:ascii="Times" w:hAnsi="Times"/>
              </w:rPr>
            </w:rPrChange>
          </w:rPr>
          <w:delText xml:space="preserve">This paper will contribute to the knowledge in this regard and study </w:delText>
        </w:r>
      </w:del>
      <w:ins w:id="543" w:author="Beate Volker" w:date="2023-08-02T16:48:00Z">
        <w:del w:id="544" w:author="Tubergen, F.A. van (Frank)" w:date="2023-08-22T10:47:00Z">
          <w:r w:rsidR="008D3263" w:rsidRPr="00A70B26" w:rsidDel="00F05569">
            <w:rPr>
              <w:rFonts w:ascii="Times" w:hAnsi="Times"/>
              <w:lang w:val="nl-NL"/>
              <w:rPrChange w:id="545" w:author="Tubergen, F.A. van (Frank)" w:date="2023-08-22T11:34:00Z">
                <w:rPr>
                  <w:rFonts w:ascii="Times" w:hAnsi="Times"/>
                </w:rPr>
              </w:rPrChange>
            </w:rPr>
            <w:delText xml:space="preserve">acquaintance </w:delText>
          </w:r>
        </w:del>
      </w:ins>
      <w:del w:id="546" w:author="Tubergen, F.A. van (Frank)" w:date="2023-08-22T10:47:00Z">
        <w:r w:rsidR="00E20B7E" w:rsidRPr="00A70B26" w:rsidDel="00F05569">
          <w:rPr>
            <w:rFonts w:ascii="Times" w:hAnsi="Times"/>
            <w:lang w:val="nl-NL"/>
            <w:rPrChange w:id="547" w:author="Tubergen, F.A. van (Frank)" w:date="2023-08-22T11:34:00Z">
              <w:rPr>
                <w:rFonts w:ascii="Times" w:hAnsi="Times"/>
              </w:rPr>
            </w:rPrChange>
          </w:rPr>
          <w:delText>networks more comprehensively</w:delText>
        </w:r>
        <w:r w:rsidR="00FF6EAD" w:rsidRPr="00A70B26" w:rsidDel="00F05569">
          <w:rPr>
            <w:rFonts w:ascii="Times" w:hAnsi="Times"/>
            <w:lang w:val="nl-NL"/>
            <w:rPrChange w:id="548" w:author="Tubergen, F.A. van (Frank)" w:date="2023-08-22T11:34:00Z">
              <w:rPr>
                <w:rFonts w:ascii="Times" w:hAnsi="Times"/>
              </w:rPr>
            </w:rPrChange>
          </w:rPr>
          <w:delText xml:space="preserve">, </w:delText>
        </w:r>
      </w:del>
      <w:ins w:id="549" w:author="Beate Volker" w:date="2023-08-02T16:48:00Z">
        <w:del w:id="550" w:author="Tubergen, F.A. van (Frank)" w:date="2023-08-22T10:47:00Z">
          <w:r w:rsidR="008D3263" w:rsidRPr="00A70B26" w:rsidDel="00F05569">
            <w:rPr>
              <w:rFonts w:ascii="Times" w:hAnsi="Times"/>
              <w:lang w:val="nl-NL"/>
              <w:rPrChange w:id="551" w:author="Tubergen, F.A. van (Frank)" w:date="2023-08-22T11:34:00Z">
                <w:rPr>
                  <w:rFonts w:ascii="Times" w:hAnsi="Times"/>
                </w:rPr>
              </w:rPrChange>
            </w:rPr>
            <w:delText xml:space="preserve">and ask how they differ </w:delText>
          </w:r>
        </w:del>
      </w:ins>
      <w:del w:id="552" w:author="Tubergen, F.A. van (Frank)" w:date="2023-08-22T10:47:00Z">
        <w:r w:rsidR="00FF6EAD" w:rsidRPr="00A70B26" w:rsidDel="00F05569">
          <w:rPr>
            <w:rFonts w:ascii="Times" w:hAnsi="Times"/>
            <w:lang w:val="nl-NL"/>
            <w:rPrChange w:id="553" w:author="Tubergen, F.A. van (Frank)" w:date="2023-08-22T11:34:00Z">
              <w:rPr>
                <w:rFonts w:ascii="Times" w:hAnsi="Times"/>
              </w:rPr>
            </w:rPrChange>
          </w:rPr>
          <w:delText>the stronger as well as the weaker ties</w:delText>
        </w:r>
        <w:r w:rsidR="00E20B7E" w:rsidRPr="00A70B26" w:rsidDel="00F05569">
          <w:rPr>
            <w:rFonts w:ascii="Times" w:hAnsi="Times"/>
            <w:lang w:val="nl-NL"/>
            <w:rPrChange w:id="554" w:author="Tubergen, F.A. van (Frank)" w:date="2023-08-22T11:34:00Z">
              <w:rPr>
                <w:rFonts w:ascii="Times" w:hAnsi="Times"/>
              </w:rPr>
            </w:rPrChange>
          </w:rPr>
          <w:delText xml:space="preserve"> </w:delText>
        </w:r>
        <w:r w:rsidR="00FF6EAD" w:rsidRPr="00A70B26" w:rsidDel="00F05569">
          <w:rPr>
            <w:rFonts w:ascii="Times" w:hAnsi="Times"/>
            <w:lang w:val="nl-NL"/>
            <w:rPrChange w:id="555" w:author="Tubergen, F.A. van (Frank)" w:date="2023-08-22T11:34:00Z">
              <w:rPr>
                <w:rFonts w:ascii="Times" w:hAnsi="Times"/>
              </w:rPr>
            </w:rPrChange>
          </w:rPr>
          <w:delText xml:space="preserve">and </w:delText>
        </w:r>
        <w:r w:rsidR="00E20B7E" w:rsidRPr="00A70B26" w:rsidDel="00F05569">
          <w:rPr>
            <w:rFonts w:ascii="Times" w:hAnsi="Times"/>
            <w:lang w:val="nl-NL"/>
            <w:rPrChange w:id="556" w:author="Tubergen, F.A. van (Frank)" w:date="2023-08-22T11:34:00Z">
              <w:rPr>
                <w:rFonts w:ascii="Times" w:hAnsi="Times"/>
              </w:rPr>
            </w:rPrChange>
          </w:rPr>
          <w:delText>for people from different social strands</w:delText>
        </w:r>
      </w:del>
      <w:ins w:id="557" w:author="Beate Volker" w:date="2023-08-04T13:24:00Z">
        <w:del w:id="558" w:author="Tubergen, F.A. van (Frank)" w:date="2023-08-22T10:47:00Z">
          <w:r w:rsidR="00DE712A" w:rsidRPr="00A70B26" w:rsidDel="00F05569">
            <w:rPr>
              <w:rFonts w:ascii="Times" w:hAnsi="Times"/>
              <w:lang w:val="nl-NL"/>
              <w:rPrChange w:id="559" w:author="Tubergen, F.A. van (Frank)" w:date="2023-08-22T11:34:00Z">
                <w:rPr>
                  <w:rFonts w:ascii="Times" w:hAnsi="Times"/>
                </w:rPr>
              </w:rPrChange>
            </w:rPr>
            <w:delText xml:space="preserve"> in the Netherlands</w:delText>
          </w:r>
        </w:del>
      </w:ins>
      <w:del w:id="560" w:author="Tubergen, F.A. van (Frank)" w:date="2023-08-22T10:47:00Z">
        <w:r w:rsidR="00E20B7E" w:rsidRPr="00A70B26" w:rsidDel="00F05569">
          <w:rPr>
            <w:rFonts w:ascii="Times" w:hAnsi="Times"/>
            <w:lang w:val="nl-NL"/>
            <w:rPrChange w:id="561" w:author="Tubergen, F.A. van (Frank)" w:date="2023-08-22T11:34:00Z">
              <w:rPr>
                <w:rFonts w:ascii="Times" w:hAnsi="Times"/>
              </w:rPr>
            </w:rPrChange>
          </w:rPr>
          <w:delText>.</w:delText>
        </w:r>
      </w:del>
      <w:ins w:id="562" w:author="Bas Hofstra" w:date="2023-07-25T15:29:00Z">
        <w:del w:id="563" w:author="Tubergen, F.A. van (Frank)" w:date="2023-08-22T10:47:00Z">
          <w:r w:rsidR="003D361D" w:rsidRPr="00A70B26" w:rsidDel="00F05569">
            <w:rPr>
              <w:rFonts w:ascii="Times" w:hAnsi="Times"/>
              <w:lang w:val="nl-NL"/>
              <w:rPrChange w:id="564" w:author="Tubergen, F.A. van (Frank)" w:date="2023-08-22T11:34:00Z">
                <w:rPr>
                  <w:rFonts w:ascii="Times" w:hAnsi="Times"/>
                </w:rPr>
              </w:rPrChange>
            </w:rPr>
            <w:delText xml:space="preserve"> </w:delText>
          </w:r>
        </w:del>
      </w:ins>
      <w:ins w:id="565" w:author="Beate Volker" w:date="2023-08-04T13:25:00Z">
        <w:del w:id="566" w:author="Tubergen, F.A. van (Frank)" w:date="2023-08-22T10:47:00Z">
          <w:r w:rsidR="00DE712A" w:rsidRPr="00A70B26" w:rsidDel="00F05569">
            <w:rPr>
              <w:rFonts w:ascii="Times" w:hAnsi="Times"/>
              <w:lang w:val="nl-NL"/>
              <w:rPrChange w:id="567" w:author="Tubergen, F.A. van (Frank)" w:date="2023-08-22T11:34:00Z">
                <w:rPr>
                  <w:rFonts w:ascii="Times" w:hAnsi="Times"/>
                </w:rPr>
              </w:rPrChange>
            </w:rPr>
            <w:delText>Lubbers et al. (2019) provided a comparable study for Spain, hence we aim at com[ari</w:delText>
          </w:r>
        </w:del>
      </w:ins>
      <w:ins w:id="568" w:author="Beate Volker" w:date="2023-08-04T13:26:00Z">
        <w:del w:id="569" w:author="Tubergen, F.A. van (Frank)" w:date="2023-08-22T10:47:00Z">
          <w:r w:rsidR="00DE712A" w:rsidRPr="00A70B26" w:rsidDel="00F05569">
            <w:rPr>
              <w:rFonts w:ascii="Times" w:hAnsi="Times"/>
              <w:lang w:val="nl-NL"/>
              <w:rPrChange w:id="570" w:author="Tubergen, F.A. van (Frank)" w:date="2023-08-22T11:34:00Z">
                <w:rPr>
                  <w:rFonts w:ascii="Times" w:hAnsi="Times"/>
                </w:rPr>
              </w:rPrChange>
            </w:rPr>
            <w:delText xml:space="preserve">ng our findings and adding the case of the Netherlands. </w:delText>
          </w:r>
        </w:del>
      </w:ins>
      <w:ins w:id="571" w:author="Bas Hofstra" w:date="2023-07-25T15:29:00Z">
        <w:del w:id="572" w:author="Tubergen, F.A. van (Frank)" w:date="2023-08-22T10:47:00Z">
          <w:r w:rsidR="003D361D" w:rsidRPr="00A70B26" w:rsidDel="00F05569">
            <w:rPr>
              <w:rFonts w:ascii="Times" w:hAnsi="Times"/>
              <w:lang w:val="nl-NL"/>
              <w:rPrChange w:id="573" w:author="Tubergen, F.A. van (Frank)" w:date="2023-08-22T11:34:00Z">
                <w:rPr>
                  <w:rFonts w:ascii="Times" w:hAnsi="Times"/>
                </w:rPr>
              </w:rPrChange>
            </w:rPr>
            <w:delText>We consider</w:delText>
          </w:r>
        </w:del>
      </w:ins>
      <w:ins w:id="574" w:author="Bas Hofstra" w:date="2023-07-25T15:30:00Z">
        <w:del w:id="575" w:author="Tubergen, F.A. van (Frank)" w:date="2023-08-22T10:47:00Z">
          <w:r w:rsidR="00537287" w:rsidRPr="00A70B26" w:rsidDel="00F05569">
            <w:rPr>
              <w:rFonts w:ascii="Times" w:hAnsi="Times"/>
              <w:lang w:val="nl-NL"/>
              <w:rPrChange w:id="576" w:author="Tubergen, F.A. van (Frank)" w:date="2023-08-22T11:34:00Z">
                <w:rPr>
                  <w:rFonts w:ascii="Times" w:hAnsi="Times"/>
                </w:rPr>
              </w:rPrChange>
            </w:rPr>
            <w:delText xml:space="preserve"> this</w:delText>
          </w:r>
        </w:del>
      </w:ins>
      <w:ins w:id="577" w:author="Bas Hofstra" w:date="2023-07-25T15:29:00Z">
        <w:del w:id="578" w:author="Tubergen, F.A. van (Frank)" w:date="2023-08-22T10:47:00Z">
          <w:r w:rsidR="003D361D" w:rsidRPr="00A70B26" w:rsidDel="00F05569">
            <w:rPr>
              <w:rFonts w:ascii="Times" w:hAnsi="Times"/>
              <w:lang w:val="nl-NL"/>
              <w:rPrChange w:id="579" w:author="Tubergen, F.A. van (Frank)" w:date="2023-08-22T11:34:00Z">
                <w:rPr>
                  <w:rFonts w:ascii="Times" w:hAnsi="Times"/>
                </w:rPr>
              </w:rPrChange>
            </w:rPr>
            <w:delText xml:space="preserve"> the </w:delText>
          </w:r>
          <w:r w:rsidR="003D361D" w:rsidRPr="00A70B26" w:rsidDel="00F05569">
            <w:rPr>
              <w:rFonts w:ascii="Times" w:hAnsi="Times"/>
              <w:i/>
              <w:lang w:val="nl-NL"/>
              <w:rPrChange w:id="580" w:author="Tubergen, F.A. van (Frank)" w:date="2023-08-22T11:34:00Z">
                <w:rPr>
                  <w:rFonts w:ascii="Times" w:hAnsi="Times"/>
                </w:rPr>
              </w:rPrChange>
            </w:rPr>
            <w:delText>extended</w:delText>
          </w:r>
          <w:r w:rsidR="003D361D" w:rsidRPr="00A70B26" w:rsidDel="00F05569">
            <w:rPr>
              <w:rFonts w:ascii="Times" w:hAnsi="Times"/>
              <w:lang w:val="nl-NL"/>
              <w:rPrChange w:id="581" w:author="Tubergen, F.A. van (Frank)" w:date="2023-08-22T11:34:00Z">
                <w:rPr>
                  <w:rFonts w:ascii="Times" w:hAnsi="Times"/>
                </w:rPr>
              </w:rPrChange>
            </w:rPr>
            <w:delText xml:space="preserve"> social network, and define </w:delText>
          </w:r>
        </w:del>
      </w:ins>
      <w:ins w:id="582" w:author="Bas Hofstra" w:date="2023-07-25T15:30:00Z">
        <w:del w:id="583" w:author="Tubergen, F.A. van (Frank)" w:date="2023-08-22T10:47:00Z">
          <w:r w:rsidR="003D361D" w:rsidRPr="00A70B26" w:rsidDel="00F05569">
            <w:rPr>
              <w:rFonts w:ascii="Times" w:hAnsi="Times"/>
              <w:lang w:val="nl-NL"/>
              <w:rPrChange w:id="584" w:author="Tubergen, F.A. van (Frank)" w:date="2023-08-22T11:34:00Z">
                <w:rPr>
                  <w:rFonts w:ascii="Times" w:hAnsi="Times"/>
                </w:rPr>
              </w:rPrChange>
            </w:rPr>
            <w:delText>members of extended social networks as those contacts whom indviduals know by name and with whom they would talk on the street</w:delText>
          </w:r>
        </w:del>
      </w:ins>
      <w:ins w:id="585" w:author="Bas Hofstra" w:date="2023-07-25T15:31:00Z">
        <w:del w:id="586" w:author="Tubergen, F.A. van (Frank)" w:date="2023-08-22T10:47:00Z">
          <w:r w:rsidR="00537287" w:rsidRPr="00A70B26" w:rsidDel="00F05569">
            <w:rPr>
              <w:rFonts w:ascii="Times" w:hAnsi="Times"/>
              <w:lang w:val="nl-NL"/>
              <w:rPrChange w:id="587" w:author="Tubergen, F.A. van (Frank)" w:date="2023-08-22T11:34:00Z">
                <w:rPr>
                  <w:rFonts w:ascii="Times" w:hAnsi="Times"/>
                </w:rPr>
              </w:rPrChange>
            </w:rPr>
            <w:delText xml:space="preserve"> </w:delText>
          </w:r>
        </w:del>
      </w:ins>
      <w:ins w:id="588" w:author="Beate Volker" w:date="2023-08-02T16:48:00Z">
        <w:del w:id="589" w:author="Tubergen, F.A. van (Frank)" w:date="2023-08-22T10:47:00Z">
          <w:r w:rsidR="008D3263" w:rsidRPr="00A70B26" w:rsidDel="00F05569">
            <w:rPr>
              <w:rFonts w:ascii="Times" w:hAnsi="Times"/>
              <w:lang w:val="nl-NL"/>
              <w:rPrChange w:id="590" w:author="Tubergen, F.A. van (Frank)" w:date="2023-08-22T11:34:00Z">
                <w:rPr>
                  <w:rFonts w:ascii="Times" w:hAnsi="Times"/>
                </w:rPr>
              </w:rPrChange>
            </w:rPr>
            <w:delText xml:space="preserve">if they meet </w:delText>
          </w:r>
        </w:del>
      </w:ins>
      <w:ins w:id="591" w:author="Bas Hofstra" w:date="2023-07-25T15:31:00Z">
        <w:del w:id="592" w:author="Tubergen, F.A. van (Frank)" w:date="2023-08-22T10:47:00Z">
          <w:r w:rsidR="00537287" w:rsidRPr="00A70B26" w:rsidDel="00F05569">
            <w:rPr>
              <w:rFonts w:ascii="Times" w:hAnsi="Times"/>
              <w:lang w:val="nl-NL"/>
              <w:rPrChange w:id="593" w:author="Tubergen, F.A. van (Frank)" w:date="2023-08-22T11:34:00Z">
                <w:rPr>
                  <w:rFonts w:ascii="Times" w:hAnsi="Times"/>
                </w:rPr>
              </w:rPrChange>
            </w:rPr>
            <w:delText>(DiPrete et al. 2011; Hofstra, Corten, and Van Tubergren, 2021)</w:delText>
          </w:r>
        </w:del>
      </w:ins>
      <w:ins w:id="594" w:author="Bas Hofstra" w:date="2023-07-25T15:30:00Z">
        <w:del w:id="595" w:author="Tubergen, F.A. van (Frank)" w:date="2023-08-22T10:47:00Z">
          <w:r w:rsidR="003D361D" w:rsidRPr="00A70B26" w:rsidDel="00F05569">
            <w:rPr>
              <w:rFonts w:ascii="Times" w:hAnsi="Times"/>
              <w:lang w:val="nl-NL"/>
              <w:rPrChange w:id="596" w:author="Tubergen, F.A. van (Frank)" w:date="2023-08-22T11:34:00Z">
                <w:rPr>
                  <w:rFonts w:ascii="Times" w:hAnsi="Times"/>
                </w:rPr>
              </w:rPrChange>
            </w:rPr>
            <w:delText>.</w:delText>
          </w:r>
        </w:del>
      </w:ins>
      <w:ins w:id="597" w:author="Bas Hofstra" w:date="2023-07-25T15:31:00Z">
        <w:del w:id="598" w:author="Tubergen, F.A. van (Frank)" w:date="2023-08-22T10:47:00Z">
          <w:r w:rsidR="00537287" w:rsidRPr="00A70B26" w:rsidDel="00F05569">
            <w:rPr>
              <w:rFonts w:ascii="Times" w:hAnsi="Times"/>
              <w:lang w:val="nl-NL"/>
              <w:rPrChange w:id="599" w:author="Tubergen, F.A. van (Frank)" w:date="2023-08-22T11:34:00Z">
                <w:rPr>
                  <w:rFonts w:ascii="Times" w:hAnsi="Times"/>
                </w:rPr>
              </w:rPrChange>
            </w:rPr>
            <w:delText xml:space="preserve"> </w:delText>
          </w:r>
        </w:del>
      </w:ins>
      <w:del w:id="600" w:author="Bas Hofstra" w:date="2023-07-25T15:31:00Z">
        <w:r w:rsidR="00231289" w:rsidRPr="00A70B26" w:rsidDel="00537287">
          <w:rPr>
            <w:rFonts w:ascii="Times" w:hAnsi="Times"/>
            <w:lang w:val="nl-NL"/>
            <w:rPrChange w:id="601" w:author="Tubergen, F.A. van (Frank)" w:date="2023-08-22T11:34:00Z">
              <w:rPr>
                <w:rFonts w:ascii="Times" w:hAnsi="Times"/>
              </w:rPr>
            </w:rPrChange>
          </w:rPr>
          <w:delText xml:space="preserve"> </w:delText>
        </w:r>
      </w:del>
      <w:del w:id="602" w:author="Tubergen, F.A. van (Frank)" w:date="2023-08-22T10:49:00Z">
        <w:r w:rsidR="00231289" w:rsidRPr="00A70B26" w:rsidDel="005A388F">
          <w:rPr>
            <w:rFonts w:ascii="Times" w:hAnsi="Times"/>
            <w:lang w:val="nl-NL"/>
            <w:rPrChange w:id="603" w:author="Tubergen, F.A. van (Frank)" w:date="2023-08-22T11:34:00Z">
              <w:rPr>
                <w:rFonts w:ascii="Times" w:hAnsi="Times"/>
              </w:rPr>
            </w:rPrChange>
          </w:rPr>
          <w:delText xml:space="preserve">We use the scale-up method for estimating network size and employ a representative sample of adults (18-65) in the Netherlands. Furthermore, </w:delText>
        </w:r>
      </w:del>
      <w:r w:rsidR="00231289" w:rsidRPr="003336F9">
        <w:rPr>
          <w:rFonts w:ascii="Times" w:hAnsi="Times"/>
        </w:rPr>
        <w:t>an unusually large number of ‘</w:t>
      </w:r>
      <w:proofErr w:type="spellStart"/>
      <w:r w:rsidR="00231289" w:rsidRPr="003336F9">
        <w:rPr>
          <w:rFonts w:ascii="Times" w:hAnsi="Times"/>
        </w:rPr>
        <w:t>Xs</w:t>
      </w:r>
      <w:proofErr w:type="spellEnd"/>
      <w:r w:rsidR="00231289" w:rsidRPr="003336F9">
        <w:rPr>
          <w:rFonts w:ascii="Times" w:hAnsi="Times"/>
        </w:rPr>
        <w:t>’ for the estimation has been implemented in the questionnaire</w:t>
      </w:r>
      <w:ins w:id="604" w:author="Tubergen, F.A. van (Frank)" w:date="2023-08-22T10:49:00Z">
        <w:r w:rsidR="001B38D3">
          <w:rPr>
            <w:rFonts w:ascii="Times" w:hAnsi="Times"/>
          </w:rPr>
          <w:t>. XX</w:t>
        </w:r>
      </w:ins>
      <w:del w:id="605" w:author="Tubergen, F.A. van (Frank)" w:date="2023-08-22T10:49:00Z">
        <w:r w:rsidR="00231289" w:rsidRPr="003336F9" w:rsidDel="001B38D3">
          <w:rPr>
            <w:rFonts w:ascii="Times" w:hAnsi="Times"/>
          </w:rPr>
          <w:delText xml:space="preserve"> (see below).</w:delText>
        </w:r>
      </w:del>
      <w:r w:rsidR="00231289" w:rsidRPr="003336F9">
        <w:rPr>
          <w:rFonts w:ascii="Times" w:hAnsi="Times"/>
        </w:rPr>
        <w:t xml:space="preserve"> </w:t>
      </w:r>
      <w:del w:id="606" w:author="Tubergen, F.A. van (Frank)" w:date="2023-06-16T09:28:00Z">
        <w:r w:rsidR="00231289" w:rsidRPr="003336F9" w:rsidDel="00DC55C0">
          <w:rPr>
            <w:rFonts w:ascii="Times" w:hAnsi="Times"/>
          </w:rPr>
          <w:delText xml:space="preserve">Before describing our data, method of estimation and results we briefly review the literature on the determinants of the size of an individual’s network. </w:delText>
        </w:r>
        <w:r w:rsidR="00D132DE" w:rsidDel="00DC55C0">
          <w:rPr>
            <w:rFonts w:ascii="Times" w:hAnsi="Times"/>
          </w:rPr>
          <w:delText xml:space="preserve"> </w:delText>
        </w:r>
      </w:del>
    </w:p>
    <w:p w14:paraId="3CABBEFC" w14:textId="667DF01D" w:rsidR="004648F6" w:rsidRDefault="004648F6">
      <w:pPr>
        <w:spacing w:line="360" w:lineRule="auto"/>
        <w:jc w:val="both"/>
        <w:rPr>
          <w:ins w:id="607" w:author="Beate Volker" w:date="2023-08-04T13:33:00Z"/>
          <w:rFonts w:ascii="Times" w:hAnsi="Times"/>
        </w:rPr>
      </w:pPr>
    </w:p>
    <w:p w14:paraId="087182E6" w14:textId="2CA19625" w:rsidR="004648F6" w:rsidRPr="00335A0E" w:rsidDel="00465BDA" w:rsidRDefault="004648F6">
      <w:pPr>
        <w:spacing w:line="360" w:lineRule="auto"/>
        <w:jc w:val="both"/>
        <w:rPr>
          <w:ins w:id="608" w:author="Beate Volker" w:date="2023-08-04T13:33:00Z"/>
          <w:del w:id="609" w:author="Tubergen, F.A. van (Frank)" w:date="2023-08-22T11:04:00Z"/>
          <w:rFonts w:ascii="Times" w:hAnsi="Times"/>
          <w:b/>
          <w:bCs/>
          <w:rPrChange w:id="610" w:author="Tubergen, F.A. van (Frank)" w:date="2023-08-22T10:47:00Z">
            <w:rPr>
              <w:ins w:id="611" w:author="Beate Volker" w:date="2023-08-04T13:33:00Z"/>
              <w:del w:id="612" w:author="Tubergen, F.A. van (Frank)" w:date="2023-08-22T11:04:00Z"/>
              <w:rFonts w:ascii="Times" w:hAnsi="Times"/>
            </w:rPr>
          </w:rPrChange>
        </w:rPr>
      </w:pPr>
      <w:ins w:id="613" w:author="Beate Volker" w:date="2023-08-04T13:33:00Z">
        <w:del w:id="614" w:author="Tubergen, F.A. van (Frank)" w:date="2023-08-22T11:04:00Z">
          <w:r w:rsidRPr="00335A0E" w:rsidDel="00465BDA">
            <w:rPr>
              <w:rFonts w:ascii="Times" w:hAnsi="Times"/>
              <w:b/>
              <w:bCs/>
              <w:rPrChange w:id="615" w:author="Tubergen, F.A. van (Frank)" w:date="2023-08-22T10:47:00Z">
                <w:rPr>
                  <w:rFonts w:ascii="Times" w:hAnsi="Times"/>
                </w:rPr>
              </w:rPrChange>
            </w:rPr>
            <w:delText>Determinants of network size</w:delText>
          </w:r>
        </w:del>
      </w:ins>
    </w:p>
    <w:p w14:paraId="6D242EEA" w14:textId="4E09D27F" w:rsidR="004648F6" w:rsidRPr="00864317" w:rsidDel="00465BDA" w:rsidRDefault="004648F6" w:rsidP="004648F6">
      <w:pPr>
        <w:spacing w:line="360" w:lineRule="auto"/>
        <w:jc w:val="both"/>
        <w:rPr>
          <w:ins w:id="616" w:author="Beate Volker" w:date="2023-08-04T13:33:00Z"/>
          <w:del w:id="617" w:author="Tubergen, F.A. van (Frank)" w:date="2023-08-22T11:04:00Z"/>
          <w:rFonts w:ascii="Times" w:hAnsi="Times"/>
        </w:rPr>
      </w:pPr>
    </w:p>
    <w:p w14:paraId="2028A8DE" w14:textId="5F40F9FE" w:rsidR="004648F6" w:rsidDel="00465BDA" w:rsidRDefault="004648F6" w:rsidP="004648F6">
      <w:pPr>
        <w:spacing w:line="360" w:lineRule="auto"/>
        <w:jc w:val="both"/>
        <w:rPr>
          <w:ins w:id="618" w:author="Beate Volker" w:date="2023-08-04T13:33:00Z"/>
          <w:del w:id="619" w:author="Tubergen, F.A. van (Frank)" w:date="2023-08-22T11:04:00Z"/>
          <w:rFonts w:ascii="Times" w:hAnsi="Times"/>
        </w:rPr>
      </w:pPr>
      <w:ins w:id="620" w:author="Beate Volker" w:date="2023-08-04T13:33:00Z">
        <w:del w:id="621" w:author="Tubergen, F.A. van (Frank)" w:date="2023-08-22T11:04:00Z">
          <w:r w:rsidDel="00465BDA">
            <w:rPr>
              <w:rFonts w:ascii="Times" w:hAnsi="Times"/>
            </w:rPr>
            <w:delText>V</w:delText>
          </w:r>
          <w:r w:rsidRPr="003336F9" w:rsidDel="00465BDA">
            <w:rPr>
              <w:rFonts w:ascii="Times" w:hAnsi="Times"/>
            </w:rPr>
            <w:delText xml:space="preserve">ariation in network size is explained by </w:delText>
          </w:r>
          <w:r w:rsidDel="00465BDA">
            <w:rPr>
              <w:rFonts w:ascii="Times" w:hAnsi="Times"/>
            </w:rPr>
            <w:delText xml:space="preserve">(a combination of) </w:delText>
          </w:r>
          <w:r w:rsidRPr="003336F9" w:rsidDel="00465BDA">
            <w:rPr>
              <w:rFonts w:ascii="Times" w:hAnsi="Times"/>
            </w:rPr>
            <w:delText>social, physical, mental, and neurological factors</w:delText>
          </w:r>
          <w:r w:rsidDel="00465BDA">
            <w:rPr>
              <w:rFonts w:ascii="Times" w:hAnsi="Times"/>
            </w:rPr>
            <w:delText xml:space="preserve">. </w:delText>
          </w:r>
          <w:r w:rsidRPr="003336F9" w:rsidDel="00465BDA">
            <w:rPr>
              <w:rFonts w:ascii="Times" w:hAnsi="Times"/>
            </w:rPr>
            <w:delText>Most studies on network size draw a sample of people’s complete network</w:delText>
          </w:r>
          <w:r w:rsidDel="00465BDA">
            <w:rPr>
              <w:rFonts w:ascii="Times" w:hAnsi="Times"/>
            </w:rPr>
            <w:delText xml:space="preserve"> and</w:delText>
          </w:r>
          <w:r w:rsidRPr="003336F9" w:rsidDel="00465BDA">
            <w:rPr>
              <w:rFonts w:ascii="Times" w:hAnsi="Times"/>
            </w:rPr>
            <w:delText xml:space="preserve"> focus on certain typical network relationships, such as friends, neighbors, or on typical social exchanges, such as spending time together or helping each other. </w:delText>
          </w:r>
        </w:del>
        <w:del w:id="622" w:author="Tubergen, F.A. van (Frank)" w:date="2023-08-22T11:03:00Z">
          <w:r w:rsidRPr="003336F9" w:rsidDel="00282D56">
            <w:rPr>
              <w:rFonts w:ascii="Times" w:hAnsi="Times"/>
            </w:rPr>
            <w:delText xml:space="preserve">To keep the burden for the respondents as low as possible and to save time and money, variation in network size is often studied </w:delText>
          </w:r>
          <w:r w:rsidDel="00282D56">
            <w:rPr>
              <w:rFonts w:ascii="Times" w:hAnsi="Times"/>
            </w:rPr>
            <w:delText xml:space="preserve">within </w:delText>
          </w:r>
          <w:r w:rsidRPr="003336F9" w:rsidDel="00282D56">
            <w:rPr>
              <w:rFonts w:ascii="Times" w:hAnsi="Times"/>
            </w:rPr>
            <w:delText xml:space="preserve">set boundaries, e.g., people can mention only a maximal number of alters. </w:delText>
          </w:r>
        </w:del>
        <w:del w:id="623" w:author="Tubergen, F.A. van (Frank)" w:date="2023-08-22T10:51:00Z">
          <w:r w:rsidRPr="003336F9" w:rsidDel="004D5A0F">
            <w:rPr>
              <w:rFonts w:ascii="Times" w:hAnsi="Times"/>
            </w:rPr>
            <w:delText>One of the few studies that did not set any limits and just focused on all persons met during a given time was the study by Gurevitch, mentioned above (Gurevitch 19</w:delText>
          </w:r>
          <w:r w:rsidDel="004D5A0F">
            <w:rPr>
              <w:rFonts w:ascii="Times" w:hAnsi="Times"/>
            </w:rPr>
            <w:delText>6</w:delText>
          </w:r>
          <w:r w:rsidRPr="003336F9" w:rsidDel="004D5A0F">
            <w:rPr>
              <w:rFonts w:ascii="Times" w:hAnsi="Times"/>
            </w:rPr>
            <w:delText xml:space="preserve">7, De Soula Pool and Kochen, 1978, 2011). Gurevitch analyzed diaries of the encounters of </w:delText>
          </w:r>
          <w:commentRangeStart w:id="624"/>
          <w:r w:rsidRPr="003336F9" w:rsidDel="004D5A0F">
            <w:rPr>
              <w:rFonts w:ascii="Times" w:hAnsi="Times"/>
            </w:rPr>
            <w:delText xml:space="preserve">27 persons </w:delText>
          </w:r>
          <w:commentRangeEnd w:id="624"/>
          <w:r w:rsidDel="004D5A0F">
            <w:rPr>
              <w:rStyle w:val="CommentReference"/>
            </w:rPr>
            <w:commentReference w:id="624"/>
          </w:r>
          <w:r w:rsidRPr="003336F9" w:rsidDel="004D5A0F">
            <w:rPr>
              <w:rFonts w:ascii="Times" w:hAnsi="Times"/>
            </w:rPr>
            <w:delText xml:space="preserve">from relatively different social strata, who also differed in age and gender, during a period of 100 days. He showed the </w:delText>
          </w:r>
          <w:commentRangeStart w:id="625"/>
          <w:r w:rsidRPr="003336F9" w:rsidDel="004D5A0F">
            <w:rPr>
              <w:rFonts w:ascii="Times" w:hAnsi="Times"/>
            </w:rPr>
            <w:delText>large dissimilarities in the social universe for people at the lower as opposed to the higher rungs on the social ladder.</w:delText>
          </w:r>
          <w:commentRangeEnd w:id="625"/>
          <w:r w:rsidDel="004D5A0F">
            <w:rPr>
              <w:rStyle w:val="CommentReference"/>
              <w:rFonts w:eastAsiaTheme="minorHAnsi" w:cstheme="minorBidi"/>
              <w:lang w:eastAsia="nl-NL"/>
            </w:rPr>
            <w:commentReference w:id="625"/>
          </w:r>
          <w:r w:rsidRPr="003336F9" w:rsidDel="004D5A0F">
            <w:rPr>
              <w:rFonts w:ascii="Times" w:hAnsi="Times"/>
            </w:rPr>
            <w:delText xml:space="preserve"> In particular, people from higher social strata not only meet more others during their day, but they also meet more distinctive people in every setting they enter. All in all, the range in network size was very large. During the research period, some persons met - roughly - 100 other persons, while others encountered more than 5000 unique others. (CHECK NOG EENS). </w:delText>
          </w:r>
        </w:del>
      </w:ins>
    </w:p>
    <w:p w14:paraId="52E308D1" w14:textId="5AC35DB0" w:rsidR="004648F6" w:rsidRPr="003336F9" w:rsidDel="00465BDA" w:rsidRDefault="004648F6" w:rsidP="004648F6">
      <w:pPr>
        <w:spacing w:line="360" w:lineRule="auto"/>
        <w:jc w:val="both"/>
        <w:rPr>
          <w:ins w:id="626" w:author="Beate Volker" w:date="2023-08-04T13:33:00Z"/>
          <w:del w:id="627" w:author="Tubergen, F.A. van (Frank)" w:date="2023-08-22T11:04:00Z"/>
          <w:rFonts w:ascii="Times" w:hAnsi="Times"/>
        </w:rPr>
      </w:pPr>
    </w:p>
    <w:p w14:paraId="6AD60E4B" w14:textId="5304AF6C" w:rsidR="004648F6" w:rsidRPr="003336F9" w:rsidDel="00842AD8" w:rsidRDefault="004648F6" w:rsidP="004648F6">
      <w:pPr>
        <w:spacing w:line="360" w:lineRule="auto"/>
        <w:jc w:val="both"/>
        <w:rPr>
          <w:ins w:id="628" w:author="Beate Volker" w:date="2023-08-04T13:33:00Z"/>
          <w:del w:id="629" w:author="Tubergen, F.A. van (Frank)" w:date="2023-08-22T10:50:00Z"/>
          <w:rFonts w:ascii="Times" w:hAnsi="Times"/>
        </w:rPr>
      </w:pPr>
      <w:ins w:id="630" w:author="Beate Volker" w:date="2023-08-04T13:33:00Z">
        <w:del w:id="631" w:author="Tubergen, F.A. van (Frank)" w:date="2023-08-22T10:50:00Z">
          <w:r w:rsidDel="00842AD8">
            <w:rPr>
              <w:rFonts w:ascii="Times" w:hAnsi="Times"/>
            </w:rPr>
            <w:delText xml:space="preserve">A benchmark study in this regard in the analysis of core discussion networks of the GSS data by </w:delText>
          </w:r>
          <w:r w:rsidRPr="003336F9" w:rsidDel="00842AD8">
            <w:rPr>
              <w:rFonts w:ascii="Times" w:hAnsi="Times"/>
            </w:rPr>
            <w:delText xml:space="preserve">Marsden (1987). Marsden demonstrated that these networks were relatively small, dense, and homogeneous and that they largely depend on a person’s demographic characteristics, that is, education, age, gender, and ethnicity. Later, it has been shown that the differences in men’s and women’s network are moderated by education </w:delText>
          </w:r>
          <w:r w:rsidRPr="003336F9" w:rsidDel="00842AD8">
            <w:rPr>
              <w:rFonts w:ascii="Times" w:hAnsi="Times"/>
              <w:highlight w:val="yellow"/>
            </w:rPr>
            <w:delText>(Reskin/ Moore)</w:delText>
          </w:r>
          <w:r w:rsidRPr="003336F9" w:rsidDel="00842AD8">
            <w:rPr>
              <w:rFonts w:ascii="Times" w:hAnsi="Times"/>
            </w:rPr>
            <w:delText xml:space="preserve">. </w:delText>
          </w:r>
        </w:del>
      </w:ins>
    </w:p>
    <w:p w14:paraId="30EF4151" w14:textId="13EE0FAB" w:rsidR="004648F6" w:rsidDel="00465BDA" w:rsidRDefault="004648F6" w:rsidP="004648F6">
      <w:pPr>
        <w:spacing w:line="360" w:lineRule="auto"/>
        <w:jc w:val="both"/>
        <w:rPr>
          <w:ins w:id="632" w:author="Beate Volker" w:date="2023-08-04T13:33:00Z"/>
          <w:del w:id="633" w:author="Tubergen, F.A. van (Frank)" w:date="2023-08-22T11:04:00Z"/>
          <w:rFonts w:ascii="Times" w:hAnsi="Times"/>
        </w:rPr>
      </w:pPr>
    </w:p>
    <w:p w14:paraId="65A993D2" w14:textId="37A723BF" w:rsidR="004648F6" w:rsidRPr="003336F9" w:rsidDel="00465BDA" w:rsidRDefault="004648F6" w:rsidP="004648F6">
      <w:pPr>
        <w:spacing w:line="360" w:lineRule="auto"/>
        <w:jc w:val="both"/>
        <w:rPr>
          <w:ins w:id="634" w:author="Beate Volker" w:date="2023-08-04T13:33:00Z"/>
          <w:del w:id="635" w:author="Tubergen, F.A. van (Frank)" w:date="2023-08-22T11:04:00Z"/>
          <w:rFonts w:ascii="Times" w:hAnsi="Times"/>
        </w:rPr>
      </w:pPr>
      <w:ins w:id="636" w:author="Beate Volker" w:date="2023-08-04T13:33:00Z">
        <w:del w:id="637" w:author="Tubergen, F.A. van (Frank)" w:date="2023-08-22T11:04:00Z">
          <w:r w:rsidRPr="00DD4497" w:rsidDel="00465BDA">
            <w:rPr>
              <w:rFonts w:ascii="Times" w:hAnsi="Times"/>
              <w:b/>
            </w:rPr>
            <w:delText xml:space="preserve">Changes in </w:delText>
          </w:r>
          <w:r w:rsidDel="00465BDA">
            <w:rPr>
              <w:rFonts w:ascii="Times" w:hAnsi="Times"/>
              <w:b/>
            </w:rPr>
            <w:delText>N</w:delText>
          </w:r>
          <w:r w:rsidRPr="00DD4497" w:rsidDel="00465BDA">
            <w:rPr>
              <w:rFonts w:ascii="Times" w:hAnsi="Times"/>
              <w:b/>
            </w:rPr>
            <w:delText xml:space="preserve">etwork </w:delText>
          </w:r>
          <w:r w:rsidDel="00465BDA">
            <w:rPr>
              <w:rFonts w:ascii="Times" w:hAnsi="Times"/>
              <w:b/>
            </w:rPr>
            <w:delText>S</w:delText>
          </w:r>
          <w:r w:rsidRPr="00DD4497" w:rsidDel="00465BDA">
            <w:rPr>
              <w:rFonts w:ascii="Times" w:hAnsi="Times"/>
              <w:b/>
            </w:rPr>
            <w:delText>ize</w:delText>
          </w:r>
        </w:del>
      </w:ins>
    </w:p>
    <w:p w14:paraId="3598BF7F" w14:textId="538F3D6A" w:rsidR="004648F6" w:rsidRPr="003336F9" w:rsidDel="00465BDA" w:rsidRDefault="004648F6" w:rsidP="004648F6">
      <w:pPr>
        <w:spacing w:line="360" w:lineRule="auto"/>
        <w:jc w:val="both"/>
        <w:rPr>
          <w:ins w:id="638" w:author="Beate Volker" w:date="2023-08-04T13:33:00Z"/>
          <w:del w:id="639" w:author="Tubergen, F.A. van (Frank)" w:date="2023-08-22T11:04:00Z"/>
          <w:rFonts w:ascii="Times" w:hAnsi="Times"/>
        </w:rPr>
      </w:pPr>
      <w:ins w:id="640" w:author="Beate Volker" w:date="2023-08-04T13:33:00Z">
        <w:del w:id="641" w:author="Tubergen, F.A. van (Frank)" w:date="2023-08-22T11:04:00Z">
          <w:r w:rsidRPr="003336F9" w:rsidDel="00465BDA">
            <w:rPr>
              <w:rFonts w:ascii="Times" w:hAnsi="Times"/>
            </w:rPr>
            <w:delText xml:space="preserve">As to the study of mental or personality influences on personal network size it has been shown that extraversion is positively associated with network size, also, if it is controlled for sociodemographic characteristics (Pollet, Roberts and Dunbar 2011, </w:delText>
          </w:r>
          <w:r w:rsidRPr="003336F9" w:rsidDel="00465BDA">
            <w:rPr>
              <w:rFonts w:ascii="Times" w:hAnsi="Times"/>
              <w:highlight w:val="yellow"/>
            </w:rPr>
            <w:delText>Tulin</w:delText>
          </w:r>
          <w:r w:rsidRPr="003336F9" w:rsidDel="00465BDA">
            <w:rPr>
              <w:rFonts w:ascii="Times" w:hAnsi="Times"/>
            </w:rPr>
            <w:delText xml:space="preserve"> 2019). However, there are also studies suggesting that the relationship between personality characteristics and network size is complex and moderated by several other factors, amongst which age and gender (Roberts et al 2007). </w:delText>
          </w:r>
        </w:del>
      </w:ins>
    </w:p>
    <w:p w14:paraId="3FF74DAB" w14:textId="3933E75F" w:rsidR="004648F6" w:rsidRPr="003336F9" w:rsidDel="00465BDA" w:rsidRDefault="004648F6" w:rsidP="004648F6">
      <w:pPr>
        <w:spacing w:line="360" w:lineRule="auto"/>
        <w:jc w:val="both"/>
        <w:rPr>
          <w:ins w:id="642" w:author="Beate Volker" w:date="2023-08-04T13:33:00Z"/>
          <w:del w:id="643" w:author="Tubergen, F.A. van (Frank)" w:date="2023-08-22T11:04:00Z"/>
          <w:rFonts w:ascii="Times" w:hAnsi="Times"/>
        </w:rPr>
      </w:pPr>
    </w:p>
    <w:p w14:paraId="0D6B6D7E" w14:textId="10CC3941" w:rsidR="004648F6" w:rsidRPr="003336F9" w:rsidDel="00465BDA" w:rsidRDefault="004648F6" w:rsidP="004648F6">
      <w:pPr>
        <w:spacing w:line="360" w:lineRule="auto"/>
        <w:jc w:val="both"/>
        <w:rPr>
          <w:ins w:id="644" w:author="Beate Volker" w:date="2023-08-04T13:33:00Z"/>
          <w:del w:id="645" w:author="Tubergen, F.A. van (Frank)" w:date="2023-08-22T11:04:00Z"/>
          <w:rFonts w:ascii="Times" w:hAnsi="Times"/>
        </w:rPr>
      </w:pPr>
      <w:ins w:id="646" w:author="Beate Volker" w:date="2023-08-04T13:33:00Z">
        <w:del w:id="647" w:author="Tubergen, F.A. van (Frank)" w:date="2023-08-22T11:04:00Z">
          <w:r w:rsidRPr="003336F9" w:rsidDel="00465BDA">
            <w:rPr>
              <w:rFonts w:ascii="Times" w:hAnsi="Times"/>
            </w:rPr>
            <w:delText xml:space="preserve">Last but not least, studies suggest that network size is depending on the size of the neo-cortex (Hill and Dunbar 2003) cortical thickness and amygdala volume (Bickart et al. 2011, 2012). Such neurological features constitute the limitation in the number of contacts human beings can establish and maintain.  </w:delText>
          </w:r>
        </w:del>
      </w:ins>
    </w:p>
    <w:p w14:paraId="4EDC1BD2" w14:textId="1F6451C7" w:rsidR="004648F6" w:rsidDel="00465BDA" w:rsidRDefault="004648F6">
      <w:pPr>
        <w:spacing w:line="360" w:lineRule="auto"/>
        <w:jc w:val="both"/>
        <w:rPr>
          <w:ins w:id="648" w:author="Beate Volker" w:date="2023-08-04T13:33:00Z"/>
          <w:del w:id="649" w:author="Tubergen, F.A. van (Frank)" w:date="2023-08-22T11:04:00Z"/>
          <w:rFonts w:ascii="Times" w:hAnsi="Times"/>
        </w:rPr>
      </w:pPr>
    </w:p>
    <w:p w14:paraId="2EF0C9E4" w14:textId="79430ADA" w:rsidR="004648F6" w:rsidDel="00465BDA" w:rsidRDefault="004648F6">
      <w:pPr>
        <w:spacing w:line="360" w:lineRule="auto"/>
        <w:jc w:val="both"/>
        <w:rPr>
          <w:del w:id="650" w:author="Tubergen, F.A. van (Frank)" w:date="2023-08-22T11:04:00Z"/>
          <w:rFonts w:ascii="Times" w:hAnsi="Times"/>
        </w:rPr>
        <w:pPrChange w:id="651" w:author="Bas Hofstra" w:date="2023-07-25T15:34:00Z">
          <w:pPr>
            <w:spacing w:line="276" w:lineRule="auto"/>
            <w:jc w:val="both"/>
          </w:pPr>
        </w:pPrChange>
      </w:pPr>
    </w:p>
    <w:p w14:paraId="48E2A456" w14:textId="4263BD11" w:rsidR="00E20B7E" w:rsidRDefault="00E20B7E">
      <w:pPr>
        <w:spacing w:line="360" w:lineRule="auto"/>
        <w:jc w:val="both"/>
        <w:rPr>
          <w:ins w:id="652" w:author="Bas Hofstra" w:date="2023-07-25T15:22:00Z"/>
          <w:rFonts w:ascii="Times" w:hAnsi="Times"/>
        </w:rPr>
        <w:pPrChange w:id="653" w:author="Bas Hofstra" w:date="2023-07-25T15:34:00Z">
          <w:pPr>
            <w:spacing w:line="276" w:lineRule="auto"/>
            <w:jc w:val="both"/>
          </w:pPr>
        </w:pPrChange>
      </w:pPr>
    </w:p>
    <w:p w14:paraId="07590055" w14:textId="1FDFF96F" w:rsidR="003D361D" w:rsidDel="003D361D" w:rsidRDefault="003D361D">
      <w:pPr>
        <w:spacing w:line="360" w:lineRule="auto"/>
        <w:jc w:val="both"/>
        <w:rPr>
          <w:del w:id="654" w:author="Bas Hofstra" w:date="2023-07-25T15:23:00Z"/>
          <w:rFonts w:ascii="Times" w:hAnsi="Times"/>
          <w:b/>
        </w:rPr>
        <w:pPrChange w:id="655" w:author="Bas Hofstra" w:date="2023-07-25T15:34:00Z">
          <w:pPr>
            <w:spacing w:line="276" w:lineRule="auto"/>
            <w:jc w:val="both"/>
          </w:pPr>
        </w:pPrChange>
      </w:pPr>
      <w:ins w:id="656" w:author="Bas Hofstra" w:date="2023-07-25T15:22:00Z">
        <w:r w:rsidRPr="003D361D">
          <w:rPr>
            <w:rFonts w:ascii="Times" w:hAnsi="Times"/>
            <w:b/>
            <w:rPrChange w:id="657" w:author="Bas Hofstra" w:date="2023-07-25T15:22:00Z">
              <w:rPr>
                <w:rFonts w:ascii="Times" w:hAnsi="Times"/>
              </w:rPr>
            </w:rPrChange>
          </w:rPr>
          <w:t>THEORY</w:t>
        </w:r>
      </w:ins>
    </w:p>
    <w:p w14:paraId="6EB35440" w14:textId="78BF0507" w:rsidR="00231289" w:rsidDel="003D361D" w:rsidRDefault="00231289">
      <w:pPr>
        <w:spacing w:line="360" w:lineRule="auto"/>
        <w:jc w:val="both"/>
        <w:rPr>
          <w:del w:id="658" w:author="Corten, R. (Rense)" w:date="2023-06-29T11:18:00Z"/>
          <w:rFonts w:ascii="Times" w:hAnsi="Times"/>
        </w:rPr>
        <w:pPrChange w:id="659" w:author="Bas Hofstra" w:date="2023-07-25T15:34:00Z">
          <w:pPr>
            <w:spacing w:line="276" w:lineRule="auto"/>
            <w:jc w:val="both"/>
          </w:pPr>
        </w:pPrChange>
      </w:pPr>
    </w:p>
    <w:p w14:paraId="0762E87A" w14:textId="77777777" w:rsidR="003D361D" w:rsidRDefault="003D361D">
      <w:pPr>
        <w:spacing w:line="360" w:lineRule="auto"/>
        <w:jc w:val="both"/>
        <w:rPr>
          <w:ins w:id="660" w:author="Bas Hofstra" w:date="2023-07-25T15:22:00Z"/>
          <w:rFonts w:ascii="Times" w:hAnsi="Times"/>
        </w:rPr>
        <w:pPrChange w:id="661" w:author="Bas Hofstra" w:date="2023-07-25T15:34:00Z">
          <w:pPr>
            <w:spacing w:line="276" w:lineRule="auto"/>
            <w:jc w:val="both"/>
          </w:pPr>
        </w:pPrChange>
      </w:pPr>
    </w:p>
    <w:p w14:paraId="455507EE" w14:textId="03DA73E3" w:rsidR="00231289" w:rsidRPr="003C425D" w:rsidDel="00CF2BF4" w:rsidRDefault="00231289">
      <w:pPr>
        <w:spacing w:line="360" w:lineRule="auto"/>
        <w:jc w:val="both"/>
        <w:rPr>
          <w:del w:id="662" w:author="Corten, R. (Rense)" w:date="2023-06-29T11:18:00Z"/>
          <w:rFonts w:ascii="Times" w:hAnsi="Times"/>
          <w:b/>
          <w:bCs/>
        </w:rPr>
        <w:pPrChange w:id="663" w:author="Bas Hofstra" w:date="2023-07-25T15:34:00Z">
          <w:pPr>
            <w:spacing w:line="276" w:lineRule="auto"/>
            <w:jc w:val="both"/>
          </w:pPr>
        </w:pPrChange>
      </w:pPr>
      <w:del w:id="664" w:author="Corten, R. (Rense)" w:date="2023-06-29T11:18:00Z">
        <w:r w:rsidRPr="003C425D" w:rsidDel="00CF2BF4">
          <w:rPr>
            <w:rFonts w:ascii="Times" w:hAnsi="Times"/>
            <w:b/>
            <w:bCs/>
          </w:rPr>
          <w:delText>What determines the size of our network?</w:delText>
        </w:r>
      </w:del>
    </w:p>
    <w:p w14:paraId="46295EEA" w14:textId="6E9C8D8D" w:rsidR="00231289" w:rsidDel="00CF2BF4" w:rsidRDefault="00231289">
      <w:pPr>
        <w:spacing w:line="360" w:lineRule="auto"/>
        <w:jc w:val="both"/>
        <w:rPr>
          <w:del w:id="665" w:author="Corten, R. (Rense)" w:date="2023-06-29T11:18:00Z"/>
          <w:rFonts w:ascii="Times" w:hAnsi="Times"/>
        </w:rPr>
        <w:pPrChange w:id="666" w:author="Bas Hofstra" w:date="2023-07-25T15:34:00Z">
          <w:pPr>
            <w:spacing w:line="276" w:lineRule="auto"/>
            <w:jc w:val="both"/>
          </w:pPr>
        </w:pPrChange>
      </w:pPr>
    </w:p>
    <w:p w14:paraId="1B7F6245" w14:textId="18B2108A" w:rsidR="005A6DC9" w:rsidRPr="003336F9" w:rsidDel="00CF2BF4" w:rsidRDefault="00C05CDE">
      <w:pPr>
        <w:spacing w:line="360" w:lineRule="auto"/>
        <w:jc w:val="both"/>
        <w:rPr>
          <w:del w:id="667" w:author="Corten, R. (Rense)" w:date="2023-06-29T11:18:00Z"/>
          <w:rFonts w:ascii="Times" w:hAnsi="Times"/>
        </w:rPr>
        <w:pPrChange w:id="668" w:author="Bas Hofstra" w:date="2023-07-25T15:34:00Z">
          <w:pPr>
            <w:spacing w:line="276" w:lineRule="auto"/>
            <w:jc w:val="both"/>
          </w:pPr>
        </w:pPrChange>
      </w:pPr>
      <w:del w:id="669" w:author="Corten, R. (Rense)" w:date="2023-06-29T11:18:00Z">
        <w:r w:rsidRPr="003336F9" w:rsidDel="00CF2BF4">
          <w:rPr>
            <w:rFonts w:ascii="Times" w:hAnsi="Times"/>
          </w:rPr>
          <w:delText xml:space="preserve">Since the early study by Gurevitch (1961) </w:delText>
        </w:r>
        <w:r w:rsidR="00231289" w:rsidDel="00CF2BF4">
          <w:rPr>
            <w:rFonts w:ascii="Times" w:hAnsi="Times"/>
          </w:rPr>
          <w:delText xml:space="preserve">it has been shown that the </w:delText>
        </w:r>
        <w:r w:rsidR="00250024" w:rsidRPr="003336F9" w:rsidDel="00CF2BF4">
          <w:rPr>
            <w:rFonts w:ascii="Times" w:hAnsi="Times"/>
          </w:rPr>
          <w:delText xml:space="preserve">variation in network size across individuals and social groups </w:delText>
        </w:r>
        <w:commentRangeStart w:id="670"/>
        <w:commentRangeStart w:id="671"/>
        <w:r w:rsidR="00250024" w:rsidRPr="003336F9" w:rsidDel="00CF2BF4">
          <w:rPr>
            <w:rFonts w:ascii="Times" w:hAnsi="Times"/>
          </w:rPr>
          <w:delText xml:space="preserve">is </w:delText>
        </w:r>
        <w:r w:rsidR="00CA5EDC" w:rsidRPr="003336F9" w:rsidDel="00CF2BF4">
          <w:rPr>
            <w:rFonts w:ascii="Times" w:hAnsi="Times"/>
          </w:rPr>
          <w:delText>substantial</w:delText>
        </w:r>
        <w:commentRangeEnd w:id="670"/>
        <w:r w:rsidR="008452EA" w:rsidDel="00CF2BF4">
          <w:rPr>
            <w:rStyle w:val="CommentReference"/>
          </w:rPr>
          <w:commentReference w:id="670"/>
        </w:r>
        <w:commentRangeEnd w:id="671"/>
        <w:r w:rsidR="00264EBE" w:rsidDel="00CF2BF4">
          <w:rPr>
            <w:rStyle w:val="CommentReference"/>
          </w:rPr>
          <w:commentReference w:id="671"/>
        </w:r>
      </w:del>
      <w:del w:id="672" w:author="Corten, R. (Rense)" w:date="2023-06-01T09:15:00Z">
        <w:r w:rsidR="00231289" w:rsidDel="003C425D">
          <w:rPr>
            <w:rFonts w:ascii="Times" w:hAnsi="Times"/>
          </w:rPr>
          <w:delText>.</w:delText>
        </w:r>
      </w:del>
      <w:del w:id="673" w:author="Corten, R. (Rense)" w:date="2023-06-29T11:18:00Z">
        <w:r w:rsidR="00CA5EDC" w:rsidRPr="003336F9" w:rsidDel="00CF2BF4">
          <w:rPr>
            <w:rFonts w:ascii="Times" w:hAnsi="Times"/>
          </w:rPr>
          <w:delText xml:space="preserve"> and </w:delText>
        </w:r>
      </w:del>
      <w:del w:id="674" w:author="Corten, R. (Rense)" w:date="2023-06-01T09:15:00Z">
        <w:r w:rsidR="00CA5EDC" w:rsidRPr="003336F9" w:rsidDel="003C425D">
          <w:rPr>
            <w:rFonts w:ascii="Times" w:hAnsi="Times"/>
          </w:rPr>
          <w:delText xml:space="preserve">second </w:delText>
        </w:r>
      </w:del>
      <w:del w:id="675" w:author="Corten, R. (Rense)" w:date="2023-06-29T11:18:00Z">
        <w:r w:rsidRPr="003336F9" w:rsidDel="00CF2BF4">
          <w:rPr>
            <w:rFonts w:ascii="Times" w:hAnsi="Times"/>
          </w:rPr>
          <w:delText xml:space="preserve">measuring complete networks directly </w:delText>
        </w:r>
        <w:r w:rsidR="00892E83" w:rsidRPr="003336F9" w:rsidDel="00CF2BF4">
          <w:rPr>
            <w:rFonts w:ascii="Times" w:hAnsi="Times"/>
          </w:rPr>
          <w:delText xml:space="preserve">and reliably </w:delText>
        </w:r>
        <w:r w:rsidRPr="003336F9" w:rsidDel="00CF2BF4">
          <w:rPr>
            <w:rFonts w:ascii="Times" w:hAnsi="Times"/>
          </w:rPr>
          <w:delText>is hard, if not impossible</w:delText>
        </w:r>
        <w:r w:rsidR="00CA5EDC" w:rsidRPr="003336F9" w:rsidDel="00CF2BF4">
          <w:rPr>
            <w:rFonts w:ascii="Times" w:hAnsi="Times"/>
          </w:rPr>
          <w:delText xml:space="preserve">. </w:delText>
        </w:r>
      </w:del>
    </w:p>
    <w:p w14:paraId="32E1D8AF" w14:textId="4EB2FBB0" w:rsidR="00892E83" w:rsidRPr="003336F9" w:rsidDel="00CF2BF4" w:rsidRDefault="00892E83">
      <w:pPr>
        <w:spacing w:line="360" w:lineRule="auto"/>
        <w:jc w:val="both"/>
        <w:rPr>
          <w:del w:id="676" w:author="Corten, R. (Rense)" w:date="2023-06-29T11:18:00Z"/>
          <w:rFonts w:ascii="Times" w:hAnsi="Times"/>
        </w:rPr>
        <w:pPrChange w:id="677" w:author="Bas Hofstra" w:date="2023-07-25T15:34:00Z">
          <w:pPr>
            <w:spacing w:line="276" w:lineRule="auto"/>
            <w:jc w:val="both"/>
          </w:pPr>
        </w:pPrChange>
      </w:pPr>
    </w:p>
    <w:p w14:paraId="17365289" w14:textId="6429C2D4" w:rsidR="00EC266E" w:rsidDel="003D361D" w:rsidRDefault="00892E83">
      <w:pPr>
        <w:spacing w:line="360" w:lineRule="auto"/>
        <w:jc w:val="both"/>
        <w:rPr>
          <w:ins w:id="678" w:author="Corten, R. (Rense)" w:date="2023-06-01T09:57:00Z"/>
          <w:del w:id="679" w:author="Bas Hofstra" w:date="2023-07-25T15:23:00Z"/>
          <w:rFonts w:ascii="Times" w:hAnsi="Times"/>
          <w:b/>
          <w:bCs/>
        </w:rPr>
        <w:pPrChange w:id="680" w:author="Bas Hofstra" w:date="2023-07-25T15:34:00Z">
          <w:pPr>
            <w:spacing w:line="276" w:lineRule="auto"/>
            <w:jc w:val="both"/>
          </w:pPr>
        </w:pPrChange>
      </w:pPr>
      <w:commentRangeStart w:id="681"/>
      <w:commentRangeStart w:id="682"/>
      <w:r w:rsidRPr="003336F9">
        <w:rPr>
          <w:rFonts w:ascii="Times" w:hAnsi="Times"/>
          <w:b/>
          <w:bCs/>
        </w:rPr>
        <w:t xml:space="preserve">Determinants of </w:t>
      </w:r>
      <w:r w:rsidR="00431F44" w:rsidRPr="003336F9">
        <w:rPr>
          <w:rFonts w:ascii="Times" w:hAnsi="Times"/>
          <w:b/>
          <w:bCs/>
        </w:rPr>
        <w:t>network size</w:t>
      </w:r>
      <w:commentRangeEnd w:id="681"/>
      <w:r w:rsidR="00A1338A">
        <w:rPr>
          <w:rStyle w:val="CommentReference"/>
        </w:rPr>
        <w:commentReference w:id="681"/>
      </w:r>
      <w:commentRangeEnd w:id="682"/>
      <w:r w:rsidR="00E151B9">
        <w:rPr>
          <w:rStyle w:val="CommentReference"/>
        </w:rPr>
        <w:commentReference w:id="682"/>
      </w:r>
    </w:p>
    <w:p w14:paraId="1435F463" w14:textId="77777777" w:rsidR="00864317" w:rsidRDefault="00864317">
      <w:pPr>
        <w:spacing w:line="360" w:lineRule="auto"/>
        <w:jc w:val="both"/>
        <w:rPr>
          <w:ins w:id="683" w:author="Corten, R. (Rense)" w:date="2023-06-29T09:12:00Z"/>
          <w:rFonts w:ascii="Times" w:hAnsi="Times"/>
          <w:b/>
          <w:bCs/>
        </w:rPr>
        <w:pPrChange w:id="684" w:author="Bas Hofstra" w:date="2023-07-25T15:34:00Z">
          <w:pPr>
            <w:spacing w:line="276" w:lineRule="auto"/>
            <w:jc w:val="both"/>
          </w:pPr>
        </w:pPrChange>
      </w:pPr>
    </w:p>
    <w:p w14:paraId="2B0F3CE7" w14:textId="492A6096" w:rsidR="009A13C8" w:rsidDel="00CA482D" w:rsidRDefault="00FA6732">
      <w:pPr>
        <w:spacing w:line="360" w:lineRule="auto"/>
        <w:jc w:val="both"/>
        <w:rPr>
          <w:del w:id="685" w:author="Corten, R. (Rense)" w:date="2023-06-29T09:16:00Z"/>
          <w:rFonts w:ascii="Times" w:hAnsi="Times"/>
        </w:rPr>
        <w:pPrChange w:id="686" w:author="Bas Hofstra" w:date="2023-07-25T15:34:00Z">
          <w:pPr>
            <w:spacing w:line="276" w:lineRule="auto"/>
            <w:jc w:val="both"/>
          </w:pPr>
        </w:pPrChange>
      </w:pPr>
      <w:ins w:id="687" w:author="Corten, R. (Rense)" w:date="2023-06-29T09:13:00Z">
        <w:r w:rsidRPr="00FA6732">
          <w:rPr>
            <w:rFonts w:ascii="Times" w:hAnsi="Times"/>
            <w:rPrChange w:id="688" w:author="Corten, R. (Rense)" w:date="2023-06-29T09:13:00Z">
              <w:rPr>
                <w:rFonts w:ascii="Times" w:hAnsi="Times"/>
                <w:b/>
                <w:bCs/>
              </w:rPr>
            </w:rPrChange>
          </w:rPr>
          <w:t xml:space="preserve">Given the </w:t>
        </w:r>
        <w:r>
          <w:rPr>
            <w:rFonts w:ascii="Times" w:hAnsi="Times"/>
          </w:rPr>
          <w:t xml:space="preserve">lack of a systematic theory of the determinants </w:t>
        </w:r>
        <w:r w:rsidR="002A3838">
          <w:rPr>
            <w:rFonts w:ascii="Times" w:hAnsi="Times"/>
          </w:rPr>
          <w:t>of extended network size</w:t>
        </w:r>
      </w:ins>
      <w:ins w:id="689" w:author="Beate Volker" w:date="2023-08-02T17:04:00Z">
        <w:r w:rsidR="00175114">
          <w:rPr>
            <w:rFonts w:ascii="Times" w:hAnsi="Times"/>
          </w:rPr>
          <w:t>s</w:t>
        </w:r>
      </w:ins>
      <w:ins w:id="690" w:author="Corten, R. (Rense)" w:date="2023-06-29T09:14:00Z">
        <w:r w:rsidR="002A3838">
          <w:rPr>
            <w:rFonts w:ascii="Times" w:hAnsi="Times"/>
          </w:rPr>
          <w:t xml:space="preserve"> </w:t>
        </w:r>
      </w:ins>
      <w:r w:rsidR="00C17316">
        <w:rPr>
          <w:rFonts w:ascii="Times" w:hAnsi="Times"/>
        </w:rPr>
        <w:fldChar w:fldCharType="begin"/>
      </w:r>
      <w:r w:rsidR="00C17316">
        <w:rPr>
          <w:rFonts w:ascii="Times" w:hAnsi="Times"/>
        </w:rPr>
        <w:instrText xml:space="preserve"> ADDIN ZOTERO_ITEM CSL_CITATION {"citationID":"3qWzXOUd","properties":{"formattedCitation":"(Kadushin, 2012)","plainCitation":"(Kadushin, 2012)","noteIndex":0},"citationItems":[{"id":3538,"uris":["http://zotero.org/groups/2290227/items/X5V72JI3"],"uri":["http://zotero.org/groups/2290227/items/X5V72JI3"],"itemData":{"id":3538,"type":"book","publisher":"Oxford university press","source":"Google Scholar","title":"Understanding social networks: Theories, concepts, and findings","title-short":"Understanding social networks","author":[{"family":"Kadushin","given":"Charles"}],"issued":{"date-parts":[["2012"]]}}}],"schema":"https://github.com/citation-style-language/schema/raw/master/csl-citation.json"} </w:instrText>
      </w:r>
      <w:r w:rsidR="00C17316">
        <w:rPr>
          <w:rFonts w:ascii="Times" w:hAnsi="Times"/>
        </w:rPr>
        <w:fldChar w:fldCharType="separate"/>
      </w:r>
      <w:r w:rsidR="00C17316" w:rsidRPr="00C17316">
        <w:rPr>
          <w:rFonts w:ascii="Times" w:hAnsi="Times" w:cs="Times"/>
        </w:rPr>
        <w:t>(Kadushin, 2012)</w:t>
      </w:r>
      <w:r w:rsidR="00C17316">
        <w:rPr>
          <w:rFonts w:ascii="Times" w:hAnsi="Times"/>
        </w:rPr>
        <w:fldChar w:fldCharType="end"/>
      </w:r>
    </w:p>
    <w:p w14:paraId="5016DB4E" w14:textId="021DD8D0" w:rsidR="00A552CE" w:rsidRDefault="002A3838">
      <w:pPr>
        <w:spacing w:line="360" w:lineRule="auto"/>
        <w:jc w:val="both"/>
        <w:rPr>
          <w:ins w:id="691" w:author="Corten, R. (Rense)" w:date="2023-06-29T09:20:00Z"/>
          <w:rFonts w:ascii="Times" w:hAnsi="Times"/>
        </w:rPr>
        <w:pPrChange w:id="692" w:author="Bas Hofstra" w:date="2023-07-25T15:34:00Z">
          <w:pPr>
            <w:spacing w:line="276" w:lineRule="auto"/>
            <w:jc w:val="both"/>
          </w:pPr>
        </w:pPrChange>
      </w:pPr>
      <w:ins w:id="693" w:author="Corten, R. (Rense)" w:date="2023-06-29T09:13:00Z">
        <w:r>
          <w:rPr>
            <w:rFonts w:ascii="Times" w:hAnsi="Times"/>
          </w:rPr>
          <w:t xml:space="preserve">, we rely </w:t>
        </w:r>
      </w:ins>
      <w:ins w:id="694" w:author="Corten, R. (Rense)" w:date="2023-06-29T10:27:00Z">
        <w:r w:rsidR="00890144">
          <w:rPr>
            <w:rFonts w:ascii="Times" w:hAnsi="Times"/>
          </w:rPr>
          <w:t xml:space="preserve">on the literature </w:t>
        </w:r>
        <w:r w:rsidR="00421FCE">
          <w:rPr>
            <w:rFonts w:ascii="Times" w:hAnsi="Times"/>
          </w:rPr>
          <w:t xml:space="preserve">on core networks </w:t>
        </w:r>
      </w:ins>
      <w:ins w:id="695" w:author="Corten, R. (Rense)" w:date="2023-06-29T10:28:00Z">
        <w:r w:rsidR="00421FCE">
          <w:rPr>
            <w:rFonts w:ascii="Times" w:hAnsi="Times"/>
          </w:rPr>
          <w:t xml:space="preserve">to </w:t>
        </w:r>
      </w:ins>
      <w:ins w:id="696" w:author="Corten, R. (Rense)" w:date="2023-06-29T09:16:00Z">
        <w:r w:rsidR="006C6543">
          <w:rPr>
            <w:rFonts w:ascii="Times" w:hAnsi="Times"/>
          </w:rPr>
          <w:t>derive hypothes</w:t>
        </w:r>
      </w:ins>
      <w:ins w:id="697" w:author="Beate Volker" w:date="2023-08-02T17:05:00Z">
        <w:r w:rsidR="00175114">
          <w:rPr>
            <w:rFonts w:ascii="Times" w:hAnsi="Times"/>
          </w:rPr>
          <w:t>e</w:t>
        </w:r>
      </w:ins>
      <w:ins w:id="698" w:author="Corten, R. (Rense)" w:date="2023-06-29T09:16:00Z">
        <w:del w:id="699" w:author="Beate Volker" w:date="2023-08-02T17:05:00Z">
          <w:r w:rsidR="006C6543" w:rsidDel="00175114">
            <w:rPr>
              <w:rFonts w:ascii="Times" w:hAnsi="Times"/>
            </w:rPr>
            <w:delText>i</w:delText>
          </w:r>
        </w:del>
        <w:r w:rsidR="006C6543">
          <w:rPr>
            <w:rFonts w:ascii="Times" w:hAnsi="Times"/>
          </w:rPr>
          <w:t xml:space="preserve">s on individual </w:t>
        </w:r>
      </w:ins>
      <w:ins w:id="700" w:author="Beate Volker" w:date="2023-08-02T17:05:00Z">
        <w:r w:rsidR="00175114">
          <w:rPr>
            <w:rFonts w:ascii="Times" w:hAnsi="Times"/>
          </w:rPr>
          <w:t xml:space="preserve">and structural </w:t>
        </w:r>
      </w:ins>
      <w:ins w:id="701" w:author="Corten, R. (Rense)" w:date="2023-06-29T09:16:00Z">
        <w:r w:rsidR="006C6543">
          <w:rPr>
            <w:rFonts w:ascii="Times" w:hAnsi="Times"/>
          </w:rPr>
          <w:t xml:space="preserve">determinants </w:t>
        </w:r>
        <w:commentRangeStart w:id="702"/>
        <w:r w:rsidR="006C6543">
          <w:rPr>
            <w:rFonts w:ascii="Times" w:hAnsi="Times"/>
          </w:rPr>
          <w:t>of network si</w:t>
        </w:r>
      </w:ins>
      <w:ins w:id="703" w:author="Corten, R. (Rense)" w:date="2023-06-29T09:17:00Z">
        <w:r w:rsidR="006C6543">
          <w:rPr>
            <w:rFonts w:ascii="Times" w:hAnsi="Times"/>
          </w:rPr>
          <w:t>ze</w:t>
        </w:r>
      </w:ins>
      <w:commentRangeEnd w:id="702"/>
      <w:ins w:id="704" w:author="Corten, R. (Rense)" w:date="2023-06-29T09:30:00Z">
        <w:r w:rsidR="00E64FEA">
          <w:rPr>
            <w:rStyle w:val="CommentReference"/>
            <w:rFonts w:eastAsiaTheme="minorHAnsi" w:cstheme="minorBidi"/>
            <w:lang w:eastAsia="nl-NL"/>
          </w:rPr>
          <w:commentReference w:id="702"/>
        </w:r>
      </w:ins>
      <w:ins w:id="705" w:author="Corten, R. (Rense)" w:date="2023-06-29T10:31:00Z">
        <w:r w:rsidR="00260F77">
          <w:rPr>
            <w:rFonts w:ascii="Times" w:hAnsi="Times"/>
          </w:rPr>
          <w:t xml:space="preserve">, </w:t>
        </w:r>
      </w:ins>
      <w:ins w:id="706" w:author="Beate Volker" w:date="2023-08-02T17:05:00Z">
        <w:r w:rsidR="00175114">
          <w:rPr>
            <w:rFonts w:ascii="Times" w:hAnsi="Times"/>
          </w:rPr>
          <w:t xml:space="preserve">using </w:t>
        </w:r>
        <w:proofErr w:type="spellStart"/>
        <w:r w:rsidR="00175114">
          <w:rPr>
            <w:rFonts w:ascii="Times" w:hAnsi="Times"/>
          </w:rPr>
          <w:t>Fisc</w:t>
        </w:r>
      </w:ins>
      <w:ins w:id="707" w:author="Beate Volker" w:date="2023-08-02T17:06:00Z">
        <w:r w:rsidR="00175114">
          <w:rPr>
            <w:rFonts w:ascii="Times" w:hAnsi="Times"/>
          </w:rPr>
          <w:t>hers</w:t>
        </w:r>
        <w:proofErr w:type="spellEnd"/>
        <w:r w:rsidR="00175114">
          <w:rPr>
            <w:rFonts w:ascii="Times" w:hAnsi="Times"/>
          </w:rPr>
          <w:t>’</w:t>
        </w:r>
      </w:ins>
      <w:ins w:id="708" w:author="Corten, R. (Rense)" w:date="2023-06-29T10:31:00Z">
        <w:del w:id="709" w:author="Beate Volker" w:date="2023-08-02T17:06:00Z">
          <w:r w:rsidR="00260F77" w:rsidDel="00175114">
            <w:rPr>
              <w:rFonts w:ascii="Times" w:hAnsi="Times"/>
            </w:rPr>
            <w:delText>in particular</w:delText>
          </w:r>
        </w:del>
        <w:r w:rsidR="00260F77">
          <w:rPr>
            <w:rFonts w:ascii="Times" w:hAnsi="Times"/>
          </w:rPr>
          <w:t xml:space="preserve"> </w:t>
        </w:r>
        <w:del w:id="710" w:author="Beate Volker" w:date="2023-08-02T17:06:00Z">
          <w:r w:rsidR="00260F77" w:rsidDel="00175114">
            <w:rPr>
              <w:rFonts w:ascii="Times" w:hAnsi="Times"/>
            </w:rPr>
            <w:delText xml:space="preserve">the </w:delText>
          </w:r>
        </w:del>
        <w:r w:rsidR="00260F77">
          <w:rPr>
            <w:rFonts w:ascii="Times" w:hAnsi="Times"/>
          </w:rPr>
          <w:t>choice-constraint</w:t>
        </w:r>
      </w:ins>
      <w:ins w:id="711" w:author="Corten, R. (Rense)" w:date="2023-06-29T10:32:00Z">
        <w:r w:rsidR="002B292C">
          <w:rPr>
            <w:rFonts w:ascii="Times" w:hAnsi="Times"/>
          </w:rPr>
          <w:t xml:space="preserve"> approach </w:t>
        </w:r>
      </w:ins>
      <w:r w:rsidR="00B460DB">
        <w:rPr>
          <w:rFonts w:ascii="Times" w:hAnsi="Times"/>
        </w:rPr>
        <w:fldChar w:fldCharType="begin"/>
      </w:r>
      <w:r w:rsidR="00B460DB">
        <w:rPr>
          <w:rFonts w:ascii="Times" w:hAnsi="Times"/>
        </w:rPr>
        <w:instrText xml:space="preserve"> ADDIN ZOTERO_ITEM CSL_CITATION {"citationID":"0MaGe2EW","properties":{"formattedCitation":"(Fischer et al., 1977)","plainCitation":"(Fischer et al., 1977)","noteIndex":0},"citationItems":[{"id":3551,"uris":["http://zotero.org/groups/2290227/items/FIT4HCQY"],"uri":["http://zotero.org/groups/2290227/items/FIT4HCQY"],"itemData":{"id":3551,"type":"book","event-place":"New York","note":"publisher: Free press","publisher":"Free Press","publisher-place":"New York","source":"Google Scholar","title":"Networks and places","author":[{"family":"Fischer","given":"Claude S."},{"family":"Jackson","given":"Robert"},{"family":"Stueve","given":"C. Ann"},{"family":"Gerson","given":"Kathleen"},{"family":"Jones","given":"Lynne M."}],"issued":{"date-parts":[["1977"]]}}}],"schema":"https://github.com/citation-style-language/schema/raw/master/csl-citation.json"} </w:instrText>
      </w:r>
      <w:r w:rsidR="00B460DB">
        <w:rPr>
          <w:rFonts w:ascii="Times" w:hAnsi="Times"/>
        </w:rPr>
        <w:fldChar w:fldCharType="separate"/>
      </w:r>
      <w:r w:rsidR="00B460DB" w:rsidRPr="00B460DB">
        <w:rPr>
          <w:rFonts w:ascii="Times" w:hAnsi="Times" w:cs="Times"/>
        </w:rPr>
        <w:t>(Fischer et al., 1977)</w:t>
      </w:r>
      <w:r w:rsidR="00B460DB">
        <w:rPr>
          <w:rFonts w:ascii="Times" w:hAnsi="Times"/>
        </w:rPr>
        <w:fldChar w:fldCharType="end"/>
      </w:r>
      <w:ins w:id="712" w:author="Beate Volker" w:date="2023-08-02T16:49:00Z">
        <w:r w:rsidR="00DC5617">
          <w:rPr>
            <w:rFonts w:ascii="Times" w:hAnsi="Times"/>
          </w:rPr>
          <w:t>,</w:t>
        </w:r>
      </w:ins>
      <w:ins w:id="713" w:author="Corten, R. (Rense)" w:date="2023-06-29T10:32:00Z">
        <w:r w:rsidR="00B460DB">
          <w:rPr>
            <w:rFonts w:ascii="Times" w:hAnsi="Times"/>
          </w:rPr>
          <w:t xml:space="preserve"> </w:t>
        </w:r>
        <w:r w:rsidR="002B292C">
          <w:rPr>
            <w:rFonts w:ascii="Times" w:hAnsi="Times"/>
          </w:rPr>
          <w:t xml:space="preserve">which assumes that social relations </w:t>
        </w:r>
        <w:r w:rsidR="00EC6A94">
          <w:rPr>
            <w:rFonts w:ascii="Times" w:hAnsi="Times"/>
          </w:rPr>
          <w:t>a</w:t>
        </w:r>
      </w:ins>
      <w:ins w:id="714" w:author="Corten, R. (Rense)" w:date="2023-06-29T10:33:00Z">
        <w:r w:rsidR="00EC6A94">
          <w:rPr>
            <w:rFonts w:ascii="Times" w:hAnsi="Times"/>
          </w:rPr>
          <w:t xml:space="preserve">re the results of individual choices </w:t>
        </w:r>
      </w:ins>
      <w:ins w:id="715" w:author="Corten, R. (Rense)" w:date="2023-06-29T10:34:00Z">
        <w:r w:rsidR="00ED3575">
          <w:rPr>
            <w:rFonts w:ascii="Times" w:hAnsi="Times"/>
          </w:rPr>
          <w:t xml:space="preserve">(“demand”) </w:t>
        </w:r>
      </w:ins>
      <w:ins w:id="716" w:author="Corten, R. (Rense)" w:date="2023-06-29T10:33:00Z">
        <w:r w:rsidR="00EC6A94">
          <w:rPr>
            <w:rFonts w:ascii="Times" w:hAnsi="Times"/>
          </w:rPr>
          <w:t xml:space="preserve">made </w:t>
        </w:r>
        <w:r w:rsidR="00442FC2">
          <w:rPr>
            <w:rFonts w:ascii="Times" w:hAnsi="Times"/>
          </w:rPr>
          <w:t xml:space="preserve">under </w:t>
        </w:r>
      </w:ins>
      <w:ins w:id="717" w:author="Corten, R. (Rense)" w:date="2023-06-29T10:34:00Z">
        <w:r w:rsidR="00442FC2">
          <w:rPr>
            <w:rFonts w:ascii="Times" w:hAnsi="Times"/>
          </w:rPr>
          <w:t xml:space="preserve">social </w:t>
        </w:r>
      </w:ins>
      <w:ins w:id="718" w:author="Corten, R. (Rense)" w:date="2023-06-29T10:33:00Z">
        <w:r w:rsidR="00442FC2">
          <w:rPr>
            <w:rFonts w:ascii="Times" w:hAnsi="Times"/>
          </w:rPr>
          <w:t>constrains</w:t>
        </w:r>
      </w:ins>
      <w:ins w:id="719" w:author="Corten, R. (Rense)" w:date="2023-06-29T10:34:00Z">
        <w:r w:rsidR="00ED3575">
          <w:rPr>
            <w:rFonts w:ascii="Times" w:hAnsi="Times"/>
          </w:rPr>
          <w:t xml:space="preserve"> (“supply”)</w:t>
        </w:r>
      </w:ins>
      <w:ins w:id="720" w:author="Corten, R. (Rense)" w:date="2023-06-29T10:33:00Z">
        <w:r w:rsidR="00442FC2">
          <w:rPr>
            <w:rFonts w:ascii="Times" w:hAnsi="Times"/>
          </w:rPr>
          <w:t xml:space="preserve">. </w:t>
        </w:r>
      </w:ins>
      <w:ins w:id="721" w:author="Beate Volker" w:date="2023-08-02T16:50:00Z">
        <w:r w:rsidR="00DC5617">
          <w:rPr>
            <w:rFonts w:ascii="Times" w:hAnsi="Times"/>
          </w:rPr>
          <w:t xml:space="preserve">This is in line with Lubbers et al (2019) who also assumed that the structure and composition of an </w:t>
        </w:r>
      </w:ins>
      <w:ins w:id="722" w:author="Beate Volker" w:date="2023-08-02T16:53:00Z">
        <w:r w:rsidR="009D5037">
          <w:rPr>
            <w:rFonts w:ascii="Times" w:hAnsi="Times"/>
          </w:rPr>
          <w:t>individual</w:t>
        </w:r>
      </w:ins>
      <w:ins w:id="723" w:author="Beate Volker" w:date="2023-08-02T16:50:00Z">
        <w:r w:rsidR="00DC5617">
          <w:rPr>
            <w:rFonts w:ascii="Times" w:hAnsi="Times"/>
          </w:rPr>
          <w:t xml:space="preserve"> extended or acquaintance</w:t>
        </w:r>
      </w:ins>
      <w:ins w:id="724" w:author="Beate Volker" w:date="2023-08-02T16:51:00Z">
        <w:r w:rsidR="00DC5617">
          <w:rPr>
            <w:rFonts w:ascii="Times" w:hAnsi="Times"/>
          </w:rPr>
          <w:t xml:space="preserve"> network follows that of core discussion networks and </w:t>
        </w:r>
      </w:ins>
      <w:ins w:id="725" w:author="Beate Volker" w:date="2023-08-02T16:53:00Z">
        <w:r w:rsidR="009D5037">
          <w:rPr>
            <w:rFonts w:ascii="Times" w:hAnsi="Times"/>
          </w:rPr>
          <w:t>depend</w:t>
        </w:r>
      </w:ins>
      <w:ins w:id="726" w:author="Beate Volker" w:date="2023-08-02T16:51:00Z">
        <w:r w:rsidR="00DC5617">
          <w:rPr>
            <w:rFonts w:ascii="Times" w:hAnsi="Times"/>
          </w:rPr>
          <w:t xml:space="preserve"> on the same factors. </w:t>
        </w:r>
      </w:ins>
      <w:ins w:id="727" w:author="Corten, R. (Rense)" w:date="2023-06-29T10:31:00Z">
        <w:del w:id="728" w:author="Tubergen, F.A. van (Frank)" w:date="2023-08-22T11:05:00Z">
          <w:r w:rsidR="00260F77" w:rsidDel="00DC50E1">
            <w:rPr>
              <w:rFonts w:ascii="Times" w:hAnsi="Times"/>
            </w:rPr>
            <w:delText xml:space="preserve"> </w:delText>
          </w:r>
        </w:del>
      </w:ins>
      <w:ins w:id="729" w:author="Corten, R. (Rense)" w:date="2023-06-29T09:17:00Z">
        <w:r w:rsidR="006C6543">
          <w:rPr>
            <w:rFonts w:ascii="Times" w:hAnsi="Times"/>
          </w:rPr>
          <w:t xml:space="preserve">In particular, and following Hofstra et al. </w:t>
        </w:r>
      </w:ins>
      <w:r w:rsidR="007D4175">
        <w:rPr>
          <w:rFonts w:ascii="Times" w:hAnsi="Times"/>
        </w:rPr>
        <w:fldChar w:fldCharType="begin"/>
      </w:r>
      <w:r w:rsidR="007D4175">
        <w:rPr>
          <w:rFonts w:ascii="Times" w:hAnsi="Times"/>
        </w:rPr>
        <w:instrText xml:space="preserve"> ADDIN ZOTERO_ITEM CSL_CITATION {"citationID":"pN4da1A5","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sidR="007D4175">
        <w:rPr>
          <w:rFonts w:ascii="Times" w:hAnsi="Times"/>
        </w:rPr>
        <w:fldChar w:fldCharType="separate"/>
      </w:r>
      <w:r w:rsidR="007D4175" w:rsidRPr="007D4175">
        <w:rPr>
          <w:rFonts w:ascii="Times" w:hAnsi="Times" w:cs="Times"/>
        </w:rPr>
        <w:t>(2021)</w:t>
      </w:r>
      <w:r w:rsidR="007D4175">
        <w:rPr>
          <w:rFonts w:ascii="Times" w:hAnsi="Times"/>
        </w:rPr>
        <w:fldChar w:fldCharType="end"/>
      </w:r>
      <w:ins w:id="730" w:author="Corten, R. (Rense)" w:date="2023-06-29T09:19:00Z">
        <w:r w:rsidR="00BE3552">
          <w:rPr>
            <w:rFonts w:ascii="Times" w:hAnsi="Times"/>
          </w:rPr>
          <w:t xml:space="preserve">, we </w:t>
        </w:r>
      </w:ins>
      <w:ins w:id="731" w:author="Corten, R. (Rense)" w:date="2023-06-29T09:20:00Z">
        <w:r w:rsidR="00720FE6">
          <w:rPr>
            <w:rFonts w:ascii="Times" w:hAnsi="Times"/>
          </w:rPr>
          <w:t xml:space="preserve">build on the notions of </w:t>
        </w:r>
        <w:r w:rsidR="00720FE6">
          <w:rPr>
            <w:rFonts w:ascii="Times" w:hAnsi="Times"/>
            <w:i/>
            <w:iCs/>
          </w:rPr>
          <w:t>opportunity structures</w:t>
        </w:r>
      </w:ins>
      <w:ins w:id="732" w:author="Corten, R. (Rense)" w:date="2023-06-29T10:34:00Z">
        <w:r w:rsidR="00ED3575">
          <w:rPr>
            <w:rFonts w:ascii="Times" w:hAnsi="Times"/>
          </w:rPr>
          <w:t xml:space="preserve"> for the supply side, and</w:t>
        </w:r>
      </w:ins>
      <w:ins w:id="733" w:author="Corten, R. (Rense)" w:date="2023-06-29T09:20:00Z">
        <w:r w:rsidR="00720FE6">
          <w:rPr>
            <w:rFonts w:ascii="Times" w:hAnsi="Times"/>
            <w:i/>
            <w:iCs/>
          </w:rPr>
          <w:t xml:space="preserve"> homop</w:t>
        </w:r>
        <w:r w:rsidR="00D948EF">
          <w:rPr>
            <w:rFonts w:ascii="Times" w:hAnsi="Times"/>
            <w:i/>
            <w:iCs/>
          </w:rPr>
          <w:t>hily</w:t>
        </w:r>
        <w:r w:rsidR="00D948EF">
          <w:rPr>
            <w:rFonts w:ascii="Times" w:hAnsi="Times"/>
          </w:rPr>
          <w:t xml:space="preserve"> and </w:t>
        </w:r>
        <w:r w:rsidR="00D948EF">
          <w:rPr>
            <w:rFonts w:ascii="Times" w:hAnsi="Times"/>
            <w:i/>
            <w:iCs/>
          </w:rPr>
          <w:t>cognitive ability</w:t>
        </w:r>
      </w:ins>
      <w:ins w:id="734" w:author="Corten, R. (Rense)" w:date="2023-06-29T10:34:00Z">
        <w:r w:rsidR="00ED3575">
          <w:rPr>
            <w:rFonts w:ascii="Times" w:hAnsi="Times"/>
            <w:i/>
            <w:iCs/>
          </w:rPr>
          <w:t xml:space="preserve"> </w:t>
        </w:r>
        <w:r w:rsidR="00ED3575">
          <w:rPr>
            <w:rFonts w:ascii="Times" w:hAnsi="Times"/>
          </w:rPr>
          <w:t>for the deman</w:t>
        </w:r>
      </w:ins>
      <w:ins w:id="735" w:author="Corten, R. (Rense)" w:date="2023-06-29T10:35:00Z">
        <w:r w:rsidR="00ED3575">
          <w:rPr>
            <w:rFonts w:ascii="Times" w:hAnsi="Times"/>
          </w:rPr>
          <w:t>d side</w:t>
        </w:r>
      </w:ins>
      <w:ins w:id="736" w:author="Corten, R. (Rense)" w:date="2023-06-29T09:20:00Z">
        <w:r w:rsidR="00D948EF">
          <w:rPr>
            <w:rFonts w:ascii="Times" w:hAnsi="Times"/>
          </w:rPr>
          <w:t>.</w:t>
        </w:r>
      </w:ins>
    </w:p>
    <w:p w14:paraId="470EC9DD" w14:textId="77777777" w:rsidR="00D948EF" w:rsidRDefault="00D948EF">
      <w:pPr>
        <w:spacing w:line="360" w:lineRule="auto"/>
        <w:jc w:val="both"/>
        <w:rPr>
          <w:ins w:id="737" w:author="Corten, R. (Rense)" w:date="2023-06-29T09:31:00Z"/>
          <w:rFonts w:ascii="Times" w:hAnsi="Times"/>
        </w:rPr>
        <w:pPrChange w:id="738" w:author="Bas Hofstra" w:date="2023-07-25T15:34:00Z">
          <w:pPr>
            <w:spacing w:line="276" w:lineRule="auto"/>
            <w:jc w:val="both"/>
          </w:pPr>
        </w:pPrChange>
      </w:pPr>
    </w:p>
    <w:p w14:paraId="0BC17930" w14:textId="0A9BBA84" w:rsidR="00A85F7F" w:rsidRPr="009E52D4" w:rsidRDefault="00DE3791">
      <w:pPr>
        <w:spacing w:line="360" w:lineRule="auto"/>
        <w:jc w:val="both"/>
        <w:rPr>
          <w:ins w:id="739" w:author="Corten, R. (Rense)" w:date="2023-06-29T10:26:00Z"/>
          <w:rFonts w:ascii="Times" w:hAnsi="Times"/>
        </w:rPr>
        <w:pPrChange w:id="740" w:author="Bas Hofstra" w:date="2023-07-25T15:34:00Z">
          <w:pPr>
            <w:spacing w:line="276" w:lineRule="auto"/>
            <w:jc w:val="both"/>
          </w:pPr>
        </w:pPrChange>
      </w:pPr>
      <w:ins w:id="741" w:author="Corten, R. (Rense)" w:date="2023-06-29T09:31:00Z">
        <w:r>
          <w:rPr>
            <w:rFonts w:ascii="Times" w:hAnsi="Times"/>
          </w:rPr>
          <w:t>First</w:t>
        </w:r>
      </w:ins>
      <w:ins w:id="742" w:author="Corten, R. (Rense)" w:date="2023-06-29T09:33:00Z">
        <w:r w:rsidR="00003EFB">
          <w:rPr>
            <w:rFonts w:ascii="Times" w:hAnsi="Times"/>
          </w:rPr>
          <w:t>,</w:t>
        </w:r>
      </w:ins>
      <w:ins w:id="743" w:author="Corten, R. (Rense)" w:date="2023-06-29T09:32:00Z">
        <w:r w:rsidR="00B70F12">
          <w:rPr>
            <w:rFonts w:ascii="Times" w:hAnsi="Times"/>
          </w:rPr>
          <w:t xml:space="preserve"> the literature on core </w:t>
        </w:r>
      </w:ins>
      <w:ins w:id="744" w:author="Beate Volker" w:date="2023-08-02T16:51:00Z">
        <w:r w:rsidR="00940C44">
          <w:rPr>
            <w:rFonts w:ascii="Times" w:hAnsi="Times"/>
          </w:rPr>
          <w:t xml:space="preserve">discussion </w:t>
        </w:r>
      </w:ins>
      <w:ins w:id="745" w:author="Corten, R. (Rense)" w:date="2023-06-29T09:32:00Z">
        <w:r w:rsidR="00B70F12">
          <w:rPr>
            <w:rFonts w:ascii="Times" w:hAnsi="Times"/>
          </w:rPr>
          <w:t>networks</w:t>
        </w:r>
      </w:ins>
      <w:ins w:id="746" w:author="Corten, R. (Rense)" w:date="2023-06-29T09:33:00Z">
        <w:r w:rsidR="00003EFB">
          <w:rPr>
            <w:rFonts w:ascii="Times" w:hAnsi="Times"/>
          </w:rPr>
          <w:t xml:space="preserve"> highlights that </w:t>
        </w:r>
        <w:r w:rsidR="001E4F83">
          <w:rPr>
            <w:rFonts w:ascii="Times" w:hAnsi="Times"/>
          </w:rPr>
          <w:t xml:space="preserve">social contexts </w:t>
        </w:r>
      </w:ins>
      <w:del w:id="747" w:author="Corten, R. (Rense)" w:date="2023-06-29T09:36:00Z">
        <w:r w:rsidR="001E4F83" w:rsidDel="002F0E25">
          <w:rPr>
            <w:rFonts w:ascii="Times" w:hAnsi="Times"/>
          </w:rPr>
          <w:fldChar w:fldCharType="begin"/>
        </w:r>
        <w:r w:rsidR="001E4F83" w:rsidDel="002F0E25">
          <w:rPr>
            <w:rFonts w:ascii="Times" w:hAnsi="Times"/>
          </w:rPr>
          <w:delInstrText xml:space="preserve"> ADDIN ZOTERO_ITEM CSL_CITATION {"citationID":"JGp3D9as","properties":{"formattedCitation":"(or foci; Feld, 1981)","plainCitation":"(or foci; Feld, 1981)","noteIndex":0},"citationItems":[{"id":1419,"uris":["http://zotero.org/groups/2290227/items/HRLIU3YL"],"uri":["http://zotero.org/groups/2290227/items/HRLIU3YL"],"itemData":{"id":1419,"type":"article-journal","container-title":"American Journal of Sociology","issue":"5","note":"Citation Key: feld1981_ajs","page":"1015-1035","title":"The Focused Organization of Social Ties","volume":"86","author":[{"family":"Feld","given":"Scott L"}],"issued":{"date-parts":[["1981"]]}},"prefix":"or foci;"}],"schema":"https://github.com/citation-style-language/schema/raw/master/csl-citation.json"} </w:delInstrText>
        </w:r>
        <w:r w:rsidR="001E4F83" w:rsidDel="002F0E25">
          <w:rPr>
            <w:rFonts w:ascii="Times" w:hAnsi="Times"/>
          </w:rPr>
          <w:fldChar w:fldCharType="separate"/>
        </w:r>
        <w:r w:rsidR="001E4F83" w:rsidRPr="001E4F83" w:rsidDel="002F0E25">
          <w:rPr>
            <w:rFonts w:ascii="Times" w:hAnsi="Times" w:cs="Times"/>
          </w:rPr>
          <w:delText xml:space="preserve">(or </w:delText>
        </w:r>
        <w:r w:rsidR="001E4F83" w:rsidRPr="00FE7C9A" w:rsidDel="002F0E25">
          <w:rPr>
            <w:rFonts w:ascii="Times" w:hAnsi="Times" w:cs="Times"/>
            <w:i/>
            <w:iCs/>
            <w:rPrChange w:id="748" w:author="Corten, R. (Rense)" w:date="2023-06-29T09:34:00Z">
              <w:rPr>
                <w:rFonts w:ascii="Times" w:hAnsi="Times" w:cs="Times"/>
              </w:rPr>
            </w:rPrChange>
          </w:rPr>
          <w:delText>foci</w:delText>
        </w:r>
        <w:r w:rsidR="001E4F83" w:rsidRPr="001E4F83" w:rsidDel="002F0E25">
          <w:rPr>
            <w:rFonts w:ascii="Times" w:hAnsi="Times" w:cs="Times"/>
          </w:rPr>
          <w:delText>; Feld, 1981)</w:delText>
        </w:r>
        <w:r w:rsidR="001E4F83" w:rsidDel="002F0E25">
          <w:rPr>
            <w:rFonts w:ascii="Times" w:hAnsi="Times"/>
          </w:rPr>
          <w:fldChar w:fldCharType="end"/>
        </w:r>
      </w:del>
      <w:ins w:id="749" w:author="Corten, R. (Rense)" w:date="2023-06-29T09:34:00Z">
        <w:r w:rsidR="003019B2">
          <w:rPr>
            <w:rFonts w:ascii="Times" w:hAnsi="Times"/>
          </w:rPr>
          <w:t>shape socia</w:t>
        </w:r>
      </w:ins>
      <w:ins w:id="750" w:author="Corten, R. (Rense)" w:date="2023-06-29T09:35:00Z">
        <w:r w:rsidR="003019B2">
          <w:rPr>
            <w:rFonts w:ascii="Times" w:hAnsi="Times"/>
          </w:rPr>
          <w:t xml:space="preserve">l networks by creating </w:t>
        </w:r>
        <w:del w:id="751" w:author="Beate Volker" w:date="2023-08-02T16:51:00Z">
          <w:r w:rsidR="003019B2" w:rsidDel="00940C44">
            <w:rPr>
              <w:rFonts w:ascii="Times" w:hAnsi="Times"/>
            </w:rPr>
            <w:delText>opportonities</w:delText>
          </w:r>
        </w:del>
      </w:ins>
      <w:ins w:id="752" w:author="Beate Volker" w:date="2023-08-02T16:51:00Z">
        <w:r w:rsidR="00940C44">
          <w:rPr>
            <w:rFonts w:ascii="Times" w:hAnsi="Times"/>
          </w:rPr>
          <w:t>opportunities</w:t>
        </w:r>
      </w:ins>
      <w:ins w:id="753" w:author="Corten, R. (Rense)" w:date="2023-06-29T09:35:00Z">
        <w:r w:rsidR="003019B2">
          <w:rPr>
            <w:rFonts w:ascii="Times" w:hAnsi="Times"/>
          </w:rPr>
          <w:t xml:space="preserve"> to meet</w:t>
        </w:r>
      </w:ins>
      <w:ins w:id="754" w:author="Corten, R. (Rense)" w:date="2023-06-29T10:22:00Z">
        <w:r w:rsidR="0005318F">
          <w:rPr>
            <w:rFonts w:ascii="Times" w:hAnsi="Times"/>
          </w:rPr>
          <w:t xml:space="preserve"> </w:t>
        </w:r>
      </w:ins>
      <w:r w:rsidR="00322684">
        <w:rPr>
          <w:rFonts w:ascii="Times" w:hAnsi="Times"/>
        </w:rPr>
        <w:fldChar w:fldCharType="begin"/>
      </w:r>
      <w:r w:rsidR="00322684">
        <w:rPr>
          <w:rFonts w:ascii="Times" w:hAnsi="Times"/>
        </w:rPr>
        <w:instrText xml:space="preserve"> ADDIN ZOTERO_ITEM CSL_CITATION {"citationID":"KBvVKKsB","properties":{"formattedCitation":"(Blau, 1977)","plainCitation":"(Blau, 1977)","noteIndex":0},"citationItems":[{"id":3553,"uris":["http://zotero.org/users/850021/items/ZPV8JGVF"],"uri":["http://zotero.org/users/850021/items/ZPV8JGVF"],"itemData":{"id":3553,"type":"book","publisher":"Free Press","source":"Google Scholar","title":"Inequality and heterogeneity: A primitive theory of social structure","title-short":"Inequality and heterogeneity","volume":"7","author":[{"family":"Blau","given":"Peter Michael"}],"issued":{"date-parts":[["1977"]]}}}],"schema":"https://github.com/citation-style-language/schema/raw/master/csl-citation.json"} </w:instrText>
      </w:r>
      <w:r w:rsidR="00322684">
        <w:rPr>
          <w:rFonts w:ascii="Times" w:hAnsi="Times"/>
        </w:rPr>
        <w:fldChar w:fldCharType="separate"/>
      </w:r>
      <w:r w:rsidR="00322684" w:rsidRPr="00322684">
        <w:rPr>
          <w:rFonts w:ascii="Times" w:hAnsi="Times" w:cs="Times"/>
        </w:rPr>
        <w:t>(Blau, 1977)</w:t>
      </w:r>
      <w:r w:rsidR="00322684">
        <w:rPr>
          <w:rFonts w:ascii="Times" w:hAnsi="Times"/>
        </w:rPr>
        <w:fldChar w:fldCharType="end"/>
      </w:r>
      <w:ins w:id="755" w:author="Corten, R. (Rense)" w:date="2023-06-29T09:35:00Z">
        <w:r w:rsidR="00D81455">
          <w:rPr>
            <w:rFonts w:ascii="Times" w:hAnsi="Times"/>
          </w:rPr>
          <w:t xml:space="preserve">. </w:t>
        </w:r>
      </w:ins>
      <w:ins w:id="756" w:author="Corten, R. (Rense)" w:date="2023-06-29T09:36:00Z">
        <w:r w:rsidR="00616692">
          <w:rPr>
            <w:rFonts w:ascii="Times" w:hAnsi="Times"/>
          </w:rPr>
          <w:t xml:space="preserve">Feld </w:t>
        </w:r>
      </w:ins>
      <w:r w:rsidR="00616692">
        <w:rPr>
          <w:rFonts w:ascii="Times" w:hAnsi="Times"/>
        </w:rPr>
        <w:fldChar w:fldCharType="begin"/>
      </w:r>
      <w:r w:rsidR="00273732">
        <w:rPr>
          <w:rFonts w:ascii="Times" w:hAnsi="Times"/>
        </w:rPr>
        <w:instrText xml:space="preserve"> ADDIN ZOTERO_ITEM CSL_CITATION {"citationID":"umvCmVQU","properties":{"formattedCitation":"(1981:1016)","plainCitation":"(1981:1016)","noteIndex":0},"citationItems":[{"id":1419,"uris":["http://zotero.org/groups/2290227/items/HRLIU3YL"],"uri":["http://zotero.org/groups/2290227/items/HRLIU3YL"],"itemData":{"id":1419,"type":"article-journal","container-title":"American Journal of Sociology","issue":"5","note":"Citation Key: feld1981_ajs","page":"1015-1035","title":"The Focused Organization of Social Ties","volume":"86","author":[{"family":"Feld","given":"Scott L"}],"issued":{"date-parts":[["1981"]]}},"suppress-author":true,"suffix":":1016"}],"schema":"https://github.com/citation-style-language/schema/raw/master/csl-citation.json"} </w:instrText>
      </w:r>
      <w:r w:rsidR="00616692">
        <w:rPr>
          <w:rFonts w:ascii="Times" w:hAnsi="Times"/>
        </w:rPr>
        <w:fldChar w:fldCharType="separate"/>
      </w:r>
      <w:r w:rsidR="00273732" w:rsidRPr="00273732">
        <w:rPr>
          <w:rFonts w:ascii="Times" w:hAnsi="Times" w:cs="Times"/>
        </w:rPr>
        <w:t>(1981:1016)</w:t>
      </w:r>
      <w:r w:rsidR="00616692">
        <w:rPr>
          <w:rFonts w:ascii="Times" w:hAnsi="Times"/>
        </w:rPr>
        <w:fldChar w:fldCharType="end"/>
      </w:r>
      <w:ins w:id="757" w:author="Corten, R. (Rense)" w:date="2023-06-29T09:37:00Z">
        <w:r w:rsidR="0085412D">
          <w:rPr>
            <w:rFonts w:ascii="Times" w:hAnsi="Times"/>
          </w:rPr>
          <w:t xml:space="preserve"> coined the term </w:t>
        </w:r>
        <w:r w:rsidR="0085412D">
          <w:rPr>
            <w:rFonts w:ascii="Times" w:hAnsi="Times"/>
            <w:i/>
            <w:iCs/>
          </w:rPr>
          <w:t>foci</w:t>
        </w:r>
        <w:r w:rsidR="0085412D">
          <w:rPr>
            <w:rFonts w:ascii="Times" w:hAnsi="Times"/>
          </w:rPr>
          <w:t xml:space="preserve"> to describe such contexts: </w:t>
        </w:r>
        <w:r w:rsidR="002B7C55">
          <w:t>“social, psychological, legal, or physical entity around which joint activities are organized”</w:t>
        </w:r>
      </w:ins>
      <w:ins w:id="758" w:author="Corten, R. (Rense)" w:date="2023-06-29T09:38:00Z">
        <w:r w:rsidR="002B7C55">
          <w:t xml:space="preserve">. </w:t>
        </w:r>
      </w:ins>
      <w:ins w:id="759" w:author="Corten, R. (Rense)" w:date="2023-06-29T10:07:00Z">
        <w:r w:rsidR="007758A7">
          <w:t>Key examples of such contexts include workplaces</w:t>
        </w:r>
      </w:ins>
      <w:ins w:id="760" w:author="Corten, R. (Rense)" w:date="2023-06-29T10:09:00Z">
        <w:r w:rsidR="007B728E">
          <w:t xml:space="preserve"> </w:t>
        </w:r>
      </w:ins>
      <w:r w:rsidR="00A13741">
        <w:fldChar w:fldCharType="begin"/>
      </w:r>
      <w:r w:rsidR="00A13741">
        <w:instrText xml:space="preserve"> ADDIN ZOTERO_ITEM CSL_CITATION {"citationID":"q9C3Bwqa","properties":{"formattedCitation":"(Zheng et al., 2006)","plainCitation":"(Zheng et al., 2006)","noteIndex":0},"citationItems":[{"id":3548,"uris":["http://zotero.org/groups/2290227/items/7PB9S7HZ"],"uri":["http://zotero.org/groups/2290227/items/7PB9S7HZ"],"itemData":{"id":3548,"type":"article-journal","container-title":"Journal of the American Statistical Association","issue":"474","note":"publisher: Taylor &amp; Francis","page":"409–423","source":"Google Scholar","title":"How many people do you know in prison? Using overdispersion in count data to estimate social structure in networks","title-short":"How many people do you know in prison?","volume":"101","author":[{"family":"Zheng","given":"Tian"},{"family":"Salganik","given":"Matthew J."},{"family":"Gelman","given":"Andrew"}],"issued":{"date-parts":[["2006"]]}}}],"schema":"https://github.com/citation-style-language/schema/raw/master/csl-citation.json"} </w:instrText>
      </w:r>
      <w:r w:rsidR="00A13741">
        <w:fldChar w:fldCharType="separate"/>
      </w:r>
      <w:r w:rsidR="00A13741" w:rsidRPr="00A13741">
        <w:t>(Zheng et al., 2006)</w:t>
      </w:r>
      <w:r w:rsidR="00A13741">
        <w:fldChar w:fldCharType="end"/>
      </w:r>
      <w:ins w:id="761" w:author="Corten, R. (Rense)" w:date="2023-06-29T10:07:00Z">
        <w:r w:rsidR="007758A7">
          <w:t>, associations</w:t>
        </w:r>
      </w:ins>
      <w:ins w:id="762" w:author="Corten, R. (Rense)" w:date="2023-06-29T10:08:00Z">
        <w:r w:rsidR="00BF4DB4">
          <w:t xml:space="preserve"> </w:t>
        </w:r>
      </w:ins>
      <w:r w:rsidR="00BF4DB4">
        <w:fldChar w:fldCharType="begin"/>
      </w:r>
      <w:r w:rsidR="00204675">
        <w:instrText xml:space="preserve"> ADDIN ZOTERO_ITEM CSL_CITATION {"citationID":"hMxMPehs","properties":{"formattedCitation":"(Mollenhorst et al., 2008a)","plainCitation":"(Mollenhorst et al., 2008a)","noteIndex":0},"citationItems":[{"id":1689,"uris":["http://zotero.org/groups/2290227/items/ZCQEHW4B"],"uri":["http://zotero.org/groups/2290227/items/ZCQEHW4B"],"itemData":{"id":1689,"type":"article-journal","abstract":"Social contexts in which confidants get to know each other affect\nthe composition of their personal networks, inter alia the similarity\namong confidants. Results from analyses on a representative sample\nof the Dutch population between 18 and 65 years of age (SSND 2000),\nsupport the idea that differences in similarity among confidants\ncan be explained by 1.) the social composition of a context, 2.)\nthe extent to which interactions within a context are enforced, and\n3.) the amount of time people spend in a context. Moreover, there\nis a certain degree of path-dependency in the use of social contexts,\nthat leads to reinforced context effects on similarity among confidants.","container-title":"Social Forces","issue":"3","note":"Citation Key: mollenhorst_etal2008_sf","page":"937-965","title":"Social Contexts and Core Discussion Networks: Using a Choice-Constraint Approach to Study Similarity in Intimate Relationships","volume":"56","author":[{"family":"Mollenhorst","given":"Gerald"},{"family":"Völker","given":"Beate"},{"family":"Flap","given":"Henk"}],"issued":{"date-parts":[["2008"]]}}}],"schema":"https://github.com/citation-style-language/schema/raw/master/csl-citation.json"} </w:instrText>
      </w:r>
      <w:r w:rsidR="00BF4DB4">
        <w:fldChar w:fldCharType="separate"/>
      </w:r>
      <w:r w:rsidR="00204675" w:rsidRPr="00204675">
        <w:t>(Mollenhorst et al., 2008a)</w:t>
      </w:r>
      <w:r w:rsidR="00BF4DB4">
        <w:fldChar w:fldCharType="end"/>
      </w:r>
      <w:ins w:id="763" w:author="Corten, R. (Rense)" w:date="2023-06-29T10:07:00Z">
        <w:r w:rsidR="007758A7">
          <w:t xml:space="preserve">, </w:t>
        </w:r>
        <w:r w:rsidR="00CC6B50">
          <w:t>neighborhoods</w:t>
        </w:r>
      </w:ins>
      <w:ins w:id="764" w:author="Corten, R. (Rense)" w:date="2023-06-29T10:16:00Z">
        <w:r w:rsidR="00370153">
          <w:t xml:space="preserve"> </w:t>
        </w:r>
      </w:ins>
      <w:r w:rsidR="00204675">
        <w:fldChar w:fldCharType="begin"/>
      </w:r>
      <w:r w:rsidR="00B460DB">
        <w:instrText xml:space="preserve"> ADDIN ZOTERO_ITEM CSL_CITATION {"citationID":"aG0xoji7","properties":{"formattedCitation":"(Fischer et al., 1977; Mollenhorst et al., 2008b)","plainCitation":"(Fischer et al., 1977; Mollenhorst et al., 2008b)","noteIndex":0},"citationItems":[{"id":3551,"uris":["http://zotero.org/groups/2290227/items/FIT4HCQY"],"uri":["http://zotero.org/groups/2290227/items/FIT4HCQY"],"itemData":{"id":3551,"type":"book","event-place":"New York","note":"publisher: Free press","publisher":"Free Press","publisher-place":"New York","source":"Google Scholar","title":"Networks and places","author":[{"family":"Fischer","given":"Claude S."},{"family":"Jackson","given":"Robert"},{"family":"Stueve","given":"C. Ann"},{"family":"Gerson","given":"Kathleen"},{"family":"Jones","given":"Lynne M."}],"issued":{"date-parts":[["1977"]]}}},{"id":2447,"uris":["http://zotero.org/groups/2290227/items/NBSR4MF2"],"uri":["http://zotero.org/groups/2290227/items/NBSR4MF2"],"itemData":{"id":2447,"type":"article-journal","abstract":"This paper examines the effect of social contexts on similarity in personal relationships. We argue that the effect of social contexts is larger for weaker, and smaller for stronger relationships. Using data from The Survey of the Social Networks of the Dutch (collected in 1999/2000, n = 1007), we first describe where people got to know their acquaintances, friends and partner and that similarity in these relationships with regard to age, level of education, sex, and religion, generally varies. We then inquire whether getting to know each other in a certain context affects similarity, and whether this effect is different for relationships of different strength. Our main conclusion, however, is that the effect of social contexts on similarity is remarkably consistent across partnerships, friendships, and acquaintanceships.","container-title":"Social Networks","issue":"1","page":"60-68","title":"Social contexts and personal relationships: The effect of meeting opportunities on similarity for relationships of different strength.","volume":"30","author":[{"family":"Mollenhorst","given":"Gerald"},{"family":"Völker","given":"Beate"},{"family":"Flap","given":"Henk"}],"issued":{"date-parts":[["2008"]]}}}],"schema":"https://github.com/citation-style-language/schema/raw/master/csl-citation.json"} </w:instrText>
      </w:r>
      <w:r w:rsidR="00204675">
        <w:fldChar w:fldCharType="separate"/>
      </w:r>
      <w:r w:rsidR="00204675" w:rsidRPr="00204675">
        <w:t>(Fischer et al., 1977; Mollenhorst et al., 2008b)</w:t>
      </w:r>
      <w:r w:rsidR="00204675">
        <w:fldChar w:fldCharType="end"/>
      </w:r>
      <w:ins w:id="765" w:author="Corten, R. (Rense)" w:date="2023-06-29T10:07:00Z">
        <w:r w:rsidR="00CC6B50">
          <w:t>, and educational settings</w:t>
        </w:r>
      </w:ins>
      <w:ins w:id="766" w:author="Corten, R. (Rense)" w:date="2023-06-29T10:08:00Z">
        <w:r w:rsidR="00BF4DB4">
          <w:t xml:space="preserve"> </w:t>
        </w:r>
      </w:ins>
      <w:r w:rsidR="00BF4DB4">
        <w:fldChar w:fldCharType="begin"/>
      </w:r>
      <w:r w:rsidR="007B728E">
        <w:instrText xml:space="preserve"> ADDIN ZOTERO_ITEM CSL_CITATION {"citationID":"foSCWXlw","properties":{"formattedCitation":"(Hofstra et al., 2017; Wimmer &amp; Lewis, 2010)","plainCitation":"(Hofstra et al., 2017; Wimmer &amp; Lewis, 2010)","noteIndex":0},"citationItems":[{"id":2753,"uris":["http://zotero.org/groups/2290227/items/KIIWMRJC"],"uri":["http://zotero.org/groups/2290227/items/KIIWMRJC"],"itemData":{"id":2753,"type":"article-journal","abstract":"© 2017, © American Sociological Association 2017. Most research on segregation in social networks considers small circles of strong ties, and little is known about segregation among the much larger number of weaker ties. This article proposes a novel approach to the study of these more extended networks, through the use of data on personal ties in an online social network. We illustrate this method’s potential by describing and explaining the degree of ethnic and gender segregation on Facebook among a representative survey of adolescents in the Netherlands (N = 2,810; ~1.1 million Facebook friends). The results show that large online networks are more strongly segregated by ethnicity than by gender. Drawing on the same survey data, we find that core networks are more segregated in terms of ethnicity and gender than are extended networks. However, an exception to this pattern is personal networks of ethnic majority members, whose core networks are as segregated by ethnicity as their extended networks. Further analysis suggests this exception is due to their larger population size and the ethnic segregation of their social settings. We discuss the implications of these findings for the role of structural opportunities, homophily, and balance.","container-title":"American Sociological Review","DOI":"10.1177/0003122417705656","ISSN":"19398271","issue":"3","title":"Sources of Segregation in Social Networks: A Novel Approach Using Facebook","volume":"82","author":[{"family":"Hofstra","given":"Bas"},{"family":"Corten","given":"Rense"},{"family":"Tubergen","given":"Frank","non-dropping-particle":"van"},{"family":"Ellison","given":"Nicole B."}],"issued":{"date-parts":[["2017"]]}}},{"id":596,"uris":["http://zotero.org/groups/2290227/items/G6YHJED3"],"uri":["http://zotero.org/groups/2290227/items/G6YHJED3"],"itemData":{"id":596,"type":"article-journal","abstract":"A notable feature of U.S. social networks is their high degree of\nracial homogeneity, which is often attributed to racial homophily</w:instrText>
      </w:r>
      <w:r w:rsidR="007B728E">
        <w:rPr>
          <w:rFonts w:ascii="Tahoma" w:hAnsi="Tahoma" w:cs="Tahoma"/>
        </w:rPr>
        <w:instrText>�</w:instrText>
      </w:r>
      <w:r w:rsidR="007B728E">
        <w:instrText xml:space="preserve">the\npreference for associating with individuals of the same racial background.\nThe authors unpack racial homogeneity using a theoretical framework\nthat distinguishes between various tie formation mechanisms and their\neffects on the racial composition of networks, exponential random\ngraph modeling that can disentangle these mechanisms empirically,\nand a rich new data set based on the Facebook pages of a cohort of\ncollege students. They first show that racial homogeneity results\nnot only from racial homophily proper but also from homophily among\ncoethnics of the same racial background and from balancing mechanisms\nsuch as the tendency to reciprocate friendships or to befriend the\nfriends of friends, which both amplify the homogeneity effects of\nhomophily. Then, they put the importance of racial homophily further\ninto perspective by comparing its effects to those of other mechanisms\nof tie formation. Balancing, propinquity based on coresidence, and\nhomophily regarding nonracial categories (e.g., students from </w:instrText>
      </w:r>
      <w:r w:rsidR="007B728E">
        <w:rPr>
          <w:rFonts w:ascii="Tahoma" w:hAnsi="Tahoma" w:cs="Tahoma"/>
        </w:rPr>
        <w:instrText>�</w:instrText>
      </w:r>
      <w:r w:rsidR="007B728E">
        <w:instrText>elite</w:instrText>
      </w:r>
      <w:r w:rsidR="007B728E">
        <w:rPr>
          <w:rFonts w:ascii="Tahoma" w:hAnsi="Tahoma" w:cs="Tahoma"/>
        </w:rPr>
        <w:instrText>�</w:instrText>
      </w:r>
      <w:r w:rsidR="007B728E">
        <w:instrText xml:space="preserve">\nbackgrounds or those from particular states) all influence the tie\nformation process more than does racial homophily.","container-title":"American Journal of Sociology","ISSN":"00029602","issue":"2","note":"publisher: The University of Chicago Press\nCitation Key: wimmerlewis2011_ajs","page":"pp. 583-642","title":"Beyond and Below Racial Homophily: ERG Models of a Friendship Network Documented on Facebook","volume":"116","author":[{"family":"Wimmer","given":"Andreas"},{"family":"Lewis","given":"Kevin"}],"issued":{"date-parts":[["2010"]]}}}],"schema":"https://github.com/citation-style-language/schema/raw/master/csl-citation.json"} </w:instrText>
      </w:r>
      <w:r w:rsidR="00BF4DB4">
        <w:fldChar w:fldCharType="separate"/>
      </w:r>
      <w:r w:rsidR="007B728E" w:rsidRPr="007B728E">
        <w:t>(Hofstra et al., 2017; Wimmer &amp; Lewis, 2010)</w:t>
      </w:r>
      <w:r w:rsidR="00BF4DB4">
        <w:fldChar w:fldCharType="end"/>
      </w:r>
      <w:ins w:id="767" w:author="Corten, R. (Rense)" w:date="2023-06-29T10:07:00Z">
        <w:r w:rsidR="00CC6B50">
          <w:t xml:space="preserve">. </w:t>
        </w:r>
      </w:ins>
      <w:ins w:id="768" w:author="Corten, R. (Rense)" w:date="2023-06-29T10:25:00Z">
        <w:r w:rsidR="00FF349B">
          <w:rPr>
            <w:rFonts w:ascii="Times" w:hAnsi="Times"/>
          </w:rPr>
          <w:t>Second, in addition to th</w:t>
        </w:r>
      </w:ins>
      <w:ins w:id="769" w:author="Corten, R. (Rense)" w:date="2023-06-29T10:26:00Z">
        <w:r w:rsidR="009E52D4">
          <w:rPr>
            <w:rFonts w:ascii="Times" w:hAnsi="Times"/>
          </w:rPr>
          <w:t>is</w:t>
        </w:r>
      </w:ins>
      <w:ins w:id="770" w:author="Corten, R. (Rense)" w:date="2023-06-29T10:25:00Z">
        <w:r w:rsidR="00FF349B">
          <w:rPr>
            <w:rFonts w:ascii="Times" w:hAnsi="Times"/>
          </w:rPr>
          <w:t xml:space="preserve"> </w:t>
        </w:r>
        <w:r w:rsidR="001B0C88">
          <w:rPr>
            <w:rFonts w:ascii="Times" w:hAnsi="Times"/>
          </w:rPr>
          <w:t>“supply side” of social relations</w:t>
        </w:r>
      </w:ins>
      <w:ins w:id="771" w:author="Corten, R. (Rense)" w:date="2023-06-29T10:26:00Z">
        <w:r w:rsidR="009E52D4">
          <w:rPr>
            <w:rFonts w:ascii="Times" w:hAnsi="Times"/>
          </w:rPr>
          <w:t xml:space="preserve">, we assume that </w:t>
        </w:r>
        <w:r w:rsidR="009E52D4">
          <w:rPr>
            <w:rFonts w:ascii="Times" w:hAnsi="Times"/>
            <w:i/>
            <w:iCs/>
          </w:rPr>
          <w:t>homophily</w:t>
        </w:r>
        <w:r w:rsidR="009E52D4">
          <w:rPr>
            <w:rFonts w:ascii="Times" w:hAnsi="Times"/>
          </w:rPr>
          <w:t xml:space="preserve"> </w:t>
        </w:r>
      </w:ins>
      <w:ins w:id="772" w:author="Beate Volker" w:date="2023-08-02T16:52:00Z">
        <w:r w:rsidR="00135D85">
          <w:rPr>
            <w:rFonts w:ascii="Times" w:hAnsi="Times"/>
          </w:rPr>
          <w:t xml:space="preserve">preferences </w:t>
        </w:r>
      </w:ins>
      <w:ins w:id="773" w:author="Corten, R. (Rense)" w:date="2023-06-29T10:26:00Z">
        <w:r w:rsidR="009E52D4">
          <w:rPr>
            <w:rFonts w:ascii="Times" w:hAnsi="Times"/>
          </w:rPr>
          <w:t>play</w:t>
        </w:r>
        <w:del w:id="774" w:author="Beate Volker" w:date="2023-08-02T16:52:00Z">
          <w:r w:rsidR="009E52D4" w:rsidDel="00135D85">
            <w:rPr>
              <w:rFonts w:ascii="Times" w:hAnsi="Times"/>
            </w:rPr>
            <w:delText>s</w:delText>
          </w:r>
        </w:del>
        <w:r w:rsidR="009E52D4">
          <w:rPr>
            <w:rFonts w:ascii="Times" w:hAnsi="Times"/>
          </w:rPr>
          <w:t xml:space="preserve"> a key </w:t>
        </w:r>
      </w:ins>
      <w:ins w:id="775" w:author="Corten, R. (Rense)" w:date="2023-06-29T10:35:00Z">
        <w:r w:rsidR="00590CA2">
          <w:rPr>
            <w:rFonts w:ascii="Times" w:hAnsi="Times"/>
          </w:rPr>
          <w:t xml:space="preserve">role in the “demand side”. Here, </w:t>
        </w:r>
        <w:r w:rsidR="00222ACC">
          <w:rPr>
            <w:rFonts w:ascii="Times" w:hAnsi="Times"/>
          </w:rPr>
          <w:t>“homophily”</w:t>
        </w:r>
      </w:ins>
      <w:ins w:id="776" w:author="Corten, R. (Rense)" w:date="2023-06-29T10:36:00Z">
        <w:r w:rsidR="00222ACC">
          <w:rPr>
            <w:rFonts w:ascii="Times" w:hAnsi="Times"/>
          </w:rPr>
          <w:t xml:space="preserve"> refers to the individual tendency </w:t>
        </w:r>
      </w:ins>
      <w:ins w:id="777" w:author="Corten, R. (Rense)" w:date="2023-06-29T10:37:00Z">
        <w:r w:rsidR="00750D6A">
          <w:rPr>
            <w:rFonts w:ascii="Times" w:hAnsi="Times"/>
          </w:rPr>
          <w:t xml:space="preserve">(rather than to the resulting pattern of relationships) </w:t>
        </w:r>
      </w:ins>
      <w:ins w:id="778" w:author="Corten, R. (Rense)" w:date="2023-06-29T10:36:00Z">
        <w:r w:rsidR="00222ACC">
          <w:rPr>
            <w:rFonts w:ascii="Times" w:hAnsi="Times"/>
          </w:rPr>
          <w:t xml:space="preserve">to associate with similar individuals, </w:t>
        </w:r>
        <w:r w:rsidR="00794A38">
          <w:rPr>
            <w:rFonts w:ascii="Times" w:hAnsi="Times"/>
          </w:rPr>
          <w:t xml:space="preserve">which in turn is the result of </w:t>
        </w:r>
      </w:ins>
      <w:ins w:id="779" w:author="Corten, R. (Rense)" w:date="2023-06-29T10:37:00Z">
        <w:r w:rsidR="00794A38">
          <w:rPr>
            <w:rFonts w:ascii="Times" w:hAnsi="Times"/>
          </w:rPr>
          <w:t xml:space="preserve">various psychological mechanisms </w:t>
        </w:r>
      </w:ins>
      <w:r w:rsidR="00794A38">
        <w:rPr>
          <w:rFonts w:ascii="Times" w:hAnsi="Times"/>
        </w:rPr>
        <w:fldChar w:fldCharType="begin"/>
      </w:r>
      <w:r w:rsidR="00794A38">
        <w:rPr>
          <w:rFonts w:ascii="Times" w:hAnsi="Times"/>
        </w:rPr>
        <w:instrText xml:space="preserve"> ADDIN ZOTERO_ITEM CSL_CITATION {"citationID":"FonOVk9C","properties":{"formattedCitation":"(McPherson et al., 2001)","plainCitation":"(McPherson et al., 2001)","noteIndex":0},"citationItems":[{"id":2780,"uris":["http://zotero.org/groups/2290227/items/INUKYJFF"],"uri":["http://zotero.org/groups/2290227/items/INUKYJFF"],"itemData":{"id":2780,"type":"article-journal","container-title":"Annual Review of Sociology","issue":"1","note":"Citation Key: mcphersonetal2001","page":"415-444","title":"Birds of a Feather: Homophily in Social Networks","volume":"27","author":[{"family":"McPherson","given":"Miller"},{"family":"Smith-Lovin","given":"Lynn"},{"family":"Cook","given":"James M"}],"issued":{"date-parts":[["2001"]]}}}],"schema":"https://github.com/citation-style-language/schema/raw/master/csl-citation.json"} </w:instrText>
      </w:r>
      <w:r w:rsidR="00794A38">
        <w:rPr>
          <w:rFonts w:ascii="Times" w:hAnsi="Times"/>
        </w:rPr>
        <w:fldChar w:fldCharType="separate"/>
      </w:r>
      <w:r w:rsidR="00794A38" w:rsidRPr="00794A38">
        <w:rPr>
          <w:rFonts w:ascii="Times" w:hAnsi="Times" w:cs="Times"/>
        </w:rPr>
        <w:t>(McPherson et al., 2001)</w:t>
      </w:r>
      <w:r w:rsidR="00794A38">
        <w:rPr>
          <w:rFonts w:ascii="Times" w:hAnsi="Times"/>
        </w:rPr>
        <w:fldChar w:fldCharType="end"/>
      </w:r>
      <w:ins w:id="780" w:author="Corten, R. (Rense)" w:date="2023-06-29T10:37:00Z">
        <w:r w:rsidR="00750D6A">
          <w:rPr>
            <w:rFonts w:ascii="Times" w:hAnsi="Times"/>
          </w:rPr>
          <w:t xml:space="preserve">. </w:t>
        </w:r>
      </w:ins>
      <w:ins w:id="781" w:author="Corten, R. (Rense)" w:date="2023-06-29T10:39:00Z">
        <w:r w:rsidR="00A85F7F">
          <w:rPr>
            <w:rFonts w:ascii="Times" w:hAnsi="Times"/>
          </w:rPr>
          <w:t xml:space="preserve">Third, also on the demand side, we assume </w:t>
        </w:r>
      </w:ins>
      <w:ins w:id="782" w:author="Corten, R. (Rense)" w:date="2023-06-29T10:40:00Z">
        <w:r w:rsidR="00122577">
          <w:rPr>
            <w:rFonts w:ascii="Times" w:hAnsi="Times"/>
          </w:rPr>
          <w:t xml:space="preserve">that systematic differences in cognitive abilities </w:t>
        </w:r>
        <w:r w:rsidR="0061622D">
          <w:rPr>
            <w:rFonts w:ascii="Times" w:hAnsi="Times"/>
          </w:rPr>
          <w:t xml:space="preserve">between social groups when it comes to handling social </w:t>
        </w:r>
        <w:r w:rsidR="00E03342">
          <w:rPr>
            <w:rFonts w:ascii="Times" w:hAnsi="Times"/>
          </w:rPr>
          <w:t>relationships</w:t>
        </w:r>
      </w:ins>
      <w:ins w:id="783" w:author="Corten, R. (Rense)" w:date="2023-06-29T10:41:00Z">
        <w:r w:rsidR="00E03342">
          <w:rPr>
            <w:rFonts w:ascii="Times" w:hAnsi="Times"/>
          </w:rPr>
          <w:t xml:space="preserve"> contribute to variation in network size</w:t>
        </w:r>
      </w:ins>
      <w:ins w:id="784" w:author="Corten, R. (Rense)" w:date="2023-06-29T10:42:00Z">
        <w:r w:rsidR="00E04D9C">
          <w:rPr>
            <w:rFonts w:ascii="Times" w:hAnsi="Times"/>
          </w:rPr>
          <w:t xml:space="preserve"> </w:t>
        </w:r>
      </w:ins>
      <w:r w:rsidR="00E04D9C">
        <w:rPr>
          <w:rFonts w:ascii="Times" w:hAnsi="Times"/>
        </w:rPr>
        <w:fldChar w:fldCharType="begin"/>
      </w:r>
      <w:r w:rsidR="00E04D9C">
        <w:rPr>
          <w:rFonts w:ascii="Times" w:hAnsi="Times"/>
        </w:rPr>
        <w:instrText xml:space="preserve"> ADDIN ZOTERO_ITEM CSL_CITATION {"citationID":"3S3E2F70","properties":{"formattedCitation":"(Brashears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instrText>
      </w:r>
      <w:r w:rsidR="00E04D9C">
        <w:rPr>
          <w:rFonts w:ascii="Times" w:hAnsi="Times"/>
        </w:rPr>
        <w:fldChar w:fldCharType="separate"/>
      </w:r>
      <w:r w:rsidR="00E04D9C" w:rsidRPr="00E04D9C">
        <w:rPr>
          <w:rFonts w:ascii="Times" w:hAnsi="Times" w:cs="Times"/>
        </w:rPr>
        <w:t>(Brashears et al., 2016)</w:t>
      </w:r>
      <w:r w:rsidR="00E04D9C">
        <w:rPr>
          <w:rFonts w:ascii="Times" w:hAnsi="Times"/>
        </w:rPr>
        <w:fldChar w:fldCharType="end"/>
      </w:r>
      <w:ins w:id="785" w:author="Corten, R. (Rense)" w:date="2023-06-29T10:42:00Z">
        <w:r w:rsidR="00E04D9C">
          <w:rPr>
            <w:rFonts w:ascii="Times" w:hAnsi="Times"/>
          </w:rPr>
          <w:t xml:space="preserve">. </w:t>
        </w:r>
      </w:ins>
      <w:ins w:id="786" w:author="Corten, R. (Rense)" w:date="2023-06-29T10:41:00Z">
        <w:r w:rsidR="00E03342">
          <w:rPr>
            <w:rFonts w:ascii="Times" w:hAnsi="Times"/>
          </w:rPr>
          <w:t xml:space="preserve"> </w:t>
        </w:r>
      </w:ins>
    </w:p>
    <w:p w14:paraId="0088028C" w14:textId="77777777" w:rsidR="009E52D4" w:rsidRDefault="009E52D4">
      <w:pPr>
        <w:spacing w:line="360" w:lineRule="auto"/>
        <w:jc w:val="both"/>
        <w:rPr>
          <w:ins w:id="787" w:author="Corten, R. (Rense)" w:date="2023-06-01T10:00:00Z"/>
          <w:rFonts w:ascii="Times" w:hAnsi="Times"/>
        </w:rPr>
        <w:pPrChange w:id="788" w:author="Bas Hofstra" w:date="2023-07-25T15:34:00Z">
          <w:pPr>
            <w:spacing w:line="276" w:lineRule="auto"/>
            <w:jc w:val="both"/>
          </w:pPr>
        </w:pPrChange>
      </w:pPr>
    </w:p>
    <w:p w14:paraId="126D3737" w14:textId="43B5F259" w:rsidR="00175114" w:rsidRDefault="00F02099">
      <w:pPr>
        <w:spacing w:line="360" w:lineRule="auto"/>
        <w:jc w:val="both"/>
        <w:rPr>
          <w:ins w:id="789" w:author="Tubergen, F.A. van (Frank)" w:date="2023-08-22T11:11:00Z"/>
          <w:rFonts w:ascii="Times" w:hAnsi="Times"/>
        </w:rPr>
      </w:pPr>
      <w:ins w:id="790" w:author="Corten, R. (Rense)" w:date="2023-06-29T10:43:00Z">
        <w:r>
          <w:rPr>
            <w:rFonts w:ascii="Times" w:hAnsi="Times"/>
          </w:rPr>
          <w:t>Building on these</w:t>
        </w:r>
        <w:r w:rsidR="00871F2A">
          <w:rPr>
            <w:rFonts w:ascii="Times" w:hAnsi="Times"/>
          </w:rPr>
          <w:t xml:space="preserve"> mechanisms, we derive a number of hypothes</w:t>
        </w:r>
      </w:ins>
      <w:ins w:id="791" w:author="Beate Volker" w:date="2023-08-02T17:07:00Z">
        <w:r w:rsidR="00175114">
          <w:rPr>
            <w:rFonts w:ascii="Times" w:hAnsi="Times"/>
          </w:rPr>
          <w:t>e</w:t>
        </w:r>
      </w:ins>
      <w:ins w:id="792" w:author="Corten, R. (Rense)" w:date="2023-06-29T10:43:00Z">
        <w:del w:id="793" w:author="Beate Volker" w:date="2023-08-02T17:07:00Z">
          <w:r w:rsidR="00871F2A" w:rsidDel="00175114">
            <w:rPr>
              <w:rFonts w:ascii="Times" w:hAnsi="Times"/>
            </w:rPr>
            <w:delText>i</w:delText>
          </w:r>
        </w:del>
        <w:r w:rsidR="00871F2A">
          <w:rPr>
            <w:rFonts w:ascii="Times" w:hAnsi="Times"/>
          </w:rPr>
          <w:t xml:space="preserve">s </w:t>
        </w:r>
      </w:ins>
      <w:ins w:id="794" w:author="Corten, R. (Rense)" w:date="2023-06-29T10:44:00Z">
        <w:r w:rsidR="00871F2A">
          <w:rPr>
            <w:rFonts w:ascii="Times" w:hAnsi="Times"/>
          </w:rPr>
          <w:t xml:space="preserve">on how </w:t>
        </w:r>
        <w:r w:rsidR="00854E93">
          <w:rPr>
            <w:rFonts w:ascii="Times" w:hAnsi="Times"/>
          </w:rPr>
          <w:t xml:space="preserve">key demographic and socioeconomic </w:t>
        </w:r>
      </w:ins>
      <w:ins w:id="795" w:author="Beate Volker" w:date="2023-08-02T17:08:00Z">
        <w:r w:rsidR="00175114">
          <w:rPr>
            <w:rFonts w:ascii="Times" w:hAnsi="Times"/>
          </w:rPr>
          <w:t>factors</w:t>
        </w:r>
      </w:ins>
      <w:ins w:id="796" w:author="Corten, R. (Rense)" w:date="2023-06-29T10:44:00Z">
        <w:del w:id="797" w:author="Beate Volker" w:date="2023-08-02T17:08:00Z">
          <w:r w:rsidR="00854E93" w:rsidDel="00175114">
            <w:rPr>
              <w:rFonts w:ascii="Times" w:hAnsi="Times"/>
            </w:rPr>
            <w:delText>traits</w:delText>
          </w:r>
        </w:del>
        <w:r w:rsidR="00854E93">
          <w:rPr>
            <w:rFonts w:ascii="Times" w:hAnsi="Times"/>
          </w:rPr>
          <w:t xml:space="preserve"> </w:t>
        </w:r>
        <w:r w:rsidR="00047A7C">
          <w:rPr>
            <w:rFonts w:ascii="Times" w:hAnsi="Times"/>
          </w:rPr>
          <w:t xml:space="preserve">are associated with extended network size. </w:t>
        </w:r>
      </w:ins>
      <w:commentRangeStart w:id="798"/>
      <w:ins w:id="799" w:author="Corten, R. (Rense)" w:date="2023-06-29T10:45:00Z">
        <w:r w:rsidR="00047A7C">
          <w:rPr>
            <w:rFonts w:ascii="Times" w:hAnsi="Times"/>
          </w:rPr>
          <w:t xml:space="preserve">First, </w:t>
        </w:r>
      </w:ins>
      <w:commentRangeEnd w:id="798"/>
      <w:r w:rsidR="00174AF0">
        <w:rPr>
          <w:rStyle w:val="CommentReference"/>
          <w:rFonts w:eastAsiaTheme="minorHAnsi" w:cstheme="minorBidi"/>
          <w:lang w:eastAsia="nl-NL"/>
        </w:rPr>
        <w:commentReference w:id="798"/>
      </w:r>
      <w:ins w:id="800" w:author="Corten, R. (Rense)" w:date="2023-06-29T10:45:00Z">
        <w:r w:rsidR="00047A7C">
          <w:rPr>
            <w:rFonts w:ascii="Times" w:hAnsi="Times"/>
          </w:rPr>
          <w:t xml:space="preserve">relying primarily on the </w:t>
        </w:r>
        <w:r w:rsidR="00DF5ADB">
          <w:rPr>
            <w:rFonts w:ascii="Times" w:hAnsi="Times"/>
          </w:rPr>
          <w:t>mechanism of meeting opportu</w:t>
        </w:r>
      </w:ins>
      <w:ins w:id="801" w:author="Beate Volker" w:date="2023-08-04T13:27:00Z">
        <w:r w:rsidR="00A957F8">
          <w:rPr>
            <w:rFonts w:ascii="Times" w:hAnsi="Times"/>
          </w:rPr>
          <w:t>ni</w:t>
        </w:r>
      </w:ins>
      <w:ins w:id="802" w:author="Corten, R. (Rense)" w:date="2023-06-29T10:45:00Z">
        <w:r w:rsidR="00DF5ADB">
          <w:rPr>
            <w:rFonts w:ascii="Times" w:hAnsi="Times"/>
          </w:rPr>
          <w:t>ties, we expect that respondents who</w:t>
        </w:r>
      </w:ins>
      <w:ins w:id="803" w:author="Beate Volker" w:date="2023-08-04T13:27:00Z">
        <w:r w:rsidR="00A957F8">
          <w:rPr>
            <w:rFonts w:ascii="Times" w:hAnsi="Times"/>
          </w:rPr>
          <w:t xml:space="preserve"> are </w:t>
        </w:r>
        <w:commentRangeStart w:id="804"/>
        <w:r w:rsidR="00A957F8">
          <w:rPr>
            <w:rFonts w:ascii="Times" w:hAnsi="Times"/>
          </w:rPr>
          <w:t>employed</w:t>
        </w:r>
      </w:ins>
      <w:ins w:id="805" w:author="Corten, R. (Rense)" w:date="2023-06-29T10:45:00Z">
        <w:r w:rsidR="00DF5ADB">
          <w:rPr>
            <w:rFonts w:ascii="Times" w:hAnsi="Times"/>
          </w:rPr>
          <w:t xml:space="preserve"> </w:t>
        </w:r>
        <w:commentRangeStart w:id="806"/>
        <w:del w:id="807" w:author="Beate Volker" w:date="2023-08-04T13:27:00Z">
          <w:r w:rsidR="00DF5ADB" w:rsidRPr="00115B26" w:rsidDel="00A957F8">
            <w:rPr>
              <w:rFonts w:ascii="Times" w:hAnsi="Times"/>
              <w:i/>
              <w:iCs/>
              <w:rPrChange w:id="808" w:author="Corten, R. (Rense)" w:date="2023-06-29T10:47:00Z">
                <w:rPr>
                  <w:rFonts w:ascii="Times" w:hAnsi="Times"/>
                </w:rPr>
              </w:rPrChange>
            </w:rPr>
            <w:delText>work</w:delText>
          </w:r>
        </w:del>
      </w:ins>
      <w:commentRangeEnd w:id="804"/>
      <w:commentRangeEnd w:id="806"/>
      <w:r w:rsidR="00A957F8">
        <w:rPr>
          <w:rStyle w:val="CommentReference"/>
          <w:rFonts w:eastAsiaTheme="minorHAnsi" w:cstheme="minorBidi"/>
          <w:lang w:eastAsia="nl-NL"/>
        </w:rPr>
        <w:commentReference w:id="804"/>
      </w:r>
      <w:r w:rsidR="00624928">
        <w:rPr>
          <w:rStyle w:val="CommentReference"/>
          <w:rFonts w:eastAsiaTheme="minorHAnsi" w:cstheme="minorBidi"/>
          <w:lang w:eastAsia="nl-NL"/>
        </w:rPr>
        <w:commentReference w:id="806"/>
      </w:r>
      <w:ins w:id="809" w:author="Corten, R. (Rense)" w:date="2023-06-29T10:45:00Z">
        <w:r w:rsidR="00DF5ADB">
          <w:rPr>
            <w:rFonts w:ascii="Times" w:hAnsi="Times"/>
          </w:rPr>
          <w:t xml:space="preserve"> have larger networks than those who do not work, </w:t>
        </w:r>
      </w:ins>
      <w:ins w:id="810" w:author="Corten, R. (Rense)" w:date="2023-06-29T10:46:00Z">
        <w:r w:rsidR="000F6B0D">
          <w:rPr>
            <w:rFonts w:ascii="Times" w:hAnsi="Times"/>
          </w:rPr>
          <w:t xml:space="preserve">as the workplace provides them with more opportunities to </w:t>
        </w:r>
        <w:r w:rsidR="002E721F">
          <w:rPr>
            <w:rFonts w:ascii="Times" w:hAnsi="Times"/>
          </w:rPr>
          <w:t xml:space="preserve">establish relationships. Similarly, </w:t>
        </w:r>
      </w:ins>
      <w:ins w:id="811" w:author="Corten, R. (Rense)" w:date="2023-06-29T10:47:00Z">
        <w:r w:rsidR="00115B26">
          <w:rPr>
            <w:rFonts w:ascii="Times" w:hAnsi="Times"/>
          </w:rPr>
          <w:t xml:space="preserve">we expect respondents </w:t>
        </w:r>
      </w:ins>
      <w:ins w:id="812" w:author="Beate Volker" w:date="2023-08-02T17:08:00Z">
        <w:r w:rsidR="00175114">
          <w:rPr>
            <w:rFonts w:ascii="Times" w:hAnsi="Times"/>
          </w:rPr>
          <w:t xml:space="preserve">who live in </w:t>
        </w:r>
      </w:ins>
      <w:ins w:id="813" w:author="Corten, R. (Rense)" w:date="2023-06-29T10:47:00Z">
        <w:del w:id="814" w:author="Beate Volker" w:date="2023-08-02T17:08:00Z">
          <w:r w:rsidR="00115B26" w:rsidDel="00175114">
            <w:rPr>
              <w:rFonts w:ascii="Times" w:hAnsi="Times"/>
            </w:rPr>
            <w:delText>with</w:delText>
          </w:r>
        </w:del>
        <w:del w:id="815" w:author="Beate Volker" w:date="2023-08-04T13:28:00Z">
          <w:r w:rsidR="00115B26" w:rsidDel="00A957F8">
            <w:rPr>
              <w:rFonts w:ascii="Times" w:hAnsi="Times"/>
            </w:rPr>
            <w:delText xml:space="preserve"> </w:delText>
          </w:r>
        </w:del>
        <w:r w:rsidR="00115B26" w:rsidRPr="00115B26">
          <w:rPr>
            <w:rFonts w:ascii="Times" w:hAnsi="Times"/>
            <w:i/>
            <w:iCs/>
            <w:rPrChange w:id="816" w:author="Corten, R. (Rense)" w:date="2023-06-29T10:47:00Z">
              <w:rPr>
                <w:rFonts w:ascii="Times" w:hAnsi="Times"/>
              </w:rPr>
            </w:rPrChange>
          </w:rPr>
          <w:t>larger households</w:t>
        </w:r>
        <w:r w:rsidR="00115B26">
          <w:rPr>
            <w:rFonts w:ascii="Times" w:hAnsi="Times"/>
          </w:rPr>
          <w:t xml:space="preserve"> to have larger networks</w:t>
        </w:r>
      </w:ins>
      <w:ins w:id="817" w:author="Corten, R. (Rense)" w:date="2023-06-29T10:50:00Z">
        <w:r w:rsidR="00DA37D0">
          <w:rPr>
            <w:rFonts w:ascii="Times" w:hAnsi="Times"/>
          </w:rPr>
          <w:t xml:space="preserve">, because 1) </w:t>
        </w:r>
        <w:del w:id="818" w:author="Beate Volker" w:date="2023-08-02T17:09:00Z">
          <w:r w:rsidR="00D865A5" w:rsidDel="00175114">
            <w:rPr>
              <w:rFonts w:ascii="Times" w:hAnsi="Times"/>
            </w:rPr>
            <w:delText xml:space="preserve">having </w:delText>
          </w:r>
        </w:del>
        <w:r w:rsidR="00D865A5">
          <w:rPr>
            <w:rFonts w:ascii="Times" w:hAnsi="Times"/>
          </w:rPr>
          <w:t xml:space="preserve">a partner provides access to </w:t>
        </w:r>
      </w:ins>
      <w:ins w:id="819" w:author="Corten, R. (Rense)" w:date="2023-06-29T10:51:00Z">
        <w:r w:rsidR="00D865A5">
          <w:rPr>
            <w:rFonts w:ascii="Times" w:hAnsi="Times"/>
          </w:rPr>
          <w:t xml:space="preserve">additional contacts </w:t>
        </w:r>
      </w:ins>
      <w:r w:rsidR="00D865A5">
        <w:rPr>
          <w:rFonts w:ascii="Times" w:hAnsi="Times"/>
        </w:rPr>
        <w:lastRenderedPageBreak/>
        <w:fldChar w:fldCharType="begin"/>
      </w:r>
      <w:r w:rsidR="008304FA">
        <w:rPr>
          <w:rFonts w:ascii="Times" w:hAnsi="Times"/>
        </w:rPr>
        <w:instrText xml:space="preserve"> ADDIN ZOTERO_ITEM CSL_CITATION {"citationID":"ZowVYgIU","properties":{"formattedCitation":"(Hofstra et al., 2021; Van Tubergen et al., 2016)","plainCitation":"(Hofstra et al., 2021; Van Tubergen et al., 2016)","noteIndex":0},"citationItems":[{"id":3541,"uris":["http://zotero.org/groups/2290227/items/A8VK6AFC"],"uri":["http://zotero.org/groups/2290227/items/A8VK6AFC"],"itemData":{"id":3541,"type":"article-journal","container-title":"Social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id":3559,"uris":["http://zotero.org/groups/2290227/items/VEBNAGC6"],"uri":["http://zotero.org/groups/2290227/items/VEBNAGC6"],"itemData":{"id":3559,"type":"article-journal","container-title":"Social Networks","note":"publisher: Elsevier","page":"45–54","source":"Google Scholar","title":"Personal networks in Saudi Arabia: The role of ascribed and achieved characteristics","title-short":"Personal networks in Saudi Arabia","volume":"45","author":[{"family":"Van Tubergen","given":"Frank"},{"family":"Al-Modaf","given":"Obaid Ali"},{"family":"Almosaed","given":"Nora F."},{"family":"Al-Ghamdi","given":"Mohammed Ben Said"}],"issued":{"date-parts":[["2016"]]}}}],"schema":"https://github.com/citation-style-language/schema/raw/master/csl-citation.json"} </w:instrText>
      </w:r>
      <w:r w:rsidR="00D865A5">
        <w:rPr>
          <w:rFonts w:ascii="Times" w:hAnsi="Times"/>
        </w:rPr>
        <w:fldChar w:fldCharType="separate"/>
      </w:r>
      <w:r w:rsidR="008304FA" w:rsidRPr="008304FA">
        <w:rPr>
          <w:rFonts w:ascii="Times" w:hAnsi="Times" w:cs="Times"/>
        </w:rPr>
        <w:t>(Hofstra et al., 2021; Van Tubergen et al., 2016)</w:t>
      </w:r>
      <w:r w:rsidR="00D865A5">
        <w:rPr>
          <w:rFonts w:ascii="Times" w:hAnsi="Times"/>
        </w:rPr>
        <w:fldChar w:fldCharType="end"/>
      </w:r>
      <w:ins w:id="820" w:author="Corten, R. (Rense)" w:date="2023-06-29T10:51:00Z">
        <w:r w:rsidR="00D865A5">
          <w:rPr>
            <w:rFonts w:ascii="Times" w:hAnsi="Times"/>
          </w:rPr>
          <w:t xml:space="preserve">, and 2) </w:t>
        </w:r>
        <w:commentRangeStart w:id="821"/>
        <w:commentRangeStart w:id="822"/>
        <w:del w:id="823" w:author="Beate Volker" w:date="2023-08-02T17:09:00Z">
          <w:r w:rsidR="00D865A5" w:rsidDel="00175114">
            <w:rPr>
              <w:rFonts w:ascii="Times" w:hAnsi="Times"/>
            </w:rPr>
            <w:delText xml:space="preserve">having </w:delText>
          </w:r>
        </w:del>
        <w:r w:rsidR="00377CCB">
          <w:rPr>
            <w:rFonts w:ascii="Times" w:hAnsi="Times"/>
          </w:rPr>
          <w:t>children provide</w:t>
        </w:r>
        <w:del w:id="824" w:author="Beate Volker" w:date="2023-08-02T17:09:00Z">
          <w:r w:rsidR="00377CCB" w:rsidDel="00175114">
            <w:rPr>
              <w:rFonts w:ascii="Times" w:hAnsi="Times"/>
            </w:rPr>
            <w:delText>s</w:delText>
          </w:r>
        </w:del>
        <w:r w:rsidR="00377CCB">
          <w:rPr>
            <w:rFonts w:ascii="Times" w:hAnsi="Times"/>
          </w:rPr>
          <w:t xml:space="preserve"> additional meeting opportunities (e.g., dayca</w:t>
        </w:r>
      </w:ins>
      <w:ins w:id="825" w:author="Corten, R. (Rense)" w:date="2023-06-29T10:52:00Z">
        <w:r w:rsidR="00377CCB">
          <w:rPr>
            <w:rFonts w:ascii="Times" w:hAnsi="Times"/>
          </w:rPr>
          <w:t xml:space="preserve">re, schools, </w:t>
        </w:r>
        <w:r w:rsidR="001958D7">
          <w:rPr>
            <w:rFonts w:ascii="Times" w:hAnsi="Times"/>
          </w:rPr>
          <w:t xml:space="preserve">children’s friends’ parents, etc.). </w:t>
        </w:r>
      </w:ins>
      <w:commentRangeEnd w:id="821"/>
      <w:ins w:id="826" w:author="Corten, R. (Rense)" w:date="2023-06-29T10:57:00Z">
        <w:r w:rsidR="00453215">
          <w:rPr>
            <w:rStyle w:val="CommentReference"/>
            <w:rFonts w:eastAsiaTheme="minorHAnsi" w:cstheme="minorBidi"/>
            <w:lang w:eastAsia="nl-NL"/>
          </w:rPr>
          <w:commentReference w:id="821"/>
        </w:r>
      </w:ins>
      <w:commentRangeEnd w:id="822"/>
      <w:r w:rsidR="00CA2C69">
        <w:rPr>
          <w:rStyle w:val="CommentReference"/>
          <w:rFonts w:eastAsiaTheme="minorHAnsi" w:cstheme="minorBidi"/>
          <w:lang w:eastAsia="nl-NL"/>
        </w:rPr>
        <w:commentReference w:id="822"/>
      </w:r>
    </w:p>
    <w:p w14:paraId="774F316E" w14:textId="77777777" w:rsidR="0096279B" w:rsidRDefault="0096279B">
      <w:pPr>
        <w:spacing w:line="360" w:lineRule="auto"/>
        <w:jc w:val="both"/>
        <w:rPr>
          <w:ins w:id="828" w:author="Beate Volker" w:date="2023-08-02T17:09:00Z"/>
          <w:rFonts w:ascii="Times" w:hAnsi="Times"/>
        </w:rPr>
      </w:pPr>
    </w:p>
    <w:p w14:paraId="0B51CD17" w14:textId="4CDE90F6" w:rsidR="00F02099" w:rsidRPr="001231DE" w:rsidRDefault="002B5CEE">
      <w:pPr>
        <w:spacing w:line="360" w:lineRule="auto"/>
        <w:jc w:val="both"/>
        <w:rPr>
          <w:ins w:id="829" w:author="Corten, R. (Rense)" w:date="2023-06-29T10:43:00Z"/>
          <w:rFonts w:ascii="Times" w:hAnsi="Times"/>
        </w:rPr>
        <w:pPrChange w:id="830" w:author="Bas Hofstra" w:date="2023-07-25T15:34:00Z">
          <w:pPr>
            <w:spacing w:line="276" w:lineRule="auto"/>
            <w:jc w:val="both"/>
          </w:pPr>
        </w:pPrChange>
      </w:pPr>
      <w:ins w:id="831" w:author="Corten, R. (Rense)" w:date="2023-06-29T10:55:00Z">
        <w:r>
          <w:rPr>
            <w:rFonts w:ascii="Times" w:hAnsi="Times"/>
          </w:rPr>
          <w:t xml:space="preserve">We expect </w:t>
        </w:r>
      </w:ins>
      <w:ins w:id="832" w:author="Beate Volker" w:date="2023-08-02T17:09:00Z">
        <w:r w:rsidR="00175114">
          <w:rPr>
            <w:rFonts w:ascii="Times" w:hAnsi="Times"/>
          </w:rPr>
          <w:t xml:space="preserve">furthermore that </w:t>
        </w:r>
      </w:ins>
      <w:ins w:id="833" w:author="Corten, R. (Rense)" w:date="2023-06-29T10:55:00Z">
        <w:r>
          <w:rPr>
            <w:rFonts w:ascii="Times" w:hAnsi="Times"/>
          </w:rPr>
          <w:t xml:space="preserve">network size </w:t>
        </w:r>
      </w:ins>
      <w:ins w:id="834" w:author="Beate Volker" w:date="2023-08-02T17:09:00Z">
        <w:r w:rsidR="00175114">
          <w:rPr>
            <w:rFonts w:ascii="Times" w:hAnsi="Times"/>
          </w:rPr>
          <w:t xml:space="preserve">is </w:t>
        </w:r>
      </w:ins>
      <w:ins w:id="835" w:author="Corten, R. (Rense)" w:date="2023-06-29T10:55:00Z">
        <w:del w:id="836" w:author="Beate Volker" w:date="2023-08-02T17:09:00Z">
          <w:r w:rsidDel="00175114">
            <w:rPr>
              <w:rFonts w:ascii="Times" w:hAnsi="Times"/>
            </w:rPr>
            <w:delText xml:space="preserve">to be </w:delText>
          </w:r>
        </w:del>
        <w:r>
          <w:rPr>
            <w:rFonts w:ascii="Times" w:hAnsi="Times"/>
          </w:rPr>
          <w:t xml:space="preserve">positively correlated with </w:t>
        </w:r>
      </w:ins>
      <w:ins w:id="837" w:author="Corten, R. (Rense)" w:date="2023-06-29T10:56:00Z">
        <w:r w:rsidR="00D64718" w:rsidRPr="00D64718">
          <w:rPr>
            <w:rFonts w:ascii="Times" w:hAnsi="Times"/>
            <w:i/>
            <w:iCs/>
          </w:rPr>
          <w:t>income</w:t>
        </w:r>
        <w:r w:rsidR="00D64718">
          <w:rPr>
            <w:rFonts w:ascii="Times" w:hAnsi="Times"/>
          </w:rPr>
          <w:t xml:space="preserve"> as an indicator of </w:t>
        </w:r>
        <w:r w:rsidR="00D64718" w:rsidRPr="007C6E8B">
          <w:rPr>
            <w:rFonts w:ascii="Times" w:hAnsi="Times"/>
            <w:rPrChange w:id="838" w:author="Tubergen, F.A. van (Frank)" w:date="2023-08-22T11:11:00Z">
              <w:rPr>
                <w:rFonts w:ascii="Times" w:hAnsi="Times"/>
                <w:i/>
                <w:iCs/>
              </w:rPr>
            </w:rPrChange>
          </w:rPr>
          <w:t>occupational prestige</w:t>
        </w:r>
        <w:r w:rsidR="00D64718">
          <w:rPr>
            <w:rFonts w:ascii="Times" w:hAnsi="Times"/>
          </w:rPr>
          <w:t xml:space="preserve">, </w:t>
        </w:r>
        <w:commentRangeStart w:id="839"/>
        <w:r w:rsidR="000F5548">
          <w:rPr>
            <w:rFonts w:ascii="Times" w:hAnsi="Times"/>
          </w:rPr>
          <w:t xml:space="preserve">as individuals </w:t>
        </w:r>
      </w:ins>
      <w:ins w:id="840" w:author="Corten, R. (Rense)" w:date="2023-06-29T10:57:00Z">
        <w:r w:rsidR="000F5548">
          <w:rPr>
            <w:rFonts w:ascii="Times" w:hAnsi="Times"/>
          </w:rPr>
          <w:t xml:space="preserve">who are in higher positions in organizations are expected to interact with </w:t>
        </w:r>
        <w:r w:rsidR="00453215">
          <w:rPr>
            <w:rFonts w:ascii="Times" w:hAnsi="Times"/>
          </w:rPr>
          <w:t>more different people.</w:t>
        </w:r>
        <w:commentRangeEnd w:id="839"/>
        <w:r w:rsidR="00453215">
          <w:rPr>
            <w:rStyle w:val="CommentReference"/>
            <w:rFonts w:eastAsiaTheme="minorHAnsi" w:cstheme="minorBidi"/>
            <w:lang w:eastAsia="nl-NL"/>
          </w:rPr>
          <w:commentReference w:id="839"/>
        </w:r>
      </w:ins>
      <w:ins w:id="841" w:author="Corten, R. (Rense)" w:date="2023-06-29T10:56:00Z">
        <w:r w:rsidR="00D64718">
          <w:rPr>
            <w:rFonts w:ascii="Times" w:hAnsi="Times"/>
          </w:rPr>
          <w:t xml:space="preserve"> </w:t>
        </w:r>
      </w:ins>
      <w:ins w:id="842" w:author="Beate Volker" w:date="2023-08-02T17:10:00Z">
        <w:r w:rsidR="00175114">
          <w:rPr>
            <w:rFonts w:ascii="Times" w:hAnsi="Times"/>
          </w:rPr>
          <w:t xml:space="preserve">In addition, we follow the studies </w:t>
        </w:r>
      </w:ins>
      <w:ins w:id="843" w:author="Beate Volker" w:date="2023-08-04T13:28:00Z">
        <w:r w:rsidR="00A957F8">
          <w:rPr>
            <w:rFonts w:ascii="Times" w:hAnsi="Times"/>
          </w:rPr>
          <w:t>that</w:t>
        </w:r>
      </w:ins>
      <w:ins w:id="844" w:author="Beate Volker" w:date="2023-08-02T17:10:00Z">
        <w:r w:rsidR="00175114">
          <w:rPr>
            <w:rFonts w:ascii="Times" w:hAnsi="Times"/>
          </w:rPr>
          <w:t xml:space="preserve"> have demonstrated that </w:t>
        </w:r>
      </w:ins>
      <w:ins w:id="845" w:author="Corten, R. (Rense)" w:date="2023-06-29T10:53:00Z">
        <w:del w:id="846" w:author="Beate Volker" w:date="2023-08-02T17:10:00Z">
          <w:r w:rsidR="001231DE" w:rsidRPr="00D64718" w:rsidDel="00175114">
            <w:rPr>
              <w:rFonts w:ascii="Times" w:hAnsi="Times"/>
            </w:rPr>
            <w:delText>We</w:delText>
          </w:r>
          <w:r w:rsidR="001231DE" w:rsidDel="00175114">
            <w:rPr>
              <w:rFonts w:ascii="Times" w:hAnsi="Times"/>
            </w:rPr>
            <w:delText xml:space="preserve"> expect </w:delText>
          </w:r>
        </w:del>
        <w:r w:rsidR="001231DE">
          <w:rPr>
            <w:rFonts w:ascii="Times" w:hAnsi="Times"/>
          </w:rPr>
          <w:t xml:space="preserve">network size </w:t>
        </w:r>
        <w:del w:id="847" w:author="Beate Volker" w:date="2023-08-02T17:10:00Z">
          <w:r w:rsidR="001231DE" w:rsidDel="00175114">
            <w:rPr>
              <w:rFonts w:ascii="Times" w:hAnsi="Times"/>
            </w:rPr>
            <w:delText xml:space="preserve">to </w:delText>
          </w:r>
        </w:del>
        <w:r w:rsidR="001231DE">
          <w:rPr>
            <w:rFonts w:ascii="Times" w:hAnsi="Times"/>
          </w:rPr>
          <w:t>decline</w:t>
        </w:r>
      </w:ins>
      <w:ins w:id="848" w:author="Beate Volker" w:date="2023-08-02T17:10:00Z">
        <w:r w:rsidR="00175114">
          <w:rPr>
            <w:rFonts w:ascii="Times" w:hAnsi="Times"/>
          </w:rPr>
          <w:t>s</w:t>
        </w:r>
      </w:ins>
      <w:ins w:id="849" w:author="Corten, R. (Rense)" w:date="2023-06-29T10:53:00Z">
        <w:r w:rsidR="001231DE">
          <w:rPr>
            <w:rFonts w:ascii="Times" w:hAnsi="Times"/>
          </w:rPr>
          <w:t xml:space="preserve"> with </w:t>
        </w:r>
        <w:r w:rsidR="001231DE">
          <w:rPr>
            <w:rFonts w:ascii="Times" w:hAnsi="Times"/>
            <w:i/>
            <w:iCs/>
          </w:rPr>
          <w:t>age</w:t>
        </w:r>
      </w:ins>
      <w:ins w:id="850" w:author="Corten, R. (Rense)" w:date="2023-06-29T11:16:00Z">
        <w:r w:rsidR="001D79BD" w:rsidRPr="003336F9">
          <w:rPr>
            <w:rFonts w:ascii="Times" w:hAnsi="Times"/>
          </w:rPr>
          <w:t xml:space="preserve"> </w:t>
        </w:r>
        <w:commentRangeStart w:id="851"/>
        <w:r w:rsidR="001D79BD" w:rsidRPr="003336F9">
          <w:rPr>
            <w:rFonts w:ascii="Times" w:hAnsi="Times"/>
          </w:rPr>
          <w:t>(</w:t>
        </w:r>
        <w:proofErr w:type="spellStart"/>
        <w:r w:rsidR="001D79BD" w:rsidRPr="003336F9">
          <w:rPr>
            <w:rFonts w:ascii="Times" w:hAnsi="Times"/>
          </w:rPr>
          <w:t>Wruz</w:t>
        </w:r>
        <w:proofErr w:type="spellEnd"/>
        <w:r w:rsidR="001D79BD" w:rsidRPr="003336F9">
          <w:rPr>
            <w:rFonts w:ascii="Times" w:hAnsi="Times"/>
          </w:rPr>
          <w:t xml:space="preserve"> 2013, Cornwall et al. 2014)</w:t>
        </w:r>
        <w:commentRangeEnd w:id="851"/>
        <w:r w:rsidR="008C768C">
          <w:rPr>
            <w:rStyle w:val="CommentReference"/>
            <w:rFonts w:eastAsiaTheme="minorHAnsi" w:cstheme="minorBidi"/>
            <w:lang w:eastAsia="nl-NL"/>
          </w:rPr>
          <w:commentReference w:id="851"/>
        </w:r>
        <w:r w:rsidR="001D79BD" w:rsidRPr="003336F9">
          <w:rPr>
            <w:rFonts w:ascii="Times" w:hAnsi="Times"/>
          </w:rPr>
          <w:t>. Older people are less mobile and meet</w:t>
        </w:r>
        <w:del w:id="852" w:author="Beate Volker" w:date="2023-08-02T17:10:00Z">
          <w:r w:rsidR="001D79BD" w:rsidRPr="003336F9" w:rsidDel="00175114">
            <w:rPr>
              <w:rFonts w:ascii="Times" w:hAnsi="Times"/>
            </w:rPr>
            <w:delText xml:space="preserve"> more</w:delText>
          </w:r>
        </w:del>
        <w:r w:rsidR="001D79BD" w:rsidRPr="003336F9">
          <w:rPr>
            <w:rFonts w:ascii="Times" w:hAnsi="Times"/>
          </w:rPr>
          <w:t xml:space="preserve"> others </w:t>
        </w:r>
      </w:ins>
      <w:ins w:id="853" w:author="Beate Volker" w:date="2023-08-02T17:10:00Z">
        <w:r w:rsidR="00175114">
          <w:rPr>
            <w:rFonts w:ascii="Times" w:hAnsi="Times"/>
          </w:rPr>
          <w:t xml:space="preserve">before all </w:t>
        </w:r>
      </w:ins>
      <w:ins w:id="854" w:author="Corten, R. (Rense)" w:date="2023-06-29T11:16:00Z">
        <w:r w:rsidR="001D79BD" w:rsidRPr="003336F9">
          <w:rPr>
            <w:rFonts w:ascii="Times" w:hAnsi="Times"/>
          </w:rPr>
          <w:t>in their neighborhood</w:t>
        </w:r>
      </w:ins>
      <w:ins w:id="855" w:author="Corten, R. (Rense)" w:date="2023-06-29T11:17:00Z">
        <w:del w:id="856" w:author="Beate Volker" w:date="2023-08-02T17:11:00Z">
          <w:r w:rsidR="008C768C" w:rsidDel="007F7960">
            <w:rPr>
              <w:rFonts w:ascii="Times" w:hAnsi="Times"/>
            </w:rPr>
            <w:delText>,</w:delText>
          </w:r>
        </w:del>
      </w:ins>
      <w:ins w:id="857" w:author="Beate Volker" w:date="2023-08-02T17:11:00Z">
        <w:r w:rsidR="007F7960">
          <w:rPr>
            <w:rFonts w:ascii="Times" w:hAnsi="Times"/>
          </w:rPr>
          <w:t xml:space="preserve"> and not beyond, </w:t>
        </w:r>
      </w:ins>
      <w:ins w:id="858" w:author="Corten, R. (Rense)" w:date="2023-06-29T11:17:00Z">
        <w:r w:rsidR="008C768C">
          <w:rPr>
            <w:rFonts w:ascii="Times" w:hAnsi="Times"/>
          </w:rPr>
          <w:t>while</w:t>
        </w:r>
      </w:ins>
      <w:ins w:id="859" w:author="Corten, R. (Rense)" w:date="2023-06-29T11:16:00Z">
        <w:r w:rsidR="001D79BD" w:rsidRPr="003336F9">
          <w:rPr>
            <w:rFonts w:ascii="Times" w:hAnsi="Times"/>
          </w:rPr>
          <w:t xml:space="preserve"> illness and mortality are higher in networks of older people. </w:t>
        </w:r>
      </w:ins>
      <w:commentRangeStart w:id="860"/>
      <w:proofErr w:type="gramStart"/>
      <w:ins w:id="861" w:author="Beate Volker" w:date="2023-08-02T17:11:00Z">
        <w:r w:rsidR="007F7960">
          <w:rPr>
            <w:rFonts w:ascii="Times" w:hAnsi="Times"/>
          </w:rPr>
          <w:t>Finally</w:t>
        </w:r>
      </w:ins>
      <w:proofErr w:type="gramEnd"/>
      <w:ins w:id="862" w:author="Corten, R. (Rense)" w:date="2023-06-29T11:16:00Z">
        <w:del w:id="863" w:author="Beate Volker" w:date="2023-08-02T17:11:00Z">
          <w:r w:rsidR="001D79BD" w:rsidRPr="003336F9" w:rsidDel="007F7960">
            <w:rPr>
              <w:rFonts w:ascii="Times" w:hAnsi="Times"/>
            </w:rPr>
            <w:delText>Next to this</w:delText>
          </w:r>
        </w:del>
        <w:r w:rsidR="001D79BD" w:rsidRPr="003336F9">
          <w:rPr>
            <w:rFonts w:ascii="Times" w:hAnsi="Times"/>
          </w:rPr>
          <w:t xml:space="preserve">, </w:t>
        </w:r>
      </w:ins>
      <w:ins w:id="864" w:author="Beate Volker" w:date="2023-08-02T17:11:00Z">
        <w:r w:rsidR="007F7960">
          <w:rPr>
            <w:rFonts w:ascii="Times" w:hAnsi="Times"/>
          </w:rPr>
          <w:t xml:space="preserve">crucial </w:t>
        </w:r>
      </w:ins>
      <w:ins w:id="865" w:author="Corten, R. (Rense)" w:date="2023-06-29T11:16:00Z">
        <w:r w:rsidR="001D79BD" w:rsidRPr="003336F9">
          <w:rPr>
            <w:rFonts w:ascii="Times" w:hAnsi="Times"/>
          </w:rPr>
          <w:t>life events and transitions clearly influence network size, such as getting married, divorced, unemployed, widowed or becoming a parent</w:t>
        </w:r>
      </w:ins>
      <w:ins w:id="866" w:author="Corten, R. (Rense)" w:date="2023-06-29T11:17:00Z">
        <w:r w:rsidR="00E21685">
          <w:rPr>
            <w:rFonts w:ascii="Times" w:hAnsi="Times"/>
          </w:rPr>
          <w:t>.</w:t>
        </w:r>
      </w:ins>
      <w:commentRangeEnd w:id="860"/>
      <w:r w:rsidR="00552790">
        <w:rPr>
          <w:rStyle w:val="CommentReference"/>
          <w:rFonts w:eastAsiaTheme="minorHAnsi" w:cstheme="minorBidi"/>
          <w:lang w:eastAsia="nl-NL"/>
        </w:rPr>
        <w:commentReference w:id="860"/>
      </w:r>
    </w:p>
    <w:p w14:paraId="60C34122" w14:textId="77777777" w:rsidR="006A243D" w:rsidRDefault="006A243D">
      <w:pPr>
        <w:spacing w:line="360" w:lineRule="auto"/>
        <w:jc w:val="both"/>
        <w:rPr>
          <w:ins w:id="867" w:author="Corten, R. (Rense)" w:date="2023-06-01T10:03:00Z"/>
          <w:rFonts w:ascii="Times" w:hAnsi="Times"/>
          <w:i/>
          <w:iCs/>
        </w:rPr>
        <w:pPrChange w:id="868" w:author="Bas Hofstra" w:date="2023-07-25T15:34:00Z">
          <w:pPr>
            <w:spacing w:line="276" w:lineRule="auto"/>
            <w:jc w:val="both"/>
          </w:pPr>
        </w:pPrChange>
      </w:pPr>
    </w:p>
    <w:p w14:paraId="4AC186F4" w14:textId="0682B814" w:rsidR="005571E6" w:rsidRDefault="00575D1E">
      <w:pPr>
        <w:spacing w:line="360" w:lineRule="auto"/>
        <w:jc w:val="both"/>
        <w:rPr>
          <w:ins w:id="869" w:author="Corten, R. (Rense)" w:date="2023-06-29T11:00:00Z"/>
          <w:rFonts w:ascii="Times" w:hAnsi="Times"/>
        </w:rPr>
        <w:pPrChange w:id="870" w:author="Bas Hofstra" w:date="2023-07-25T15:34:00Z">
          <w:pPr>
            <w:spacing w:line="276" w:lineRule="auto"/>
            <w:jc w:val="both"/>
          </w:pPr>
        </w:pPrChange>
      </w:pPr>
      <w:commentRangeStart w:id="871"/>
      <w:ins w:id="872" w:author="Corten, R. (Rense)" w:date="2023-06-29T11:00:00Z">
        <w:r>
          <w:rPr>
            <w:rFonts w:ascii="Times" w:hAnsi="Times"/>
          </w:rPr>
          <w:t xml:space="preserve">Second, </w:t>
        </w:r>
      </w:ins>
      <w:commentRangeEnd w:id="871"/>
      <w:r w:rsidR="00174AF0">
        <w:rPr>
          <w:rStyle w:val="CommentReference"/>
          <w:rFonts w:eastAsiaTheme="minorHAnsi" w:cstheme="minorBidi"/>
          <w:lang w:eastAsia="nl-NL"/>
        </w:rPr>
        <w:commentReference w:id="871"/>
      </w:r>
      <w:ins w:id="873" w:author="Corten, R. (Rense)" w:date="2023-06-29T11:00:00Z">
        <w:r>
          <w:rPr>
            <w:rFonts w:ascii="Times" w:hAnsi="Times"/>
          </w:rPr>
          <w:t>we combine the mechanisms of opportunity and hom</w:t>
        </w:r>
      </w:ins>
      <w:ins w:id="874" w:author="Beate Volker" w:date="2023-08-02T17:11:00Z">
        <w:r w:rsidR="007F7960">
          <w:rPr>
            <w:rFonts w:ascii="Times" w:hAnsi="Times"/>
          </w:rPr>
          <w:t>o</w:t>
        </w:r>
      </w:ins>
      <w:ins w:id="875" w:author="Corten, R. (Rense)" w:date="2023-06-29T11:00:00Z">
        <w:r>
          <w:rPr>
            <w:rFonts w:ascii="Times" w:hAnsi="Times"/>
          </w:rPr>
          <w:t xml:space="preserve">phily to </w:t>
        </w:r>
        <w:r w:rsidR="00260910">
          <w:rPr>
            <w:rFonts w:ascii="Times" w:hAnsi="Times"/>
          </w:rPr>
          <w:t xml:space="preserve">derive </w:t>
        </w:r>
        <w:del w:id="876" w:author="Beate Volker" w:date="2023-08-02T17:11:00Z">
          <w:r w:rsidR="00260910" w:rsidDel="007F7960">
            <w:rPr>
              <w:rFonts w:ascii="Times" w:hAnsi="Times"/>
            </w:rPr>
            <w:delText>an</w:delText>
          </w:r>
        </w:del>
      </w:ins>
      <w:ins w:id="877" w:author="Beate Volker" w:date="2023-08-02T17:11:00Z">
        <w:r w:rsidR="007F7960">
          <w:rPr>
            <w:rFonts w:ascii="Times" w:hAnsi="Times"/>
          </w:rPr>
          <w:t>a</w:t>
        </w:r>
      </w:ins>
      <w:ins w:id="878" w:author="Corten, R. (Rense)" w:date="2023-06-29T11:00:00Z">
        <w:r w:rsidR="00260910">
          <w:rPr>
            <w:rFonts w:ascii="Times" w:hAnsi="Times"/>
          </w:rPr>
          <w:t xml:space="preserve"> hypothesis on the relation between ethnic background and </w:t>
        </w:r>
      </w:ins>
      <w:ins w:id="879" w:author="Corten, R. (Rense)" w:date="2023-06-29T11:01:00Z">
        <w:r w:rsidR="00260910">
          <w:rPr>
            <w:rFonts w:ascii="Times" w:hAnsi="Times"/>
          </w:rPr>
          <w:t>extended network size, following</w:t>
        </w:r>
        <w:r w:rsidR="002E11A3">
          <w:rPr>
            <w:rFonts w:ascii="Times" w:hAnsi="Times"/>
          </w:rPr>
          <w:t xml:space="preserve"> Hofstra et al.</w:t>
        </w:r>
        <w:r w:rsidR="00260910">
          <w:rPr>
            <w:rFonts w:ascii="Times" w:hAnsi="Times"/>
          </w:rPr>
          <w:t xml:space="preserve"> </w:t>
        </w:r>
      </w:ins>
      <w:r w:rsidR="00260910">
        <w:rPr>
          <w:rFonts w:ascii="Times" w:hAnsi="Times"/>
        </w:rPr>
        <w:fldChar w:fldCharType="begin"/>
      </w:r>
      <w:r w:rsidR="00260910">
        <w:rPr>
          <w:rFonts w:ascii="Times" w:hAnsi="Times"/>
        </w:rPr>
        <w:instrText xml:space="preserve"> ADDIN ZOTERO_ITEM CSL_CITATION {"citationID":"JsZNWz8I","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sidR="00260910">
        <w:rPr>
          <w:rFonts w:ascii="Times" w:hAnsi="Times"/>
        </w:rPr>
        <w:fldChar w:fldCharType="separate"/>
      </w:r>
      <w:r w:rsidR="00260910" w:rsidRPr="00260910">
        <w:rPr>
          <w:rFonts w:ascii="Times" w:hAnsi="Times" w:cs="Times"/>
        </w:rPr>
        <w:t>(2021)</w:t>
      </w:r>
      <w:r w:rsidR="00260910">
        <w:rPr>
          <w:rFonts w:ascii="Times" w:hAnsi="Times"/>
        </w:rPr>
        <w:fldChar w:fldCharType="end"/>
      </w:r>
      <w:ins w:id="880" w:author="Corten, R. (Rense)" w:date="2023-06-29T11:01:00Z">
        <w:r w:rsidR="002E11A3">
          <w:rPr>
            <w:rFonts w:ascii="Times" w:hAnsi="Times"/>
          </w:rPr>
          <w:t xml:space="preserve">. They argue </w:t>
        </w:r>
      </w:ins>
      <w:ins w:id="881" w:author="Corten, R. (Rense)" w:date="2023-06-29T11:02:00Z">
        <w:r w:rsidR="00E40562">
          <w:rPr>
            <w:rFonts w:ascii="Times" w:hAnsi="Times"/>
          </w:rPr>
          <w:t xml:space="preserve">that, while individuals in general </w:t>
        </w:r>
        <w:proofErr w:type="gramStart"/>
        <w:r w:rsidR="00E40562">
          <w:rPr>
            <w:rFonts w:ascii="Times" w:hAnsi="Times"/>
          </w:rPr>
          <w:t>have a tendency to</w:t>
        </w:r>
        <w:proofErr w:type="gramEnd"/>
        <w:r w:rsidR="00E40562">
          <w:rPr>
            <w:rFonts w:ascii="Times" w:hAnsi="Times"/>
          </w:rPr>
          <w:t xml:space="preserve"> associate with others of the same ethnicity, the opportunities to do so are more </w:t>
        </w:r>
        <w:del w:id="882" w:author="Beate Volker" w:date="2023-08-02T17:12:00Z">
          <w:r w:rsidR="00E40562" w:rsidDel="007F7960">
            <w:rPr>
              <w:rFonts w:ascii="Times" w:hAnsi="Times"/>
            </w:rPr>
            <w:delText>contrained</w:delText>
          </w:r>
        </w:del>
      </w:ins>
      <w:ins w:id="883" w:author="Beate Volker" w:date="2023-08-02T17:12:00Z">
        <w:r w:rsidR="007F7960">
          <w:rPr>
            <w:rFonts w:ascii="Times" w:hAnsi="Times"/>
          </w:rPr>
          <w:t>constrained</w:t>
        </w:r>
      </w:ins>
      <w:ins w:id="884" w:author="Corten, R. (Rense)" w:date="2023-06-29T11:02:00Z">
        <w:r w:rsidR="00E40562">
          <w:rPr>
            <w:rFonts w:ascii="Times" w:hAnsi="Times"/>
          </w:rPr>
          <w:t xml:space="preserve"> </w:t>
        </w:r>
        <w:r w:rsidR="00501B95">
          <w:rPr>
            <w:rFonts w:ascii="Times" w:hAnsi="Times"/>
          </w:rPr>
          <w:t xml:space="preserve">for members of ethnic minorities, simply because (by definition) </w:t>
        </w:r>
      </w:ins>
      <w:ins w:id="885" w:author="Corten, R. (Rense)" w:date="2023-06-29T11:03:00Z">
        <w:r w:rsidR="00EE5D84">
          <w:rPr>
            <w:rFonts w:ascii="Times" w:hAnsi="Times"/>
          </w:rPr>
          <w:t xml:space="preserve">there are fewer individuals of the same ethnicity available in the population. </w:t>
        </w:r>
        <w:r w:rsidR="00C54F64">
          <w:rPr>
            <w:rFonts w:ascii="Times" w:hAnsi="Times"/>
          </w:rPr>
          <w:t>Even when social contexts are seg</w:t>
        </w:r>
      </w:ins>
      <w:ins w:id="886" w:author="Corten, R. (Rense)" w:date="2023-06-29T11:04:00Z">
        <w:r w:rsidR="00C54F64">
          <w:rPr>
            <w:rFonts w:ascii="Times" w:hAnsi="Times"/>
          </w:rPr>
          <w:t xml:space="preserve">regated by ethnicity, which implies </w:t>
        </w:r>
      </w:ins>
      <w:ins w:id="887" w:author="Corten, R. (Rense)" w:date="2023-06-29T11:05:00Z">
        <w:r w:rsidR="002E4C39">
          <w:rPr>
            <w:rFonts w:ascii="Times" w:hAnsi="Times"/>
          </w:rPr>
          <w:t xml:space="preserve">that </w:t>
        </w:r>
        <w:del w:id="888" w:author="Beate Volker" w:date="2023-08-02T17:12:00Z">
          <w:r w:rsidR="002E4C39" w:rsidDel="007F7960">
            <w:rPr>
              <w:rFonts w:ascii="Times" w:hAnsi="Times"/>
            </w:rPr>
            <w:delText>individual</w:delText>
          </w:r>
        </w:del>
      </w:ins>
      <w:ins w:id="889" w:author="Beate Volker" w:date="2023-08-02T17:12:00Z">
        <w:r w:rsidR="007F7960">
          <w:rPr>
            <w:rFonts w:ascii="Times" w:hAnsi="Times"/>
          </w:rPr>
          <w:t>individuals</w:t>
        </w:r>
      </w:ins>
      <w:ins w:id="890" w:author="Corten, R. (Rense)" w:date="2023-06-29T11:05:00Z">
        <w:r w:rsidR="002E4C39">
          <w:rPr>
            <w:rFonts w:ascii="Times" w:hAnsi="Times"/>
          </w:rPr>
          <w:t xml:space="preserve"> of the same ethnicity are disproportionately represented in social contexts, </w:t>
        </w:r>
        <w:r w:rsidR="004D0BA1">
          <w:rPr>
            <w:rFonts w:ascii="Times" w:hAnsi="Times"/>
          </w:rPr>
          <w:t>extended network</w:t>
        </w:r>
      </w:ins>
      <w:ins w:id="891" w:author="Corten, R. (Rense)" w:date="2023-06-29T11:06:00Z">
        <w:r w:rsidR="004D0BA1">
          <w:rPr>
            <w:rFonts w:ascii="Times" w:hAnsi="Times"/>
          </w:rPr>
          <w:t>s, being larger, are less affected by this. Indeed,</w:t>
        </w:r>
      </w:ins>
      <w:ins w:id="892" w:author="Corten, R. (Rense)" w:date="2023-06-29T11:07:00Z">
        <w:r w:rsidR="005E1A78">
          <w:rPr>
            <w:rFonts w:ascii="Times" w:hAnsi="Times"/>
          </w:rPr>
          <w:t xml:space="preserve"> for adolescents in high schools,</w:t>
        </w:r>
      </w:ins>
      <w:ins w:id="893" w:author="Corten, R. (Rense)" w:date="2023-06-29T11:06:00Z">
        <w:r w:rsidR="004D0BA1">
          <w:rPr>
            <w:rFonts w:ascii="Times" w:hAnsi="Times"/>
          </w:rPr>
          <w:t xml:space="preserve"> Hofstra et al. </w:t>
        </w:r>
      </w:ins>
      <w:r w:rsidR="004D0BA1">
        <w:rPr>
          <w:rFonts w:ascii="Times" w:hAnsi="Times"/>
        </w:rPr>
        <w:fldChar w:fldCharType="begin"/>
      </w:r>
      <w:r w:rsidR="005E1A78">
        <w:rPr>
          <w:rFonts w:ascii="Times" w:hAnsi="Times"/>
        </w:rPr>
        <w:instrText xml:space="preserve"> ADDIN ZOTERO_ITEM CSL_CITATION {"citationID":"p78SMHM0","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sidR="004D0BA1">
        <w:rPr>
          <w:rFonts w:ascii="Times" w:hAnsi="Times"/>
        </w:rPr>
        <w:fldChar w:fldCharType="separate"/>
      </w:r>
      <w:r w:rsidR="005E1A78" w:rsidRPr="005E1A78">
        <w:rPr>
          <w:rFonts w:ascii="Times" w:hAnsi="Times" w:cs="Times"/>
        </w:rPr>
        <w:t>(2021)</w:t>
      </w:r>
      <w:r w:rsidR="004D0BA1">
        <w:rPr>
          <w:rFonts w:ascii="Times" w:hAnsi="Times"/>
        </w:rPr>
        <w:fldChar w:fldCharType="end"/>
      </w:r>
      <w:ins w:id="894" w:author="Corten, R. (Rense)" w:date="2023-06-29T11:07:00Z">
        <w:r w:rsidR="005E1A78">
          <w:rPr>
            <w:rFonts w:ascii="Times" w:hAnsi="Times"/>
          </w:rPr>
          <w:t xml:space="preserve"> find that </w:t>
        </w:r>
      </w:ins>
      <w:ins w:id="895" w:author="Corten, R. (Rense)" w:date="2023-06-29T11:08:00Z">
        <w:r w:rsidR="00152E9B">
          <w:rPr>
            <w:rFonts w:ascii="Times" w:hAnsi="Times"/>
          </w:rPr>
          <w:t>extended networks</w:t>
        </w:r>
        <w:del w:id="896" w:author="Beate Volker" w:date="2023-08-02T17:13:00Z">
          <w:r w:rsidR="00152E9B" w:rsidDel="007F7960">
            <w:rPr>
              <w:rFonts w:ascii="Times" w:hAnsi="Times"/>
            </w:rPr>
            <w:delText xml:space="preserve"> </w:delText>
          </w:r>
          <w:r w:rsidR="00043756" w:rsidDel="007F7960">
            <w:rPr>
              <w:rFonts w:ascii="Times" w:hAnsi="Times"/>
            </w:rPr>
            <w:delText xml:space="preserve"> </w:delText>
          </w:r>
        </w:del>
      </w:ins>
      <w:ins w:id="897" w:author="Beate Volker" w:date="2023-08-02T17:13:00Z">
        <w:r w:rsidR="007F7960">
          <w:rPr>
            <w:rFonts w:ascii="Times" w:hAnsi="Times"/>
          </w:rPr>
          <w:t xml:space="preserve"> </w:t>
        </w:r>
      </w:ins>
      <w:ins w:id="898" w:author="Corten, R. (Rense)" w:date="2023-06-29T11:08:00Z">
        <w:r w:rsidR="00043756">
          <w:rPr>
            <w:rFonts w:ascii="Times" w:hAnsi="Times"/>
          </w:rPr>
          <w:t xml:space="preserve">tend </w:t>
        </w:r>
      </w:ins>
      <w:ins w:id="899" w:author="Beate Volker" w:date="2023-08-02T17:04:00Z">
        <w:r w:rsidR="00175114">
          <w:rPr>
            <w:rFonts w:ascii="Times" w:hAnsi="Times"/>
          </w:rPr>
          <w:t>to be</w:t>
        </w:r>
      </w:ins>
      <w:ins w:id="900" w:author="Corten, R. (Rense)" w:date="2023-06-29T11:08:00Z">
        <w:del w:id="901" w:author="Beate Volker" w:date="2023-08-02T17:04:00Z">
          <w:r w:rsidR="00043756" w:rsidDel="00175114">
            <w:rPr>
              <w:rFonts w:ascii="Times" w:hAnsi="Times"/>
            </w:rPr>
            <w:delText>to be</w:delText>
          </w:r>
        </w:del>
      </w:ins>
      <w:ins w:id="902" w:author="Corten, R. (Rense)" w:date="2023-06-29T11:11:00Z">
        <w:r w:rsidR="00DE2E11">
          <w:rPr>
            <w:rFonts w:ascii="Times" w:hAnsi="Times"/>
          </w:rPr>
          <w:t xml:space="preserve"> smaller</w:t>
        </w:r>
      </w:ins>
      <w:ins w:id="903" w:author="Corten, R. (Rense)" w:date="2023-06-29T11:08:00Z">
        <w:r w:rsidR="00043756">
          <w:rPr>
            <w:rFonts w:ascii="Times" w:hAnsi="Times"/>
          </w:rPr>
          <w:t xml:space="preserve"> </w:t>
        </w:r>
      </w:ins>
      <w:ins w:id="904" w:author="Beate Volker" w:date="2023-08-02T17:04:00Z">
        <w:r w:rsidR="00175114">
          <w:rPr>
            <w:rFonts w:ascii="Times" w:hAnsi="Times"/>
          </w:rPr>
          <w:t xml:space="preserve">for </w:t>
        </w:r>
      </w:ins>
      <w:ins w:id="905" w:author="Corten, R. (Rense)" w:date="2023-06-29T11:08:00Z">
        <w:r w:rsidR="00043756">
          <w:rPr>
            <w:rFonts w:ascii="Times" w:hAnsi="Times"/>
          </w:rPr>
          <w:t>members of ethnic minorities</w:t>
        </w:r>
      </w:ins>
      <w:ins w:id="906" w:author="Corten, R. (Rense)" w:date="2023-06-29T11:12:00Z">
        <w:r w:rsidR="005244BF">
          <w:rPr>
            <w:rFonts w:ascii="Times" w:hAnsi="Times"/>
          </w:rPr>
          <w:t xml:space="preserve"> (</w:t>
        </w:r>
      </w:ins>
      <w:ins w:id="907" w:author="Corten, R. (Rense)" w:date="2023-06-29T11:13:00Z">
        <w:r w:rsidR="005244BF">
          <w:rPr>
            <w:rFonts w:ascii="Times" w:hAnsi="Times"/>
          </w:rPr>
          <w:t>also see Hofstra</w:t>
        </w:r>
      </w:ins>
      <w:ins w:id="908" w:author="Corten, R. (Rense)" w:date="2023-06-29T11:12:00Z">
        <w:r w:rsidR="00346433">
          <w:rPr>
            <w:rFonts w:ascii="Times" w:hAnsi="Times"/>
          </w:rPr>
          <w:t xml:space="preserve"> </w:t>
        </w:r>
      </w:ins>
      <w:r w:rsidR="00346433">
        <w:rPr>
          <w:rFonts w:ascii="Times" w:hAnsi="Times"/>
        </w:rPr>
        <w:fldChar w:fldCharType="begin"/>
      </w:r>
      <w:r w:rsidR="00346433">
        <w:rPr>
          <w:rFonts w:ascii="Times" w:hAnsi="Times"/>
        </w:rPr>
        <w:instrText xml:space="preserve"> ADDIN ZOTERO_ITEM CSL_CITATION {"citationID":"7vEtIj7W","properties":{"formattedCitation":"(2017)","plainCitation":"(2017)","noteIndex":0},"citationItems":[{"id":2753,"uris":["http://zotero.org/groups/2290227/items/KIIWMRJC"],"uri":["http://zotero.org/groups/2290227/items/KIIWMRJC"],"itemData":{"id":2753,"type":"article-journal","abstract":"© 2017, © American Sociological Association 2017. Most research on segregation in social networks considers small circles of strong ties, and little is known about segregation among the much larger number of weaker ties. This article proposes a novel approach to the study of these more extended networks, through the use of data on personal ties in an online social network. We illustrate this method’s potential by describing and explaining the degree of ethnic and gender segregation on Facebook among a representative survey of adolescents in the Netherlands (N = 2,810; ~1.1 million Facebook friends). The results show that large online networks are more strongly segregated by ethnicity than by gender. Drawing on the same survey data, we find that core networks are more segregated in terms of ethnicity and gender than are extended networks. However, an exception to this pattern is personal networks of ethnic majority members, whose core networks are as segregated by ethnicity as their extended networks. Further analysis suggests this exception is due to their larger population size and the ethnic segregation of their social settings. We discuss the implications of these findings for the role of structural opportunities, homophily, and balance.","container-title":"American Sociological Review","DOI":"10.1177/0003122417705656","ISSN":"19398271","issue":"3","title":"Sources of Segregation in Social Networks: A Novel Approach Using Facebook","volume":"82","author":[{"family":"Hofstra","given":"Bas"},{"family":"Corten","given":"Rense"},{"family":"Tubergen","given":"Frank","non-dropping-particle":"van"},{"family":"Ellison","given":"Nicole B."}],"issued":{"date-parts":[["2017"]]}},"suppress-author":true}],"schema":"https://github.com/citation-style-language/schema/raw/master/csl-citation.json"} </w:instrText>
      </w:r>
      <w:r w:rsidR="00346433">
        <w:rPr>
          <w:rFonts w:ascii="Times" w:hAnsi="Times"/>
        </w:rPr>
        <w:fldChar w:fldCharType="separate"/>
      </w:r>
      <w:r w:rsidR="00346433" w:rsidRPr="00346433">
        <w:rPr>
          <w:rFonts w:ascii="Times" w:hAnsi="Times" w:cs="Times"/>
        </w:rPr>
        <w:t>(2017)</w:t>
      </w:r>
      <w:r w:rsidR="00346433">
        <w:rPr>
          <w:rFonts w:ascii="Times" w:hAnsi="Times"/>
        </w:rPr>
        <w:fldChar w:fldCharType="end"/>
      </w:r>
      <w:ins w:id="909" w:author="Corten, R. (Rense)" w:date="2023-06-29T11:13:00Z">
        <w:r w:rsidR="005244BF">
          <w:rPr>
            <w:rFonts w:ascii="Times" w:hAnsi="Times"/>
          </w:rPr>
          <w:t xml:space="preserve">, who </w:t>
        </w:r>
      </w:ins>
      <w:ins w:id="910" w:author="Beate Volker" w:date="2023-08-02T17:13:00Z">
        <w:r w:rsidR="007F7960">
          <w:rPr>
            <w:rFonts w:ascii="Times" w:hAnsi="Times"/>
          </w:rPr>
          <w:t xml:space="preserve">shows </w:t>
        </w:r>
      </w:ins>
      <w:ins w:id="911" w:author="Corten, R. (Rense)" w:date="2023-06-29T11:13:00Z">
        <w:del w:id="912" w:author="Beate Volker" w:date="2023-08-02T17:13:00Z">
          <w:r w:rsidR="005244BF" w:rsidDel="007F7960">
            <w:rPr>
              <w:rFonts w:ascii="Times" w:hAnsi="Times"/>
            </w:rPr>
            <w:delText xml:space="preserve">find </w:delText>
          </w:r>
        </w:del>
        <w:r w:rsidR="005244BF">
          <w:rPr>
            <w:rFonts w:ascii="Times" w:hAnsi="Times"/>
          </w:rPr>
          <w:t xml:space="preserve">that while core ties tend to be segregated, </w:t>
        </w:r>
        <w:r w:rsidR="00E400F0">
          <w:rPr>
            <w:rFonts w:ascii="Times" w:hAnsi="Times"/>
          </w:rPr>
          <w:t xml:space="preserve">extended networks of adolescents of minority backgrounds are </w:t>
        </w:r>
      </w:ins>
      <w:ins w:id="913" w:author="Corten, R. (Rense)" w:date="2023-06-29T11:14:00Z">
        <w:r w:rsidR="00E400F0">
          <w:rPr>
            <w:rFonts w:ascii="Times" w:hAnsi="Times"/>
          </w:rPr>
          <w:t xml:space="preserve">more diverse than those of majority backgrounds, which is consistent with the mechanism). Thus, we expect </w:t>
        </w:r>
        <w:r w:rsidR="00DD1AA1">
          <w:rPr>
            <w:rFonts w:ascii="Times" w:hAnsi="Times"/>
          </w:rPr>
          <w:t>respondents with migration backgrounds to have smaller social netwo</w:t>
        </w:r>
      </w:ins>
      <w:ins w:id="914" w:author="Corten, R. (Rense)" w:date="2023-06-29T11:15:00Z">
        <w:r w:rsidR="00DD1AA1">
          <w:rPr>
            <w:rFonts w:ascii="Times" w:hAnsi="Times"/>
          </w:rPr>
          <w:t>rks.</w:t>
        </w:r>
      </w:ins>
    </w:p>
    <w:p w14:paraId="35E14F35" w14:textId="77777777" w:rsidR="006A243D" w:rsidRPr="006A243D" w:rsidRDefault="006A243D">
      <w:pPr>
        <w:spacing w:line="360" w:lineRule="auto"/>
        <w:jc w:val="both"/>
        <w:rPr>
          <w:ins w:id="915" w:author="Corten, R. (Rense)" w:date="2023-06-01T10:04:00Z"/>
          <w:rFonts w:ascii="Times" w:hAnsi="Times"/>
          <w:rPrChange w:id="916" w:author="Corten, R. (Rense)" w:date="2023-06-01T10:04:00Z">
            <w:rPr>
              <w:ins w:id="917" w:author="Corten, R. (Rense)" w:date="2023-06-01T10:04:00Z"/>
              <w:rFonts w:ascii="Times" w:hAnsi="Times"/>
              <w:i/>
              <w:iCs/>
            </w:rPr>
          </w:rPrChange>
        </w:rPr>
        <w:pPrChange w:id="918" w:author="Bas Hofstra" w:date="2023-07-25T15:34:00Z">
          <w:pPr>
            <w:spacing w:line="276" w:lineRule="auto"/>
            <w:jc w:val="both"/>
          </w:pPr>
        </w:pPrChange>
      </w:pPr>
    </w:p>
    <w:p w14:paraId="47854FF8" w14:textId="7C3CAE9A" w:rsidR="006A243D" w:rsidRDefault="006B1876">
      <w:pPr>
        <w:spacing w:line="360" w:lineRule="auto"/>
        <w:jc w:val="both"/>
        <w:rPr>
          <w:ins w:id="919" w:author="Tubergen, F.A. van (Frank)" w:date="2023-08-22T11:12:00Z"/>
          <w:rFonts w:ascii="Times" w:hAnsi="Times"/>
        </w:rPr>
      </w:pPr>
      <w:ins w:id="920" w:author="Corten, R. (Rense)" w:date="2023-06-29T11:19:00Z">
        <w:r w:rsidRPr="006B1876">
          <w:rPr>
            <w:rFonts w:ascii="Times" w:hAnsi="Times"/>
            <w:rPrChange w:id="921" w:author="Corten, R. (Rense)" w:date="2023-06-29T11:19:00Z">
              <w:rPr>
                <w:rFonts w:ascii="Times" w:hAnsi="Times"/>
                <w:i/>
                <w:iCs/>
              </w:rPr>
            </w:rPrChange>
          </w:rPr>
          <w:t>Finally</w:t>
        </w:r>
        <w:r>
          <w:rPr>
            <w:rFonts w:ascii="Times" w:hAnsi="Times"/>
          </w:rPr>
          <w:t xml:space="preserve">, we assume that there are </w:t>
        </w:r>
      </w:ins>
      <w:ins w:id="922" w:author="Corten, R. (Rense)" w:date="2023-06-29T11:20:00Z">
        <w:r w:rsidR="00CE150B">
          <w:rPr>
            <w:rFonts w:ascii="Times" w:hAnsi="Times"/>
          </w:rPr>
          <w:t xml:space="preserve">systematic </w:t>
        </w:r>
        <w:del w:id="923" w:author="Beate Volker" w:date="2023-08-04T13:30:00Z">
          <w:r w:rsidR="00CE150B" w:rsidDel="004648F6">
            <w:rPr>
              <w:rFonts w:ascii="Times" w:hAnsi="Times"/>
            </w:rPr>
            <w:delText>cognit</w:delText>
          </w:r>
          <w:r w:rsidR="00CE150B" w:rsidDel="00A957F8">
            <w:rPr>
              <w:rFonts w:ascii="Times" w:hAnsi="Times"/>
            </w:rPr>
            <w:delText xml:space="preserve">ive </w:delText>
          </w:r>
        </w:del>
        <w:r w:rsidR="00CE150B">
          <w:rPr>
            <w:rFonts w:ascii="Times" w:hAnsi="Times"/>
          </w:rPr>
          <w:t>differences between social groups when it comes to managing social relationships</w:t>
        </w:r>
      </w:ins>
      <w:ins w:id="924" w:author="Beate Volker" w:date="2023-08-04T13:30:00Z">
        <w:r w:rsidR="004648F6">
          <w:rPr>
            <w:rFonts w:ascii="Times" w:hAnsi="Times"/>
          </w:rPr>
          <w:t xml:space="preserve">, which could be partially caused by cognitive differences </w:t>
        </w:r>
        <w:del w:id="925" w:author="Tubergen, F.A. van (Frank)" w:date="2023-08-22T11:13:00Z">
          <w:r w:rsidR="004648F6" w:rsidDel="00454A97">
            <w:rPr>
              <w:rFonts w:ascii="Times" w:hAnsi="Times"/>
            </w:rPr>
            <w:delText xml:space="preserve">ut </w:delText>
          </w:r>
        </w:del>
      </w:ins>
      <w:ins w:id="926" w:author="Tubergen, F.A. van (Frank)" w:date="2023-08-22T11:13:00Z">
        <w:r w:rsidR="00454A97">
          <w:rPr>
            <w:rFonts w:ascii="Times" w:hAnsi="Times"/>
          </w:rPr>
          <w:t xml:space="preserve">and </w:t>
        </w:r>
      </w:ins>
      <w:ins w:id="927" w:author="Beate Volker" w:date="2023-08-04T13:30:00Z">
        <w:r w:rsidR="004648F6">
          <w:rPr>
            <w:rFonts w:ascii="Times" w:hAnsi="Times"/>
          </w:rPr>
          <w:t>also to differing social roles</w:t>
        </w:r>
      </w:ins>
      <w:ins w:id="928" w:author="Corten, R. (Rense)" w:date="2023-06-29T11:20:00Z">
        <w:r w:rsidR="00CE150B">
          <w:rPr>
            <w:rFonts w:ascii="Times" w:hAnsi="Times"/>
          </w:rPr>
          <w:t xml:space="preserve">. </w:t>
        </w:r>
        <w:del w:id="929" w:author="Tubergen, F.A. van (Frank)" w:date="2023-08-22T11:13:00Z">
          <w:r w:rsidR="00CE150B" w:rsidDel="00454A97">
            <w:rPr>
              <w:rFonts w:ascii="Times" w:hAnsi="Times"/>
            </w:rPr>
            <w:delText>First,</w:delText>
          </w:r>
          <w:r w:rsidR="00591EAC" w:rsidDel="00454A97">
            <w:rPr>
              <w:rFonts w:ascii="Times" w:hAnsi="Times"/>
            </w:rPr>
            <w:delText xml:space="preserve"> f</w:delText>
          </w:r>
        </w:del>
      </w:ins>
      <w:ins w:id="930" w:author="Tubergen, F.A. van (Frank)" w:date="2023-08-22T11:13:00Z">
        <w:r w:rsidR="00454A97">
          <w:rPr>
            <w:rFonts w:ascii="Times" w:hAnsi="Times"/>
          </w:rPr>
          <w:t>F</w:t>
        </w:r>
      </w:ins>
      <w:ins w:id="931" w:author="Corten, R. (Rense)" w:date="2023-06-29T11:20:00Z">
        <w:r w:rsidR="00591EAC">
          <w:rPr>
            <w:rFonts w:ascii="Times" w:hAnsi="Times"/>
          </w:rPr>
          <w:t xml:space="preserve">ollowing the literature, we expect women to have larger networks than men </w:t>
        </w:r>
      </w:ins>
      <w:r w:rsidR="00591EAC">
        <w:rPr>
          <w:rFonts w:ascii="Times" w:hAnsi="Times"/>
        </w:rPr>
        <w:fldChar w:fldCharType="begin"/>
      </w:r>
      <w:r w:rsidR="00591EAC">
        <w:rPr>
          <w:rFonts w:ascii="Times" w:hAnsi="Times"/>
        </w:rPr>
        <w:instrText xml:space="preserve"> ADDIN ZOTERO_ITEM CSL_CITATION {"citationID":"tWI9cxg3","properties":{"formattedCitation":"(Brashears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instrText>
      </w:r>
      <w:r w:rsidR="00591EAC">
        <w:rPr>
          <w:rFonts w:ascii="Times" w:hAnsi="Times"/>
        </w:rPr>
        <w:fldChar w:fldCharType="separate"/>
      </w:r>
      <w:r w:rsidR="00591EAC" w:rsidRPr="00591EAC">
        <w:rPr>
          <w:rFonts w:ascii="Times" w:hAnsi="Times" w:cs="Times"/>
        </w:rPr>
        <w:t>(</w:t>
      </w:r>
      <w:ins w:id="932" w:author="Beate Volker" w:date="2023-08-02T17:14:00Z">
        <w:r w:rsidR="005C1FE0">
          <w:rPr>
            <w:rFonts w:ascii="Times" w:hAnsi="Times" w:cs="Times"/>
          </w:rPr>
          <w:t xml:space="preserve">Lubbers et al. 2019, </w:t>
        </w:r>
      </w:ins>
      <w:r w:rsidR="00591EAC" w:rsidRPr="00591EAC">
        <w:rPr>
          <w:rFonts w:ascii="Times" w:hAnsi="Times" w:cs="Times"/>
        </w:rPr>
        <w:t>Brashears et al., 2016)</w:t>
      </w:r>
      <w:r w:rsidR="00591EAC">
        <w:rPr>
          <w:rFonts w:ascii="Times" w:hAnsi="Times"/>
        </w:rPr>
        <w:fldChar w:fldCharType="end"/>
      </w:r>
      <w:ins w:id="933" w:author="Corten, R. (Rense)" w:date="2023-06-29T11:21:00Z">
        <w:r w:rsidR="00591EAC">
          <w:rPr>
            <w:rFonts w:ascii="Times" w:hAnsi="Times"/>
          </w:rPr>
          <w:t xml:space="preserve">, </w:t>
        </w:r>
        <w:commentRangeStart w:id="934"/>
        <w:r w:rsidR="00591EAC">
          <w:rPr>
            <w:rFonts w:ascii="Times" w:hAnsi="Times"/>
          </w:rPr>
          <w:t>and</w:t>
        </w:r>
        <w:del w:id="935" w:author="Tubergen, F.A. van (Frank)" w:date="2023-08-22T11:13:00Z">
          <w:r w:rsidR="00591EAC" w:rsidDel="00454A97">
            <w:rPr>
              <w:rFonts w:ascii="Times" w:hAnsi="Times"/>
            </w:rPr>
            <w:delText xml:space="preserve"> second, </w:delText>
          </w:r>
        </w:del>
      </w:ins>
      <w:ins w:id="936" w:author="Tubergen, F.A. van (Frank)" w:date="2023-08-22T11:13:00Z">
        <w:r w:rsidR="00454A97">
          <w:rPr>
            <w:rFonts w:ascii="Times" w:hAnsi="Times"/>
          </w:rPr>
          <w:t xml:space="preserve"> </w:t>
        </w:r>
      </w:ins>
      <w:ins w:id="937" w:author="Corten, R. (Rense)" w:date="2023-06-29T11:21:00Z">
        <w:r w:rsidR="00591EAC">
          <w:rPr>
            <w:rFonts w:ascii="Times" w:hAnsi="Times"/>
          </w:rPr>
          <w:t xml:space="preserve">we expect higher educated </w:t>
        </w:r>
        <w:del w:id="938" w:author="Beate Volker" w:date="2023-08-02T17:14:00Z">
          <w:r w:rsidR="00591EAC" w:rsidDel="005C1FE0">
            <w:rPr>
              <w:rFonts w:ascii="Times" w:hAnsi="Times"/>
            </w:rPr>
            <w:delText>inviduals</w:delText>
          </w:r>
        </w:del>
      </w:ins>
      <w:ins w:id="939" w:author="Beate Volker" w:date="2023-08-02T17:14:00Z">
        <w:r w:rsidR="005C1FE0">
          <w:rPr>
            <w:rFonts w:ascii="Times" w:hAnsi="Times"/>
          </w:rPr>
          <w:t>individuals</w:t>
        </w:r>
      </w:ins>
      <w:ins w:id="940" w:author="Corten, R. (Rense)" w:date="2023-06-29T11:21:00Z">
        <w:r w:rsidR="00591EAC">
          <w:rPr>
            <w:rFonts w:ascii="Times" w:hAnsi="Times"/>
          </w:rPr>
          <w:t xml:space="preserve"> to have larger network</w:t>
        </w:r>
        <w:r w:rsidR="00B051DC">
          <w:rPr>
            <w:rFonts w:ascii="Times" w:hAnsi="Times"/>
          </w:rPr>
          <w:t>s than lower educated individuals</w:t>
        </w:r>
        <w:del w:id="941" w:author="Tubergen, F.A. van (Frank)" w:date="2023-08-22T11:13:00Z">
          <w:r w:rsidR="00B051DC" w:rsidDel="00454A97">
            <w:rPr>
              <w:rFonts w:ascii="Times" w:hAnsi="Times"/>
            </w:rPr>
            <w:delText xml:space="preserve"> (controlling for indicators of occupational prestige</w:delText>
          </w:r>
        </w:del>
      </w:ins>
      <w:ins w:id="942" w:author="Corten, R. (Rense)" w:date="2023-06-29T11:22:00Z">
        <w:del w:id="943" w:author="Tubergen, F.A. van (Frank)" w:date="2023-08-22T11:13:00Z">
          <w:r w:rsidR="00B051DC" w:rsidDel="00454A97">
            <w:rPr>
              <w:rFonts w:ascii="Times" w:hAnsi="Times"/>
            </w:rPr>
            <w:delText>)</w:delText>
          </w:r>
        </w:del>
        <w:r w:rsidR="00B051DC">
          <w:rPr>
            <w:rFonts w:ascii="Times" w:hAnsi="Times"/>
          </w:rPr>
          <w:t>.</w:t>
        </w:r>
      </w:ins>
      <w:commentRangeEnd w:id="934"/>
      <w:r w:rsidR="00E01771">
        <w:rPr>
          <w:rStyle w:val="CommentReference"/>
          <w:rFonts w:eastAsiaTheme="minorHAnsi" w:cstheme="minorBidi"/>
          <w:lang w:eastAsia="nl-NL"/>
        </w:rPr>
        <w:commentReference w:id="934"/>
      </w:r>
    </w:p>
    <w:p w14:paraId="555742E7" w14:textId="77777777" w:rsidR="00A834C6" w:rsidRPr="006A243D" w:rsidRDefault="00A834C6">
      <w:pPr>
        <w:spacing w:line="360" w:lineRule="auto"/>
        <w:jc w:val="both"/>
        <w:rPr>
          <w:ins w:id="944" w:author="Corten, R. (Rense)" w:date="2023-06-01T10:01:00Z"/>
          <w:rFonts w:ascii="Times" w:hAnsi="Times"/>
        </w:rPr>
        <w:pPrChange w:id="945" w:author="Bas Hofstra" w:date="2023-07-25T15:34:00Z">
          <w:pPr>
            <w:spacing w:line="276" w:lineRule="auto"/>
            <w:jc w:val="both"/>
          </w:pPr>
        </w:pPrChange>
      </w:pPr>
    </w:p>
    <w:p w14:paraId="1AD43553" w14:textId="77777777" w:rsidR="006A243D" w:rsidDel="00537287" w:rsidRDefault="006A243D">
      <w:pPr>
        <w:spacing w:line="360" w:lineRule="auto"/>
        <w:jc w:val="both"/>
        <w:rPr>
          <w:ins w:id="946" w:author="Corten, R. (Rense)" w:date="2023-06-01T10:00:00Z"/>
          <w:del w:id="947" w:author="Bas Hofstra" w:date="2023-07-25T15:35:00Z"/>
          <w:rFonts w:ascii="Times" w:hAnsi="Times"/>
        </w:rPr>
        <w:pPrChange w:id="948" w:author="Bas Hofstra" w:date="2023-07-25T15:34:00Z">
          <w:pPr>
            <w:spacing w:line="276" w:lineRule="auto"/>
            <w:jc w:val="both"/>
          </w:pPr>
        </w:pPrChange>
      </w:pPr>
      <w:commentRangeStart w:id="949"/>
    </w:p>
    <w:p w14:paraId="778B3E89" w14:textId="7C8AAE5C" w:rsidR="00532FED" w:rsidRPr="00532FED" w:rsidDel="00B051DC" w:rsidRDefault="00532FED">
      <w:pPr>
        <w:spacing w:line="360" w:lineRule="auto"/>
        <w:jc w:val="both"/>
        <w:rPr>
          <w:del w:id="950" w:author="Corten, R. (Rense)" w:date="2023-06-29T11:22:00Z"/>
          <w:rFonts w:ascii="Times" w:hAnsi="Times"/>
          <w:rPrChange w:id="951" w:author="Corten, R. (Rense)" w:date="2023-06-01T10:10:00Z">
            <w:rPr>
              <w:del w:id="952" w:author="Corten, R. (Rense)" w:date="2023-06-29T11:22:00Z"/>
              <w:rFonts w:ascii="Times" w:hAnsi="Times"/>
              <w:b/>
              <w:bCs/>
            </w:rPr>
          </w:rPrChange>
        </w:rPr>
        <w:pPrChange w:id="953" w:author="Bas Hofstra" w:date="2023-07-25T15:34:00Z">
          <w:pPr>
            <w:spacing w:line="276" w:lineRule="auto"/>
            <w:jc w:val="both"/>
          </w:pPr>
        </w:pPrChange>
      </w:pPr>
    </w:p>
    <w:p w14:paraId="70F9B763" w14:textId="347EE564" w:rsidR="00431F44" w:rsidRPr="00864317" w:rsidDel="004648F6" w:rsidRDefault="00B63B23">
      <w:pPr>
        <w:spacing w:line="360" w:lineRule="auto"/>
        <w:jc w:val="both"/>
        <w:rPr>
          <w:del w:id="954" w:author="Beate Volker" w:date="2023-08-04T13:32:00Z"/>
          <w:rFonts w:ascii="Times" w:hAnsi="Times"/>
        </w:rPr>
        <w:pPrChange w:id="955" w:author="Beate Volker" w:date="2023-08-04T13:32:00Z">
          <w:pPr>
            <w:spacing w:line="276" w:lineRule="auto"/>
            <w:jc w:val="both"/>
          </w:pPr>
        </w:pPrChange>
      </w:pPr>
      <w:commentRangeStart w:id="956"/>
      <w:commentRangeEnd w:id="956"/>
      <w:r>
        <w:rPr>
          <w:rStyle w:val="CommentReference"/>
          <w:rFonts w:eastAsiaTheme="minorHAnsi" w:cstheme="minorBidi"/>
          <w:lang w:eastAsia="nl-NL"/>
        </w:rPr>
        <w:commentReference w:id="956"/>
      </w:r>
    </w:p>
    <w:p w14:paraId="244F2F38" w14:textId="5554F8F9" w:rsidR="00A8345A" w:rsidDel="004648F6" w:rsidRDefault="009960A0">
      <w:pPr>
        <w:spacing w:line="360" w:lineRule="auto"/>
        <w:jc w:val="both"/>
        <w:rPr>
          <w:ins w:id="957" w:author="Bas Hofstra" w:date="2023-07-25T15:34:00Z"/>
          <w:del w:id="958" w:author="Beate Volker" w:date="2023-08-04T13:32:00Z"/>
          <w:rFonts w:ascii="Times" w:hAnsi="Times"/>
        </w:rPr>
      </w:pPr>
      <w:del w:id="959" w:author="Beate Volker" w:date="2023-08-02T17:15:00Z">
        <w:r w:rsidRPr="003336F9" w:rsidDel="004E5D45">
          <w:rPr>
            <w:rFonts w:ascii="Times" w:hAnsi="Times"/>
          </w:rPr>
          <w:delText>V</w:delText>
        </w:r>
      </w:del>
      <w:del w:id="960" w:author="Beate Volker" w:date="2023-08-04T13:32:00Z">
        <w:r w:rsidRPr="003336F9" w:rsidDel="004648F6">
          <w:rPr>
            <w:rFonts w:ascii="Times" w:hAnsi="Times"/>
          </w:rPr>
          <w:delText xml:space="preserve">ariation in network size is explained by </w:delText>
        </w:r>
        <w:r w:rsidR="00485432" w:rsidDel="004648F6">
          <w:rPr>
            <w:rFonts w:ascii="Times" w:hAnsi="Times"/>
          </w:rPr>
          <w:delText xml:space="preserve">(a combination of) </w:delText>
        </w:r>
        <w:r w:rsidRPr="003336F9" w:rsidDel="004648F6">
          <w:rPr>
            <w:rFonts w:ascii="Times" w:hAnsi="Times"/>
          </w:rPr>
          <w:delText xml:space="preserve">social, </w:delText>
        </w:r>
        <w:r w:rsidR="00AC4042" w:rsidRPr="003336F9" w:rsidDel="004648F6">
          <w:rPr>
            <w:rFonts w:ascii="Times" w:hAnsi="Times"/>
          </w:rPr>
          <w:delText>physical, mental, and neurological factors</w:delText>
        </w:r>
        <w:r w:rsidR="00485432" w:rsidDel="004648F6">
          <w:rPr>
            <w:rFonts w:ascii="Times" w:hAnsi="Times"/>
          </w:rPr>
          <w:delText xml:space="preserve">. </w:delText>
        </w:r>
        <w:r w:rsidR="00F4246A" w:rsidRPr="003336F9" w:rsidDel="004648F6">
          <w:rPr>
            <w:rFonts w:ascii="Times" w:hAnsi="Times"/>
          </w:rPr>
          <w:delText>Most studies on network size draw</w:delText>
        </w:r>
        <w:r w:rsidR="00AC4042" w:rsidRPr="003336F9" w:rsidDel="004648F6">
          <w:rPr>
            <w:rFonts w:ascii="Times" w:hAnsi="Times"/>
          </w:rPr>
          <w:delText xml:space="preserve"> a</w:delText>
        </w:r>
        <w:r w:rsidR="00F4246A" w:rsidRPr="003336F9" w:rsidDel="004648F6">
          <w:rPr>
            <w:rFonts w:ascii="Times" w:hAnsi="Times"/>
          </w:rPr>
          <w:delText xml:space="preserve"> sample of people’s </w:delText>
        </w:r>
        <w:r w:rsidR="00AC4042" w:rsidRPr="003336F9" w:rsidDel="004648F6">
          <w:rPr>
            <w:rFonts w:ascii="Times" w:hAnsi="Times"/>
          </w:rPr>
          <w:delText xml:space="preserve">complete </w:delText>
        </w:r>
        <w:r w:rsidR="00F4246A" w:rsidRPr="003336F9" w:rsidDel="004648F6">
          <w:rPr>
            <w:rFonts w:ascii="Times" w:hAnsi="Times"/>
          </w:rPr>
          <w:delText>network</w:delText>
        </w:r>
        <w:r w:rsidR="00485432" w:rsidDel="004648F6">
          <w:rPr>
            <w:rFonts w:ascii="Times" w:hAnsi="Times"/>
          </w:rPr>
          <w:delText xml:space="preserve"> and</w:delText>
        </w:r>
        <w:r w:rsidR="00AC4042" w:rsidRPr="003336F9" w:rsidDel="004648F6">
          <w:rPr>
            <w:rFonts w:ascii="Times" w:hAnsi="Times"/>
          </w:rPr>
          <w:delText xml:space="preserve"> </w:delText>
        </w:r>
        <w:r w:rsidR="00F4246A" w:rsidRPr="003336F9" w:rsidDel="004648F6">
          <w:rPr>
            <w:rFonts w:ascii="Times" w:hAnsi="Times"/>
          </w:rPr>
          <w:delText xml:space="preserve">focus on certain typical network relationships, such as friends, neighbors, or </w:delText>
        </w:r>
        <w:r w:rsidR="00AC4042" w:rsidRPr="003336F9" w:rsidDel="004648F6">
          <w:rPr>
            <w:rFonts w:ascii="Times" w:hAnsi="Times"/>
          </w:rPr>
          <w:delText xml:space="preserve">on typical social </w:delText>
        </w:r>
        <w:r w:rsidR="00F4246A" w:rsidRPr="003336F9" w:rsidDel="004648F6">
          <w:rPr>
            <w:rFonts w:ascii="Times" w:hAnsi="Times"/>
          </w:rPr>
          <w:delText xml:space="preserve">exchanges, such as spending time together or helping each other. </w:delText>
        </w:r>
        <w:r w:rsidR="002361C9" w:rsidRPr="003336F9" w:rsidDel="004648F6">
          <w:rPr>
            <w:rFonts w:ascii="Times" w:hAnsi="Times"/>
          </w:rPr>
          <w:delText xml:space="preserve">To keep the burden for the respondents as low as possible and to save time and money, </w:delText>
        </w:r>
        <w:r w:rsidR="00F4246A" w:rsidRPr="003336F9" w:rsidDel="004648F6">
          <w:rPr>
            <w:rFonts w:ascii="Times" w:hAnsi="Times"/>
          </w:rPr>
          <w:delText xml:space="preserve">variation in </w:delText>
        </w:r>
        <w:r w:rsidR="002361C9" w:rsidRPr="003336F9" w:rsidDel="004648F6">
          <w:rPr>
            <w:rFonts w:ascii="Times" w:hAnsi="Times"/>
          </w:rPr>
          <w:delText xml:space="preserve">network </w:delText>
        </w:r>
        <w:r w:rsidR="00F4246A" w:rsidRPr="003336F9" w:rsidDel="004648F6">
          <w:rPr>
            <w:rFonts w:ascii="Times" w:hAnsi="Times"/>
          </w:rPr>
          <w:delText xml:space="preserve">size is </w:delText>
        </w:r>
        <w:r w:rsidR="002361C9" w:rsidRPr="003336F9" w:rsidDel="004648F6">
          <w:rPr>
            <w:rFonts w:ascii="Times" w:hAnsi="Times"/>
          </w:rPr>
          <w:delText xml:space="preserve">often </w:delText>
        </w:r>
        <w:r w:rsidR="00F4246A" w:rsidRPr="003336F9" w:rsidDel="004648F6">
          <w:rPr>
            <w:rFonts w:ascii="Times" w:hAnsi="Times"/>
          </w:rPr>
          <w:delText xml:space="preserve">studied </w:delText>
        </w:r>
        <w:r w:rsidR="00485432" w:rsidDel="004648F6">
          <w:rPr>
            <w:rFonts w:ascii="Times" w:hAnsi="Times"/>
          </w:rPr>
          <w:delText xml:space="preserve">within </w:delText>
        </w:r>
        <w:r w:rsidR="00F4246A" w:rsidRPr="003336F9" w:rsidDel="004648F6">
          <w:rPr>
            <w:rFonts w:ascii="Times" w:hAnsi="Times"/>
          </w:rPr>
          <w:delText>set boundaries, e.g.</w:delText>
        </w:r>
        <w:r w:rsidR="00AC4042" w:rsidRPr="003336F9" w:rsidDel="004648F6">
          <w:rPr>
            <w:rFonts w:ascii="Times" w:hAnsi="Times"/>
          </w:rPr>
          <w:delText>,</w:delText>
        </w:r>
        <w:r w:rsidR="00F4246A" w:rsidRPr="003336F9" w:rsidDel="004648F6">
          <w:rPr>
            <w:rFonts w:ascii="Times" w:hAnsi="Times"/>
          </w:rPr>
          <w:delText xml:space="preserve"> people can mention </w:delText>
        </w:r>
        <w:r w:rsidR="002361C9" w:rsidRPr="003336F9" w:rsidDel="004648F6">
          <w:rPr>
            <w:rFonts w:ascii="Times" w:hAnsi="Times"/>
          </w:rPr>
          <w:delText xml:space="preserve">only a maximal number of alters. </w:delText>
        </w:r>
        <w:r w:rsidR="00F4246A" w:rsidRPr="003336F9" w:rsidDel="004648F6">
          <w:rPr>
            <w:rFonts w:ascii="Times" w:hAnsi="Times"/>
          </w:rPr>
          <w:delText>One of the few studies that</w:delText>
        </w:r>
        <w:r w:rsidR="002361C9" w:rsidRPr="003336F9" w:rsidDel="004648F6">
          <w:rPr>
            <w:rFonts w:ascii="Times" w:hAnsi="Times"/>
          </w:rPr>
          <w:delText xml:space="preserve"> did not set any limits and just focused on all persons met </w:delText>
        </w:r>
        <w:r w:rsidR="00AC4042" w:rsidRPr="003336F9" w:rsidDel="004648F6">
          <w:rPr>
            <w:rFonts w:ascii="Times" w:hAnsi="Times"/>
          </w:rPr>
          <w:delText xml:space="preserve">during a given time </w:delText>
        </w:r>
        <w:r w:rsidR="002361C9" w:rsidRPr="003336F9" w:rsidDel="004648F6">
          <w:rPr>
            <w:rFonts w:ascii="Times" w:hAnsi="Times"/>
          </w:rPr>
          <w:delText>was the study by Gurevitch, mentioned above (Gurevitch 19</w:delText>
        </w:r>
        <w:r w:rsidR="00485432" w:rsidDel="004648F6">
          <w:rPr>
            <w:rFonts w:ascii="Times" w:hAnsi="Times"/>
          </w:rPr>
          <w:delText>6</w:delText>
        </w:r>
        <w:r w:rsidR="002361C9" w:rsidRPr="003336F9" w:rsidDel="004648F6">
          <w:rPr>
            <w:rFonts w:ascii="Times" w:hAnsi="Times"/>
          </w:rPr>
          <w:delText xml:space="preserve">7, De Soula Pool and Kochen, 1978, 2011). Gurevitch analyzed diaries of </w:delText>
        </w:r>
        <w:r w:rsidR="00314011" w:rsidRPr="003336F9" w:rsidDel="004648F6">
          <w:rPr>
            <w:rFonts w:ascii="Times" w:hAnsi="Times"/>
          </w:rPr>
          <w:delText xml:space="preserve">the </w:delText>
        </w:r>
        <w:r w:rsidR="002361C9" w:rsidRPr="003336F9" w:rsidDel="004648F6">
          <w:rPr>
            <w:rFonts w:ascii="Times" w:hAnsi="Times"/>
          </w:rPr>
          <w:delText xml:space="preserve">encounters of </w:delText>
        </w:r>
        <w:commentRangeStart w:id="961"/>
        <w:r w:rsidR="002361C9" w:rsidRPr="003336F9" w:rsidDel="004648F6">
          <w:rPr>
            <w:rFonts w:ascii="Times" w:hAnsi="Times"/>
          </w:rPr>
          <w:delText>27 persons</w:delText>
        </w:r>
        <w:r w:rsidR="00314011" w:rsidRPr="003336F9" w:rsidDel="004648F6">
          <w:rPr>
            <w:rFonts w:ascii="Times" w:hAnsi="Times"/>
          </w:rPr>
          <w:delText xml:space="preserve"> </w:delText>
        </w:r>
        <w:commentRangeEnd w:id="961"/>
        <w:r w:rsidR="00861BA2" w:rsidDel="004648F6">
          <w:rPr>
            <w:rStyle w:val="CommentReference"/>
          </w:rPr>
          <w:commentReference w:id="961"/>
        </w:r>
        <w:r w:rsidR="002361C9" w:rsidRPr="003336F9" w:rsidDel="004648F6">
          <w:rPr>
            <w:rFonts w:ascii="Times" w:hAnsi="Times"/>
          </w:rPr>
          <w:delText>from relatively different social strata, who also differed in age and gender</w:delText>
        </w:r>
        <w:r w:rsidR="00314011" w:rsidRPr="003336F9" w:rsidDel="004648F6">
          <w:rPr>
            <w:rFonts w:ascii="Times" w:hAnsi="Times"/>
          </w:rPr>
          <w:delText>, during a period of 100 days</w:delText>
        </w:r>
        <w:r w:rsidR="002361C9" w:rsidRPr="003336F9" w:rsidDel="004648F6">
          <w:rPr>
            <w:rFonts w:ascii="Times" w:hAnsi="Times"/>
          </w:rPr>
          <w:delText xml:space="preserve">. He showed the </w:delText>
        </w:r>
        <w:commentRangeStart w:id="962"/>
        <w:r w:rsidR="002361C9" w:rsidRPr="003336F9" w:rsidDel="004648F6">
          <w:rPr>
            <w:rFonts w:ascii="Times" w:hAnsi="Times"/>
          </w:rPr>
          <w:delText>large dissimilarities in the social universe for people at the lower as opposed to the higher rungs on the social ladder.</w:delText>
        </w:r>
        <w:commentRangeEnd w:id="962"/>
        <w:r w:rsidR="006A243D" w:rsidDel="004648F6">
          <w:rPr>
            <w:rStyle w:val="CommentReference"/>
            <w:rFonts w:eastAsiaTheme="minorHAnsi" w:cstheme="minorBidi"/>
            <w:lang w:eastAsia="nl-NL"/>
          </w:rPr>
          <w:commentReference w:id="962"/>
        </w:r>
        <w:r w:rsidR="002361C9" w:rsidRPr="003336F9" w:rsidDel="004648F6">
          <w:rPr>
            <w:rFonts w:ascii="Times" w:hAnsi="Times"/>
          </w:rPr>
          <w:delText xml:space="preserve"> In particular, people from higher social strata not only meet more others during their day, </w:delText>
        </w:r>
        <w:r w:rsidR="00A8345A" w:rsidRPr="003336F9" w:rsidDel="004648F6">
          <w:rPr>
            <w:rFonts w:ascii="Times" w:hAnsi="Times"/>
          </w:rPr>
          <w:delText>but they</w:delText>
        </w:r>
        <w:r w:rsidR="002361C9" w:rsidRPr="003336F9" w:rsidDel="004648F6">
          <w:rPr>
            <w:rFonts w:ascii="Times" w:hAnsi="Times"/>
          </w:rPr>
          <w:delText xml:space="preserve"> also meet</w:delText>
        </w:r>
        <w:r w:rsidR="00314011" w:rsidRPr="003336F9" w:rsidDel="004648F6">
          <w:rPr>
            <w:rFonts w:ascii="Times" w:hAnsi="Times"/>
          </w:rPr>
          <w:delText xml:space="preserve"> more di</w:delText>
        </w:r>
        <w:r w:rsidR="00A8345A" w:rsidRPr="003336F9" w:rsidDel="004648F6">
          <w:rPr>
            <w:rFonts w:ascii="Times" w:hAnsi="Times"/>
          </w:rPr>
          <w:delText xml:space="preserve">stinctive </w:delText>
        </w:r>
        <w:r w:rsidR="00314011" w:rsidRPr="003336F9" w:rsidDel="004648F6">
          <w:rPr>
            <w:rFonts w:ascii="Times" w:hAnsi="Times"/>
          </w:rPr>
          <w:delText xml:space="preserve">people in every setting they enter. All in all, the range in </w:delText>
        </w:r>
        <w:r w:rsidR="00A8345A" w:rsidRPr="003336F9" w:rsidDel="004648F6">
          <w:rPr>
            <w:rFonts w:ascii="Times" w:hAnsi="Times"/>
          </w:rPr>
          <w:delText xml:space="preserve">network </w:delText>
        </w:r>
        <w:r w:rsidR="00314011" w:rsidRPr="003336F9" w:rsidDel="004648F6">
          <w:rPr>
            <w:rFonts w:ascii="Times" w:hAnsi="Times"/>
          </w:rPr>
          <w:delText>size was very large</w:delText>
        </w:r>
        <w:r w:rsidR="00FD7FD7" w:rsidRPr="003336F9" w:rsidDel="004648F6">
          <w:rPr>
            <w:rFonts w:ascii="Times" w:hAnsi="Times"/>
          </w:rPr>
          <w:delText xml:space="preserve">. During the research period, </w:delText>
        </w:r>
        <w:r w:rsidR="00A8345A" w:rsidRPr="003336F9" w:rsidDel="004648F6">
          <w:rPr>
            <w:rFonts w:ascii="Times" w:hAnsi="Times"/>
          </w:rPr>
          <w:delText>some persons met</w:delText>
        </w:r>
        <w:r w:rsidR="00FD7FD7" w:rsidRPr="003336F9" w:rsidDel="004648F6">
          <w:rPr>
            <w:rFonts w:ascii="Times" w:hAnsi="Times"/>
          </w:rPr>
          <w:delText xml:space="preserve"> - roughly - 100 other persons, while others encountered mor</w:delText>
        </w:r>
        <w:r w:rsidR="008D7C1C" w:rsidRPr="003336F9" w:rsidDel="004648F6">
          <w:rPr>
            <w:rFonts w:ascii="Times" w:hAnsi="Times"/>
          </w:rPr>
          <w:delText>e</w:delText>
        </w:r>
        <w:r w:rsidR="00FD7FD7" w:rsidRPr="003336F9" w:rsidDel="004648F6">
          <w:rPr>
            <w:rFonts w:ascii="Times" w:hAnsi="Times"/>
          </w:rPr>
          <w:delText xml:space="preserve"> than 5000 unique others. </w:delText>
        </w:r>
        <w:r w:rsidR="008D7C1C" w:rsidRPr="003336F9" w:rsidDel="004648F6">
          <w:rPr>
            <w:rFonts w:ascii="Times" w:hAnsi="Times"/>
          </w:rPr>
          <w:delText xml:space="preserve">(CHECK NOG EENS). </w:delText>
        </w:r>
      </w:del>
    </w:p>
    <w:p w14:paraId="42E0B684" w14:textId="37E0552E" w:rsidR="00537287" w:rsidRPr="003336F9" w:rsidDel="004648F6" w:rsidRDefault="00537287">
      <w:pPr>
        <w:spacing w:line="360" w:lineRule="auto"/>
        <w:jc w:val="both"/>
        <w:rPr>
          <w:del w:id="963" w:author="Beate Volker" w:date="2023-08-04T13:32:00Z"/>
          <w:rFonts w:ascii="Times" w:hAnsi="Times"/>
        </w:rPr>
        <w:pPrChange w:id="964" w:author="Beate Volker" w:date="2023-08-04T13:32:00Z">
          <w:pPr>
            <w:spacing w:line="276" w:lineRule="auto"/>
            <w:jc w:val="both"/>
          </w:pPr>
        </w:pPrChange>
      </w:pPr>
    </w:p>
    <w:p w14:paraId="61E316E4" w14:textId="5322A4DE" w:rsidR="00E20B7E" w:rsidRPr="003336F9" w:rsidDel="004648F6" w:rsidRDefault="00E20B7E">
      <w:pPr>
        <w:spacing w:line="360" w:lineRule="auto"/>
        <w:jc w:val="both"/>
        <w:rPr>
          <w:del w:id="965" w:author="Beate Volker" w:date="2023-08-04T13:32:00Z"/>
          <w:rFonts w:ascii="Times" w:hAnsi="Times"/>
        </w:rPr>
        <w:pPrChange w:id="966" w:author="Beate Volker" w:date="2023-08-04T13:32:00Z">
          <w:pPr>
            <w:spacing w:line="276" w:lineRule="auto"/>
            <w:jc w:val="both"/>
          </w:pPr>
        </w:pPrChange>
      </w:pPr>
      <w:del w:id="967" w:author="Beate Volker" w:date="2023-08-04T13:32:00Z">
        <w:r w:rsidDel="004648F6">
          <w:rPr>
            <w:rFonts w:ascii="Times" w:hAnsi="Times"/>
          </w:rPr>
          <w:delText xml:space="preserve">A benchmark study in this regard in the analysis of core discussion networks of the GSS data by </w:delText>
        </w:r>
        <w:r w:rsidRPr="003336F9" w:rsidDel="004648F6">
          <w:rPr>
            <w:rFonts w:ascii="Times" w:hAnsi="Times"/>
          </w:rPr>
          <w:delText xml:space="preserve">Marsden (1987). Marsden demonstrated that these networks were relatively small, dense, and homogeneous and that they largely depend on a person’s demographic characteristics, that is, education, age, gender, and ethnicity. Later, it has been shown that the differences in men’s and women’s network are moderated by education </w:delText>
        </w:r>
        <w:r w:rsidRPr="003336F9" w:rsidDel="004648F6">
          <w:rPr>
            <w:rFonts w:ascii="Times" w:hAnsi="Times"/>
            <w:highlight w:val="yellow"/>
          </w:rPr>
          <w:delText>(Reskin/ Moore)</w:delText>
        </w:r>
        <w:r w:rsidRPr="003336F9" w:rsidDel="004648F6">
          <w:rPr>
            <w:rFonts w:ascii="Times" w:hAnsi="Times"/>
          </w:rPr>
          <w:delText xml:space="preserve">. </w:delText>
        </w:r>
      </w:del>
    </w:p>
    <w:p w14:paraId="5FF2243C" w14:textId="731BB9AE" w:rsidR="00E20B7E" w:rsidDel="004648F6" w:rsidRDefault="00E20B7E">
      <w:pPr>
        <w:spacing w:line="360" w:lineRule="auto"/>
        <w:jc w:val="both"/>
        <w:rPr>
          <w:del w:id="968" w:author="Beate Volker" w:date="2023-08-04T13:32:00Z"/>
          <w:rFonts w:ascii="Times" w:hAnsi="Times"/>
        </w:rPr>
        <w:pPrChange w:id="969" w:author="Beate Volker" w:date="2023-08-04T13:32:00Z">
          <w:pPr>
            <w:spacing w:line="276" w:lineRule="auto"/>
            <w:jc w:val="both"/>
          </w:pPr>
        </w:pPrChange>
      </w:pPr>
    </w:p>
    <w:p w14:paraId="3F0E3FE0" w14:textId="7DD07A36" w:rsidR="00485432" w:rsidRPr="00537287" w:rsidDel="004648F6" w:rsidRDefault="00485432">
      <w:pPr>
        <w:spacing w:line="360" w:lineRule="auto"/>
        <w:jc w:val="both"/>
        <w:rPr>
          <w:del w:id="970" w:author="Beate Volker" w:date="2023-08-04T13:32:00Z"/>
          <w:rFonts w:ascii="Times" w:hAnsi="Times"/>
          <w:b/>
          <w:rPrChange w:id="971" w:author="Bas Hofstra" w:date="2023-07-25T15:34:00Z">
            <w:rPr>
              <w:del w:id="972" w:author="Beate Volker" w:date="2023-08-04T13:32:00Z"/>
              <w:rFonts w:ascii="Times" w:hAnsi="Times"/>
            </w:rPr>
          </w:rPrChange>
        </w:rPr>
        <w:pPrChange w:id="973" w:author="Beate Volker" w:date="2023-08-04T13:32:00Z">
          <w:pPr>
            <w:spacing w:line="276" w:lineRule="auto"/>
            <w:jc w:val="both"/>
          </w:pPr>
        </w:pPrChange>
      </w:pPr>
      <w:del w:id="974" w:author="Beate Volker" w:date="2023-08-04T13:32:00Z">
        <w:r w:rsidRPr="00537287" w:rsidDel="004648F6">
          <w:rPr>
            <w:rFonts w:ascii="Times" w:hAnsi="Times"/>
            <w:b/>
            <w:rPrChange w:id="975" w:author="Bas Hofstra" w:date="2023-07-25T15:34:00Z">
              <w:rPr>
                <w:rFonts w:ascii="Times" w:hAnsi="Times"/>
              </w:rPr>
            </w:rPrChange>
          </w:rPr>
          <w:delText xml:space="preserve">Changes in </w:delText>
        </w:r>
      </w:del>
      <w:ins w:id="976" w:author="Bas Hofstra" w:date="2023-07-25T15:34:00Z">
        <w:del w:id="977" w:author="Beate Volker" w:date="2023-08-04T13:32:00Z">
          <w:r w:rsidR="00537287" w:rsidDel="004648F6">
            <w:rPr>
              <w:rFonts w:ascii="Times" w:hAnsi="Times"/>
              <w:b/>
            </w:rPr>
            <w:delText>N</w:delText>
          </w:r>
        </w:del>
      </w:ins>
      <w:del w:id="978" w:author="Beate Volker" w:date="2023-08-04T13:32:00Z">
        <w:r w:rsidRPr="00537287" w:rsidDel="004648F6">
          <w:rPr>
            <w:rFonts w:ascii="Times" w:hAnsi="Times"/>
            <w:b/>
            <w:rPrChange w:id="979" w:author="Bas Hofstra" w:date="2023-07-25T15:34:00Z">
              <w:rPr>
                <w:rFonts w:ascii="Times" w:hAnsi="Times"/>
              </w:rPr>
            </w:rPrChange>
          </w:rPr>
          <w:delText xml:space="preserve">network </w:delText>
        </w:r>
      </w:del>
      <w:ins w:id="980" w:author="Bas Hofstra" w:date="2023-07-25T15:34:00Z">
        <w:del w:id="981" w:author="Beate Volker" w:date="2023-08-04T13:32:00Z">
          <w:r w:rsidR="00537287" w:rsidDel="004648F6">
            <w:rPr>
              <w:rFonts w:ascii="Times" w:hAnsi="Times"/>
              <w:b/>
            </w:rPr>
            <w:delText>S</w:delText>
          </w:r>
        </w:del>
      </w:ins>
      <w:del w:id="982" w:author="Beate Volker" w:date="2023-08-04T13:32:00Z">
        <w:r w:rsidRPr="00537287" w:rsidDel="004648F6">
          <w:rPr>
            <w:rFonts w:ascii="Times" w:hAnsi="Times"/>
            <w:b/>
            <w:rPrChange w:id="983" w:author="Bas Hofstra" w:date="2023-07-25T15:34:00Z">
              <w:rPr>
                <w:rFonts w:ascii="Times" w:hAnsi="Times"/>
              </w:rPr>
            </w:rPrChange>
          </w:rPr>
          <w:delText>size</w:delText>
        </w:r>
      </w:del>
    </w:p>
    <w:p w14:paraId="395A231C" w14:textId="18E326E4" w:rsidR="00431F44" w:rsidRPr="003336F9" w:rsidDel="004648F6" w:rsidRDefault="00485432">
      <w:pPr>
        <w:spacing w:line="360" w:lineRule="auto"/>
        <w:jc w:val="both"/>
        <w:rPr>
          <w:del w:id="984" w:author="Beate Volker" w:date="2023-08-04T13:32:00Z"/>
          <w:rFonts w:ascii="Times" w:hAnsi="Times"/>
        </w:rPr>
        <w:pPrChange w:id="985" w:author="Beate Volker" w:date="2023-08-04T13:32:00Z">
          <w:pPr>
            <w:spacing w:line="276" w:lineRule="auto"/>
            <w:jc w:val="both"/>
          </w:pPr>
        </w:pPrChange>
      </w:pPr>
      <w:del w:id="986" w:author="Beate Volker" w:date="2023-08-04T13:32:00Z">
        <w:r w:rsidDel="004648F6">
          <w:rPr>
            <w:rFonts w:ascii="Times" w:hAnsi="Times"/>
          </w:rPr>
          <w:delText>a</w:delText>
        </w:r>
        <w:r w:rsidR="007239A9" w:rsidRPr="003336F9" w:rsidDel="004648F6">
          <w:rPr>
            <w:rFonts w:ascii="Times" w:hAnsi="Times"/>
          </w:rPr>
          <w:delText xml:space="preserve">s to a person’s age and life stage, many studies show that </w:delText>
        </w:r>
        <w:commentRangeStart w:id="987"/>
        <w:r w:rsidR="007239A9" w:rsidRPr="003336F9" w:rsidDel="004648F6">
          <w:rPr>
            <w:rFonts w:ascii="Times" w:hAnsi="Times"/>
          </w:rPr>
          <w:delText>n</w:delText>
        </w:r>
        <w:r w:rsidR="00431F44" w:rsidRPr="003336F9" w:rsidDel="004648F6">
          <w:rPr>
            <w:rFonts w:ascii="Times" w:hAnsi="Times"/>
          </w:rPr>
          <w:delText>etwork size</w:delText>
        </w:r>
        <w:r w:rsidR="007239A9" w:rsidRPr="003336F9" w:rsidDel="004648F6">
          <w:rPr>
            <w:rFonts w:ascii="Times" w:hAnsi="Times"/>
          </w:rPr>
          <w:delText xml:space="preserve"> </w:delText>
        </w:r>
        <w:commentRangeEnd w:id="987"/>
        <w:r w:rsidR="00EC4A7B" w:rsidDel="004648F6">
          <w:rPr>
            <w:rStyle w:val="CommentReference"/>
          </w:rPr>
          <w:commentReference w:id="987"/>
        </w:r>
        <w:r w:rsidR="007239A9" w:rsidRPr="003336F9" w:rsidDel="004648F6">
          <w:rPr>
            <w:rFonts w:ascii="Times" w:hAnsi="Times"/>
          </w:rPr>
          <w:delText xml:space="preserve">decreases with age (Wruz 2013, </w:delText>
        </w:r>
        <w:r w:rsidR="001A5706" w:rsidRPr="003336F9" w:rsidDel="004648F6">
          <w:rPr>
            <w:rFonts w:ascii="Times" w:hAnsi="Times"/>
          </w:rPr>
          <w:delText>Cornwall et al.</w:delText>
        </w:r>
        <w:r w:rsidR="009960A0" w:rsidRPr="003336F9" w:rsidDel="004648F6">
          <w:rPr>
            <w:rFonts w:ascii="Times" w:hAnsi="Times"/>
          </w:rPr>
          <w:delText xml:space="preserve"> </w:delText>
        </w:r>
        <w:r w:rsidR="007239A9" w:rsidRPr="003336F9" w:rsidDel="004648F6">
          <w:rPr>
            <w:rFonts w:ascii="Times" w:hAnsi="Times"/>
          </w:rPr>
          <w:delText>2014</w:delText>
        </w:r>
        <w:r w:rsidR="009960A0" w:rsidRPr="003336F9" w:rsidDel="004648F6">
          <w:rPr>
            <w:rFonts w:ascii="Times" w:hAnsi="Times"/>
          </w:rPr>
          <w:delText xml:space="preserve">). Older people are less mobile and meet more others in their neighborhood. Also, when a person is retired, work as a source of daily contacts ceases. Last but not least, illness and mortality are higher in networks of older people. </w:delText>
        </w:r>
        <w:r w:rsidR="006F5786" w:rsidRPr="003336F9" w:rsidDel="004648F6">
          <w:rPr>
            <w:rFonts w:ascii="Times" w:hAnsi="Times"/>
          </w:rPr>
          <w:delText>Next to this, life events and transitions clearly influence network size, such as getting married, divorced, unemployed, widowed or becoming a parent (</w:delText>
        </w:r>
        <w:r w:rsidR="006F5786" w:rsidRPr="003336F9" w:rsidDel="004648F6">
          <w:rPr>
            <w:rFonts w:ascii="Times" w:hAnsi="Times"/>
            <w:highlight w:val="yellow"/>
          </w:rPr>
          <w:delText>Kalmijn 2012, Rözer et al 2019</w:delText>
        </w:r>
        <w:r w:rsidR="006F5786" w:rsidRPr="003336F9" w:rsidDel="004648F6">
          <w:rPr>
            <w:rFonts w:ascii="Times" w:hAnsi="Times"/>
          </w:rPr>
          <w:delText>, McLaughin et al 2010).</w:delText>
        </w:r>
      </w:del>
    </w:p>
    <w:p w14:paraId="70FA1135" w14:textId="5D57C7BA" w:rsidR="009960A0" w:rsidRPr="003336F9" w:rsidDel="004648F6" w:rsidRDefault="009960A0">
      <w:pPr>
        <w:spacing w:line="360" w:lineRule="auto"/>
        <w:jc w:val="both"/>
        <w:rPr>
          <w:del w:id="988" w:author="Beate Volker" w:date="2023-08-04T13:32:00Z"/>
          <w:rFonts w:ascii="Times" w:hAnsi="Times"/>
        </w:rPr>
        <w:pPrChange w:id="989" w:author="Beate Volker" w:date="2023-08-04T13:32:00Z">
          <w:pPr>
            <w:spacing w:line="276" w:lineRule="auto"/>
            <w:jc w:val="both"/>
          </w:pPr>
        </w:pPrChange>
      </w:pPr>
    </w:p>
    <w:p w14:paraId="0AFD72F3" w14:textId="07CB7625" w:rsidR="009960A0" w:rsidRPr="003336F9" w:rsidDel="004648F6" w:rsidRDefault="00AC4042">
      <w:pPr>
        <w:spacing w:line="360" w:lineRule="auto"/>
        <w:jc w:val="both"/>
        <w:rPr>
          <w:del w:id="990" w:author="Beate Volker" w:date="2023-08-04T13:32:00Z"/>
          <w:rFonts w:ascii="Times" w:hAnsi="Times"/>
        </w:rPr>
        <w:pPrChange w:id="991" w:author="Beate Volker" w:date="2023-08-04T13:32:00Z">
          <w:pPr>
            <w:spacing w:line="276" w:lineRule="auto"/>
            <w:jc w:val="both"/>
          </w:pPr>
        </w:pPrChange>
      </w:pPr>
      <w:del w:id="992" w:author="Beate Volker" w:date="2023-08-04T13:32:00Z">
        <w:r w:rsidRPr="003336F9" w:rsidDel="004648F6">
          <w:rPr>
            <w:rFonts w:ascii="Times" w:hAnsi="Times"/>
          </w:rPr>
          <w:delText>As to the study of mental or personality influences on personal network size it has been shown that extraversion is positively associated with network size, also, if it is controlled for sociodemographic characteristics (Pollet, Roberts and Dunbar</w:delText>
        </w:r>
        <w:r w:rsidR="00827EA5" w:rsidRPr="003336F9" w:rsidDel="004648F6">
          <w:rPr>
            <w:rFonts w:ascii="Times" w:hAnsi="Times"/>
          </w:rPr>
          <w:delText xml:space="preserve"> 2011,</w:delText>
        </w:r>
        <w:r w:rsidRPr="003336F9" w:rsidDel="004648F6">
          <w:rPr>
            <w:rFonts w:ascii="Times" w:hAnsi="Times"/>
          </w:rPr>
          <w:delText xml:space="preserve"> </w:delText>
        </w:r>
        <w:r w:rsidRPr="003336F9" w:rsidDel="004648F6">
          <w:rPr>
            <w:rFonts w:ascii="Times" w:hAnsi="Times"/>
            <w:highlight w:val="yellow"/>
          </w:rPr>
          <w:delText>Tulin</w:delText>
        </w:r>
        <w:r w:rsidRPr="003336F9" w:rsidDel="004648F6">
          <w:rPr>
            <w:rFonts w:ascii="Times" w:hAnsi="Times"/>
          </w:rPr>
          <w:delText xml:space="preserve"> </w:delText>
        </w:r>
        <w:r w:rsidR="00827EA5" w:rsidRPr="003336F9" w:rsidDel="004648F6">
          <w:rPr>
            <w:rFonts w:ascii="Times" w:hAnsi="Times"/>
          </w:rPr>
          <w:delText xml:space="preserve">2019?). However, there are also studies suggesting that the relationship between personality </w:delText>
        </w:r>
        <w:r w:rsidR="009B5D6F" w:rsidRPr="003336F9" w:rsidDel="004648F6">
          <w:rPr>
            <w:rFonts w:ascii="Times" w:hAnsi="Times"/>
          </w:rPr>
          <w:delText>characteristics</w:delText>
        </w:r>
        <w:r w:rsidR="00827EA5" w:rsidRPr="003336F9" w:rsidDel="004648F6">
          <w:rPr>
            <w:rFonts w:ascii="Times" w:hAnsi="Times"/>
          </w:rPr>
          <w:delText xml:space="preserve"> and network size is complex and moderated by several other factors, amongst which age and gender (Roberts et al 2007). </w:delText>
        </w:r>
      </w:del>
    </w:p>
    <w:p w14:paraId="72F6BC64" w14:textId="23802B3B" w:rsidR="004E4D8B" w:rsidRPr="003336F9" w:rsidDel="004648F6" w:rsidRDefault="004E4D8B">
      <w:pPr>
        <w:spacing w:line="360" w:lineRule="auto"/>
        <w:jc w:val="both"/>
        <w:rPr>
          <w:del w:id="993" w:author="Beate Volker" w:date="2023-08-04T13:32:00Z"/>
          <w:rFonts w:ascii="Times" w:hAnsi="Times"/>
        </w:rPr>
        <w:pPrChange w:id="994" w:author="Beate Volker" w:date="2023-08-04T13:32:00Z">
          <w:pPr>
            <w:spacing w:line="276" w:lineRule="auto"/>
            <w:jc w:val="both"/>
          </w:pPr>
        </w:pPrChange>
      </w:pPr>
    </w:p>
    <w:p w14:paraId="4A5670E1" w14:textId="533212A4" w:rsidR="004E4D8B" w:rsidRPr="003336F9" w:rsidRDefault="004E4D8B">
      <w:pPr>
        <w:spacing w:line="360" w:lineRule="auto"/>
        <w:jc w:val="both"/>
        <w:rPr>
          <w:rFonts w:ascii="Times" w:hAnsi="Times"/>
        </w:rPr>
        <w:pPrChange w:id="995" w:author="Beate Volker" w:date="2023-08-04T13:32:00Z">
          <w:pPr>
            <w:spacing w:line="276" w:lineRule="auto"/>
            <w:jc w:val="both"/>
          </w:pPr>
        </w:pPrChange>
      </w:pPr>
      <w:del w:id="996" w:author="Beate Volker" w:date="2023-08-04T13:32:00Z">
        <w:r w:rsidRPr="003336F9" w:rsidDel="004648F6">
          <w:rPr>
            <w:rFonts w:ascii="Times" w:hAnsi="Times"/>
          </w:rPr>
          <w:delText xml:space="preserve">Last but not least, studies suggest that network size is depending on the size of the neo-cortex (Hill and Dunbar </w:delText>
        </w:r>
        <w:r w:rsidR="006F5786" w:rsidRPr="003336F9" w:rsidDel="004648F6">
          <w:rPr>
            <w:rFonts w:ascii="Times" w:hAnsi="Times"/>
          </w:rPr>
          <w:delText>2003) cortical thickness and amygdala volume (Bickart et al. 2011, 2012)</w:delText>
        </w:r>
        <w:r w:rsidR="009B5D6F" w:rsidRPr="003336F9" w:rsidDel="004648F6">
          <w:rPr>
            <w:rFonts w:ascii="Times" w:hAnsi="Times"/>
          </w:rPr>
          <w:delText xml:space="preserve">. Such neurological features constitute the limitation in the number of contacts human beings can establish and maintain. </w:delText>
        </w:r>
      </w:del>
      <w:ins w:id="997" w:author="Beate Volker" w:date="2023-08-04T13:33:00Z">
        <w:r w:rsidR="004648F6">
          <w:rPr>
            <w:rFonts w:ascii="Times" w:hAnsi="Times"/>
          </w:rPr>
          <w:t>Table 1 summarizes our expectations.</w:t>
        </w:r>
      </w:ins>
      <w:del w:id="998" w:author="Beate Volker" w:date="2023-08-04T13:33:00Z">
        <w:r w:rsidR="009B5D6F" w:rsidRPr="003336F9" w:rsidDel="004648F6">
          <w:rPr>
            <w:rFonts w:ascii="Times" w:hAnsi="Times"/>
          </w:rPr>
          <w:delText xml:space="preserve"> </w:delText>
        </w:r>
      </w:del>
      <w:commentRangeEnd w:id="949"/>
      <w:r w:rsidR="00117077">
        <w:rPr>
          <w:rStyle w:val="CommentReference"/>
          <w:rFonts w:eastAsiaTheme="minorHAnsi" w:cstheme="minorBidi"/>
          <w:lang w:eastAsia="nl-NL"/>
        </w:rPr>
        <w:commentReference w:id="949"/>
      </w:r>
    </w:p>
    <w:p w14:paraId="15C600C6" w14:textId="77777777" w:rsidR="00827EA5" w:rsidRPr="003336F9" w:rsidDel="003D361D" w:rsidRDefault="00827EA5">
      <w:pPr>
        <w:spacing w:line="360" w:lineRule="auto"/>
        <w:jc w:val="both"/>
        <w:rPr>
          <w:del w:id="999" w:author="Bas Hofstra" w:date="2023-07-25T15:20:00Z"/>
          <w:rFonts w:ascii="Times" w:hAnsi="Times"/>
        </w:rPr>
        <w:pPrChange w:id="1000" w:author="Bas Hofstra" w:date="2023-07-25T15:34:00Z">
          <w:pPr>
            <w:spacing w:line="276" w:lineRule="auto"/>
            <w:jc w:val="both"/>
          </w:pPr>
        </w:pPrChange>
      </w:pPr>
    </w:p>
    <w:p w14:paraId="783981C3" w14:textId="01452E80" w:rsidR="001A5706" w:rsidRPr="003336F9" w:rsidRDefault="001A5706">
      <w:pPr>
        <w:spacing w:line="360" w:lineRule="auto"/>
        <w:jc w:val="both"/>
        <w:rPr>
          <w:rFonts w:ascii="Times" w:hAnsi="Times"/>
        </w:rPr>
        <w:pPrChange w:id="1001" w:author="Bas Hofstra" w:date="2023-07-25T15:34:00Z">
          <w:pPr>
            <w:spacing w:line="276" w:lineRule="auto"/>
            <w:jc w:val="both"/>
          </w:pPr>
        </w:pPrChange>
      </w:pPr>
    </w:p>
    <w:p w14:paraId="4792CBBA" w14:textId="45F74E94" w:rsidR="00AB0B71" w:rsidDel="00B30524" w:rsidRDefault="00485432">
      <w:pPr>
        <w:spacing w:line="360" w:lineRule="auto"/>
        <w:jc w:val="both"/>
        <w:rPr>
          <w:del w:id="1002" w:author="Bas Hofstra" w:date="2023-07-25T15:17:00Z"/>
          <w:rFonts w:ascii="Times" w:hAnsi="Times"/>
          <w:b/>
          <w:bCs/>
          <w:color w:val="000000" w:themeColor="text1"/>
        </w:rPr>
        <w:pPrChange w:id="1003" w:author="Bas Hofstra" w:date="2023-07-25T15:34:00Z">
          <w:pPr>
            <w:spacing w:line="276" w:lineRule="auto"/>
            <w:jc w:val="both"/>
          </w:pPr>
        </w:pPrChange>
      </w:pPr>
      <w:del w:id="1004" w:author="Bas Hofstra" w:date="2023-07-25T15:17:00Z">
        <w:r w:rsidDel="00B30524">
          <w:rPr>
            <w:rFonts w:ascii="Times" w:hAnsi="Times"/>
            <w:b/>
            <w:bCs/>
            <w:color w:val="000000" w:themeColor="text1"/>
          </w:rPr>
          <w:lastRenderedPageBreak/>
          <w:delText>Methods</w:delText>
        </w:r>
        <w:r w:rsidR="00AB0B71" w:rsidDel="00B30524">
          <w:rPr>
            <w:rFonts w:ascii="Times" w:hAnsi="Times"/>
            <w:b/>
            <w:bCs/>
            <w:color w:val="000000" w:themeColor="text1"/>
          </w:rPr>
          <w:delText>, data and measuremens</w:delText>
        </w:r>
      </w:del>
    </w:p>
    <w:p w14:paraId="7B045216" w14:textId="4E005C4F" w:rsidR="00187A56" w:rsidRPr="003336F9" w:rsidDel="00B30524" w:rsidRDefault="00B30524">
      <w:pPr>
        <w:spacing w:line="360" w:lineRule="auto"/>
        <w:jc w:val="both"/>
        <w:rPr>
          <w:del w:id="1005" w:author="Bas Hofstra" w:date="2023-07-25T15:17:00Z"/>
          <w:rFonts w:ascii="Times" w:hAnsi="Times"/>
          <w:b/>
          <w:bCs/>
          <w:color w:val="000000" w:themeColor="text1"/>
        </w:rPr>
        <w:pPrChange w:id="1006" w:author="Bas Hofstra" w:date="2023-07-25T15:34:00Z">
          <w:pPr>
            <w:spacing w:line="276" w:lineRule="auto"/>
            <w:jc w:val="both"/>
          </w:pPr>
        </w:pPrChange>
      </w:pPr>
      <w:ins w:id="1007" w:author="Bas Hofstra" w:date="2023-07-25T15:17:00Z">
        <w:r>
          <w:rPr>
            <w:rFonts w:ascii="Times" w:hAnsi="Times"/>
            <w:b/>
            <w:bCs/>
            <w:color w:val="000000" w:themeColor="text1"/>
          </w:rPr>
          <w:t>METHODS</w:t>
        </w:r>
      </w:ins>
    </w:p>
    <w:p w14:paraId="00B971A8" w14:textId="45D00485" w:rsidR="00B95A2D" w:rsidRPr="003336F9" w:rsidDel="00B30524" w:rsidRDefault="00AB0B71">
      <w:pPr>
        <w:spacing w:line="360" w:lineRule="auto"/>
        <w:jc w:val="both"/>
        <w:rPr>
          <w:del w:id="1008" w:author="Bas Hofstra" w:date="2023-07-25T15:17:00Z"/>
          <w:rFonts w:ascii="Times" w:hAnsi="Times"/>
        </w:rPr>
        <w:pPrChange w:id="1009" w:author="Bas Hofstra" w:date="2023-07-25T15:34:00Z">
          <w:pPr>
            <w:spacing w:line="276" w:lineRule="auto"/>
            <w:jc w:val="both"/>
          </w:pPr>
        </w:pPrChange>
      </w:pPr>
      <w:del w:id="1010" w:author="Bas Hofstra" w:date="2023-07-25T15:17:00Z">
        <w:r w:rsidDel="00B30524">
          <w:rPr>
            <w:rFonts w:ascii="Times" w:hAnsi="Times"/>
          </w:rPr>
          <w:delText>The scale-up method</w:delText>
        </w:r>
      </w:del>
    </w:p>
    <w:p w14:paraId="4DDD5F95" w14:textId="2CD8F324" w:rsidR="005B36D9" w:rsidRPr="003336F9" w:rsidDel="00B30524" w:rsidRDefault="00CA5EDC">
      <w:pPr>
        <w:tabs>
          <w:tab w:val="left" w:pos="436"/>
        </w:tabs>
        <w:spacing w:line="360" w:lineRule="auto"/>
        <w:jc w:val="both"/>
        <w:rPr>
          <w:del w:id="1011" w:author="Bas Hofstra" w:date="2023-07-25T15:17:00Z"/>
          <w:rFonts w:ascii="Times" w:hAnsi="Times" w:cs="Arial"/>
          <w:color w:val="222222"/>
          <w:shd w:val="clear" w:color="auto" w:fill="FFFFFF"/>
        </w:rPr>
        <w:pPrChange w:id="1012" w:author="Bas Hofstra" w:date="2023-07-25T15:34:00Z">
          <w:pPr>
            <w:tabs>
              <w:tab w:val="left" w:pos="436"/>
            </w:tabs>
            <w:spacing w:line="276" w:lineRule="auto"/>
            <w:jc w:val="both"/>
          </w:pPr>
        </w:pPrChange>
      </w:pPr>
      <w:del w:id="1013" w:author="Bas Hofstra" w:date="2023-07-25T15:17:00Z">
        <w:r w:rsidRPr="003336F9" w:rsidDel="00B30524">
          <w:rPr>
            <w:rFonts w:ascii="Times" w:hAnsi="Times"/>
          </w:rPr>
          <w:delText xml:space="preserve">Ever since researchers aimed to detect network size, the methodological impossibilities and challenges were widely discussed. First of all, network size has been shown to depend on the measurement and the way of delineation (Killworth et al 1990, van Tilburg 1995). Also, </w:delText>
        </w:r>
        <w:r w:rsidR="00B84870" w:rsidRPr="003336F9" w:rsidDel="00B30524">
          <w:rPr>
            <w:rFonts w:ascii="Times" w:hAnsi="Times"/>
          </w:rPr>
          <w:delText xml:space="preserve">the </w:delText>
        </w:r>
        <w:commentRangeStart w:id="1014"/>
        <w:r w:rsidR="00B84870" w:rsidRPr="003336F9" w:rsidDel="00B30524">
          <w:rPr>
            <w:rFonts w:ascii="Times" w:hAnsi="Times"/>
          </w:rPr>
          <w:delText xml:space="preserve">size of the network seems to depend on the person who collected the data </w:delText>
        </w:r>
        <w:commentRangeEnd w:id="1014"/>
        <w:r w:rsidR="003C425D" w:rsidDel="00B30524">
          <w:rPr>
            <w:rStyle w:val="CommentReference"/>
            <w:rFonts w:eastAsiaTheme="minorHAnsi" w:cstheme="minorBidi"/>
            <w:lang w:eastAsia="nl-NL"/>
          </w:rPr>
          <w:commentReference w:id="1014"/>
        </w:r>
        <w:r w:rsidR="00B84870" w:rsidRPr="003336F9" w:rsidDel="00B30524">
          <w:rPr>
            <w:rFonts w:ascii="Times" w:hAnsi="Times"/>
          </w:rPr>
          <w:delText>(Marsden 2003).</w:delText>
        </w:r>
        <w:r w:rsidR="00150FF9" w:rsidDel="00B30524">
          <w:rPr>
            <w:rFonts w:ascii="Times" w:hAnsi="Times"/>
          </w:rPr>
          <w:delText xml:space="preserve"> </w:delText>
        </w:r>
        <w:r w:rsidRPr="003336F9" w:rsidDel="00B30524">
          <w:rPr>
            <w:rFonts w:ascii="Times" w:hAnsi="Times"/>
          </w:rPr>
          <w:delText xml:space="preserve">Later, it has also been demonstrated that the position in the questionnaire of the items that delineate social ties is associated with the size of the network measured </w:delText>
        </w:r>
        <w:r w:rsidR="0002376E" w:rsidRPr="003336F9" w:rsidDel="00B30524">
          <w:rPr>
            <w:rFonts w:ascii="Times" w:hAnsi="Times"/>
          </w:rPr>
          <w:delText>(</w:delText>
        </w:r>
        <w:r w:rsidR="0002376E" w:rsidRPr="0002376E" w:rsidDel="00B30524">
          <w:rPr>
            <w:rFonts w:ascii="Times" w:hAnsi="Times" w:cs="Arial"/>
            <w:color w:val="222222"/>
            <w:shd w:val="clear" w:color="auto" w:fill="FFFFFF"/>
          </w:rPr>
          <w:delText>Paik</w:delText>
        </w:r>
        <w:r w:rsidR="0002376E" w:rsidRPr="003336F9" w:rsidDel="00B30524">
          <w:rPr>
            <w:rFonts w:ascii="Times" w:hAnsi="Times" w:cs="Arial"/>
            <w:color w:val="222222"/>
            <w:shd w:val="clear" w:color="auto" w:fill="FFFFFF"/>
          </w:rPr>
          <w:delText xml:space="preserve"> and </w:delText>
        </w:r>
        <w:r w:rsidR="0002376E" w:rsidRPr="0002376E" w:rsidDel="00B30524">
          <w:rPr>
            <w:rFonts w:ascii="Times" w:hAnsi="Times" w:cs="Arial"/>
            <w:color w:val="222222"/>
            <w:shd w:val="clear" w:color="auto" w:fill="FFFFFF"/>
          </w:rPr>
          <w:delText>Sanchagrin</w:delText>
        </w:r>
        <w:r w:rsidR="0002376E" w:rsidRPr="003336F9" w:rsidDel="00B30524">
          <w:rPr>
            <w:rFonts w:ascii="Times" w:hAnsi="Times" w:cs="Arial"/>
            <w:color w:val="222222"/>
            <w:shd w:val="clear" w:color="auto" w:fill="FFFFFF"/>
          </w:rPr>
          <w:delText xml:space="preserve"> </w:delText>
        </w:r>
        <w:r w:rsidR="0002376E" w:rsidRPr="0002376E" w:rsidDel="00B30524">
          <w:rPr>
            <w:rFonts w:ascii="Times" w:hAnsi="Times" w:cs="Arial"/>
            <w:color w:val="222222"/>
            <w:shd w:val="clear" w:color="auto" w:fill="FFFFFF"/>
          </w:rPr>
          <w:delText>2013)</w:delText>
        </w:r>
        <w:r w:rsidR="0002376E" w:rsidRPr="003336F9" w:rsidDel="00B30524">
          <w:rPr>
            <w:rFonts w:ascii="Times" w:hAnsi="Times" w:cs="Arial"/>
            <w:color w:val="222222"/>
            <w:shd w:val="clear" w:color="auto" w:fill="FFFFFF"/>
          </w:rPr>
          <w:delText xml:space="preserve">. </w:delText>
        </w:r>
      </w:del>
    </w:p>
    <w:p w14:paraId="1476AB6F" w14:textId="19F46D7E" w:rsidR="00DD3BC2" w:rsidRPr="003336F9" w:rsidDel="00B30524" w:rsidRDefault="00DD3BC2">
      <w:pPr>
        <w:tabs>
          <w:tab w:val="left" w:pos="436"/>
        </w:tabs>
        <w:spacing w:line="360" w:lineRule="auto"/>
        <w:jc w:val="both"/>
        <w:rPr>
          <w:del w:id="1015" w:author="Bas Hofstra" w:date="2023-07-25T15:17:00Z"/>
          <w:rFonts w:ascii="Times" w:hAnsi="Times" w:cs="Arial"/>
          <w:color w:val="222222"/>
          <w:shd w:val="clear" w:color="auto" w:fill="FFFFFF"/>
        </w:rPr>
        <w:pPrChange w:id="1016" w:author="Bas Hofstra" w:date="2023-07-25T15:34:00Z">
          <w:pPr>
            <w:tabs>
              <w:tab w:val="left" w:pos="436"/>
            </w:tabs>
            <w:spacing w:line="276" w:lineRule="auto"/>
            <w:jc w:val="both"/>
          </w:pPr>
        </w:pPrChange>
      </w:pPr>
    </w:p>
    <w:p w14:paraId="3B2A02A0" w14:textId="5B8C97DE" w:rsidR="0002376E" w:rsidRPr="003336F9" w:rsidDel="00B30524" w:rsidRDefault="0002376E">
      <w:pPr>
        <w:tabs>
          <w:tab w:val="left" w:pos="436"/>
        </w:tabs>
        <w:spacing w:line="360" w:lineRule="auto"/>
        <w:jc w:val="both"/>
        <w:rPr>
          <w:del w:id="1017" w:author="Bas Hofstra" w:date="2023-07-25T15:17:00Z"/>
          <w:rFonts w:ascii="Times" w:hAnsi="Times" w:cs="Arial"/>
          <w:color w:val="222222"/>
          <w:shd w:val="clear" w:color="auto" w:fill="FFFFFF"/>
        </w:rPr>
        <w:pPrChange w:id="1018" w:author="Bas Hofstra" w:date="2023-07-25T15:34:00Z">
          <w:pPr>
            <w:tabs>
              <w:tab w:val="left" w:pos="436"/>
            </w:tabs>
            <w:spacing w:line="276" w:lineRule="auto"/>
            <w:jc w:val="both"/>
          </w:pPr>
        </w:pPrChange>
      </w:pPr>
      <w:del w:id="1019" w:author="Bas Hofstra" w:date="2023-07-25T15:17:00Z">
        <w:r w:rsidRPr="003336F9" w:rsidDel="00B30524">
          <w:rPr>
            <w:rFonts w:ascii="Times" w:hAnsi="Times" w:cs="Arial"/>
            <w:color w:val="222222"/>
            <w:shd w:val="clear" w:color="auto" w:fill="FFFFFF"/>
          </w:rPr>
          <w:delText>Although not being able to solve all these issues</w:delText>
        </w:r>
        <w:commentRangeStart w:id="1020"/>
        <w:r w:rsidRPr="003336F9" w:rsidDel="00B30524">
          <w:rPr>
            <w:rFonts w:ascii="Times" w:hAnsi="Times" w:cs="Arial"/>
            <w:color w:val="222222"/>
            <w:shd w:val="clear" w:color="auto" w:fill="FFFFFF"/>
          </w:rPr>
          <w:delText xml:space="preserve">, the scale-up method is considered </w:delText>
        </w:r>
        <w:commentRangeEnd w:id="1020"/>
        <w:r w:rsidR="008452EA" w:rsidDel="00B30524">
          <w:rPr>
            <w:rStyle w:val="CommentReference"/>
          </w:rPr>
          <w:commentReference w:id="1020"/>
        </w:r>
        <w:r w:rsidRPr="003336F9" w:rsidDel="00B30524">
          <w:rPr>
            <w:rFonts w:ascii="Times" w:hAnsi="Times" w:cs="Arial"/>
            <w:color w:val="222222"/>
            <w:shd w:val="clear" w:color="auto" w:fill="FFFFFF"/>
          </w:rPr>
          <w:delText xml:space="preserve">as a more appropriate method to measure general network size, independent of type or content of relationships. </w:delText>
        </w:r>
        <w:r w:rsidR="00150FF9" w:rsidDel="00B30524">
          <w:rPr>
            <w:rFonts w:ascii="Times" w:hAnsi="Times" w:cs="Arial"/>
            <w:color w:val="222222"/>
            <w:shd w:val="clear" w:color="auto" w:fill="FFFFFF"/>
          </w:rPr>
          <w:delText xml:space="preserve"> </w:delText>
        </w:r>
        <w:r w:rsidR="003A409E" w:rsidRPr="003336F9" w:rsidDel="00B30524">
          <w:rPr>
            <w:rFonts w:ascii="Times" w:hAnsi="Times" w:cs="Arial"/>
            <w:color w:val="222222"/>
            <w:shd w:val="clear" w:color="auto" w:fill="FFFFFF"/>
          </w:rPr>
          <w:delText>In this method</w:delText>
        </w:r>
        <w:r w:rsidR="00FD7FD7" w:rsidRPr="003336F9" w:rsidDel="00B30524">
          <w:rPr>
            <w:rFonts w:ascii="Times" w:hAnsi="Times" w:cs="Arial"/>
            <w:color w:val="222222"/>
            <w:shd w:val="clear" w:color="auto" w:fill="FFFFFF"/>
          </w:rPr>
          <w:delText xml:space="preserve"> respondents recall their network members from a presented list of names or occupations. Since the prevalence of these “Xs” in the population is known, the network size of the respondent can be ‘scaled up’</w:delText>
        </w:r>
        <w:r w:rsidR="005A21AA" w:rsidRPr="003336F9" w:rsidDel="00B30524">
          <w:rPr>
            <w:rFonts w:ascii="Times" w:hAnsi="Times" w:cs="Arial"/>
            <w:color w:val="222222"/>
            <w:shd w:val="clear" w:color="auto" w:fill="FFFFFF"/>
          </w:rPr>
          <w:delText xml:space="preserve"> (Freeman and Thompson 1989).</w:delText>
        </w:r>
        <w:r w:rsidR="005066DA" w:rsidRPr="003336F9" w:rsidDel="00B30524">
          <w:rPr>
            <w:rFonts w:ascii="Times" w:hAnsi="Times" w:cs="Arial"/>
            <w:color w:val="222222"/>
            <w:shd w:val="clear" w:color="auto" w:fill="FFFFFF"/>
          </w:rPr>
          <w:delText xml:space="preserve"> The method has usually been applied for the estimates of hidden or unknown populations, such as the number or victims in an earthquake (Bernard et al. 1991), </w:delText>
        </w:r>
        <w:r w:rsidR="00A43F18" w:rsidRPr="003336F9" w:rsidDel="00B30524">
          <w:rPr>
            <w:rFonts w:ascii="Times" w:hAnsi="Times" w:cs="Arial"/>
            <w:color w:val="222222"/>
            <w:shd w:val="clear" w:color="auto" w:fill="FFFFFF"/>
          </w:rPr>
          <w:delText xml:space="preserve">or </w:delText>
        </w:r>
        <w:r w:rsidR="005066DA" w:rsidRPr="003336F9" w:rsidDel="00B30524">
          <w:rPr>
            <w:rFonts w:ascii="Times" w:hAnsi="Times" w:cs="Arial"/>
            <w:color w:val="222222"/>
            <w:shd w:val="clear" w:color="auto" w:fill="FFFFFF"/>
          </w:rPr>
          <w:delText>the number of heroin users (Kadushin et al. 2006)</w:delText>
        </w:r>
        <w:r w:rsidR="00724EB4" w:rsidRPr="003336F9" w:rsidDel="00B30524">
          <w:rPr>
            <w:rFonts w:ascii="Times" w:hAnsi="Times" w:cs="Arial"/>
            <w:color w:val="222222"/>
            <w:shd w:val="clear" w:color="auto" w:fill="FFFFFF"/>
          </w:rPr>
          <w:delText xml:space="preserve">. But the method also offers the possibility to estimate network size in more general populations. Unlike to other network estimators, the method does not rely on the delineation of individual network members but collects the numbers of people known with a specific characteristic, so called aggregated relational data. Respondents answer questions of the type ‘How many individuals do you know who are called Jim?’ These questions constitute the estimators or the Xs in the analysis. </w:delText>
        </w:r>
        <w:r w:rsidR="00304CC6" w:rsidRPr="003336F9" w:rsidDel="00B30524">
          <w:rPr>
            <w:rFonts w:ascii="Times" w:hAnsi="Times" w:cs="Arial"/>
            <w:color w:val="222222"/>
            <w:shd w:val="clear" w:color="auto" w:fill="FFFFFF"/>
          </w:rPr>
          <w:delText>For example, a respondent is asked how many twins she knows. If she knows 3 twin-couples, from a total number of</w:delText>
        </w:r>
        <w:r w:rsidR="001072DC" w:rsidRPr="003336F9" w:rsidDel="00B30524">
          <w:rPr>
            <w:rFonts w:ascii="Times" w:hAnsi="Times" w:cs="Arial"/>
            <w:color w:val="222222"/>
            <w:shd w:val="clear" w:color="auto" w:fill="FFFFFF"/>
          </w:rPr>
          <w:delText xml:space="preserve"> 10 million twins in a population of 330.000.000, </w:delText>
        </w:r>
        <w:r w:rsidR="00A47896" w:rsidRPr="003336F9" w:rsidDel="00B30524">
          <w:rPr>
            <w:rFonts w:ascii="Times" w:hAnsi="Times" w:cs="Arial"/>
            <w:color w:val="222222"/>
            <w:shd w:val="clear" w:color="auto" w:fill="FFFFFF"/>
          </w:rPr>
          <w:delText>it would be estimated that she knows about 3/10 million of the population which is</w:delText>
        </w:r>
      </w:del>
    </w:p>
    <w:p w14:paraId="04D7CF1B" w14:textId="3BAB0314" w:rsidR="00A47896" w:rsidRPr="003336F9" w:rsidDel="00B30524" w:rsidRDefault="00A47896">
      <w:pPr>
        <w:tabs>
          <w:tab w:val="left" w:pos="436"/>
        </w:tabs>
        <w:spacing w:line="360" w:lineRule="auto"/>
        <w:jc w:val="both"/>
        <w:rPr>
          <w:del w:id="1021" w:author="Bas Hofstra" w:date="2023-07-25T15:17:00Z"/>
          <w:rFonts w:ascii="Times" w:hAnsi="Times" w:cs="Arial"/>
          <w:color w:val="222222"/>
          <w:shd w:val="clear" w:color="auto" w:fill="FFFFFF"/>
        </w:rPr>
        <w:pPrChange w:id="1022" w:author="Bas Hofstra" w:date="2023-07-25T15:34:00Z">
          <w:pPr>
            <w:tabs>
              <w:tab w:val="left" w:pos="436"/>
            </w:tabs>
            <w:spacing w:line="276" w:lineRule="auto"/>
            <w:jc w:val="both"/>
          </w:pPr>
        </w:pPrChange>
      </w:pPr>
    </w:p>
    <w:p w14:paraId="7F7B044D" w14:textId="2AA1F188" w:rsidR="00A47896" w:rsidRPr="003336F9" w:rsidDel="00B30524" w:rsidRDefault="00A47896">
      <w:pPr>
        <w:tabs>
          <w:tab w:val="left" w:pos="436"/>
        </w:tabs>
        <w:spacing w:line="360" w:lineRule="auto"/>
        <w:jc w:val="both"/>
        <w:rPr>
          <w:del w:id="1023" w:author="Bas Hofstra" w:date="2023-07-25T15:17:00Z"/>
          <w:rFonts w:ascii="Times" w:hAnsi="Times" w:cs="Arial"/>
          <w:color w:val="222222"/>
          <w:shd w:val="clear" w:color="auto" w:fill="FFFFFF"/>
        </w:rPr>
        <w:pPrChange w:id="1024" w:author="Bas Hofstra" w:date="2023-07-25T15:34:00Z">
          <w:pPr>
            <w:tabs>
              <w:tab w:val="left" w:pos="436"/>
            </w:tabs>
            <w:spacing w:line="276" w:lineRule="auto"/>
            <w:jc w:val="both"/>
          </w:pPr>
        </w:pPrChange>
      </w:pPr>
      <w:del w:id="1025" w:author="Bas Hofstra" w:date="2023-07-25T15:17:00Z">
        <w:r w:rsidRPr="003336F9" w:rsidDel="00B30524">
          <w:rPr>
            <w:rFonts w:ascii="Times" w:hAnsi="Times" w:cs="Arial"/>
            <w:color w:val="222222"/>
            <w:shd w:val="clear" w:color="auto" w:fill="FFFFFF"/>
          </w:rPr>
          <w:delText xml:space="preserve">(3/10000000) x 330000000=99 </w:delText>
        </w:r>
      </w:del>
    </w:p>
    <w:p w14:paraId="47A7B208" w14:textId="21BBAB07" w:rsidR="00A47896" w:rsidRPr="003336F9" w:rsidDel="00B30524" w:rsidRDefault="00A47896">
      <w:pPr>
        <w:tabs>
          <w:tab w:val="left" w:pos="436"/>
        </w:tabs>
        <w:spacing w:line="360" w:lineRule="auto"/>
        <w:jc w:val="both"/>
        <w:rPr>
          <w:del w:id="1026" w:author="Bas Hofstra" w:date="2023-07-25T15:17:00Z"/>
          <w:rFonts w:ascii="Times" w:hAnsi="Times" w:cs="Arial"/>
          <w:color w:val="222222"/>
          <w:shd w:val="clear" w:color="auto" w:fill="FFFFFF"/>
        </w:rPr>
        <w:pPrChange w:id="1027" w:author="Bas Hofstra" w:date="2023-07-25T15:34:00Z">
          <w:pPr>
            <w:tabs>
              <w:tab w:val="left" w:pos="436"/>
            </w:tabs>
            <w:spacing w:line="276" w:lineRule="auto"/>
            <w:jc w:val="both"/>
          </w:pPr>
        </w:pPrChange>
      </w:pPr>
    </w:p>
    <w:p w14:paraId="6251C3E1" w14:textId="0EAD6D6F" w:rsidR="00A47896" w:rsidRPr="003336F9" w:rsidDel="00B30524" w:rsidRDefault="00A47896">
      <w:pPr>
        <w:autoSpaceDE w:val="0"/>
        <w:autoSpaceDN w:val="0"/>
        <w:adjustRightInd w:val="0"/>
        <w:spacing w:line="360" w:lineRule="auto"/>
        <w:jc w:val="both"/>
        <w:rPr>
          <w:del w:id="1028" w:author="Bas Hofstra" w:date="2023-07-25T15:17:00Z"/>
          <w:rFonts w:ascii="Times" w:hAnsi="Times"/>
          <w:color w:val="000000"/>
        </w:rPr>
        <w:pPrChange w:id="1029" w:author="Bas Hofstra" w:date="2023-07-25T15:34:00Z">
          <w:pPr>
            <w:autoSpaceDE w:val="0"/>
            <w:autoSpaceDN w:val="0"/>
            <w:adjustRightInd w:val="0"/>
            <w:spacing w:line="276" w:lineRule="auto"/>
            <w:jc w:val="both"/>
          </w:pPr>
        </w:pPrChange>
      </w:pPr>
      <w:del w:id="1030" w:author="Bas Hofstra" w:date="2023-07-25T15:17:00Z">
        <w:r w:rsidRPr="003336F9" w:rsidDel="00B30524">
          <w:rPr>
            <w:rFonts w:ascii="Times" w:hAnsi="Times" w:cs="Arial"/>
            <w:color w:val="222222"/>
            <w:shd w:val="clear" w:color="auto" w:fill="FFFFFF"/>
          </w:rPr>
          <w:delText xml:space="preserve">The calculation becomes more precise if more questions of this type are added and responses can be averaged. McCormick, Salganik and Zhen (2010) applied the method in an adult sample of 1370 </w:delText>
        </w:r>
        <w:r w:rsidR="00983E49" w:rsidRPr="003336F9" w:rsidDel="00B30524">
          <w:rPr>
            <w:rFonts w:ascii="Times" w:hAnsi="Times" w:cs="Arial"/>
            <w:color w:val="222222"/>
            <w:shd w:val="clear" w:color="auto" w:fill="FFFFFF"/>
          </w:rPr>
          <w:delText xml:space="preserve">US residents, while presenting them a list of male and female given names. The </w:delText>
        </w:r>
        <w:r w:rsidRPr="003336F9" w:rsidDel="00B30524">
          <w:rPr>
            <w:rFonts w:ascii="Times" w:hAnsi="Times" w:cs="Arial"/>
            <w:color w:val="222222"/>
            <w:shd w:val="clear" w:color="auto" w:fill="FFFFFF"/>
          </w:rPr>
          <w:delText xml:space="preserve">estimated median network size </w:delText>
        </w:r>
        <w:r w:rsidR="00983E49" w:rsidRPr="003336F9" w:rsidDel="00B30524">
          <w:rPr>
            <w:rFonts w:ascii="Times" w:hAnsi="Times" w:cs="Arial"/>
            <w:color w:val="222222"/>
            <w:shd w:val="clear" w:color="auto" w:fill="FFFFFF"/>
          </w:rPr>
          <w:delText xml:space="preserve">was 610, </w:delText>
        </w:r>
        <w:commentRangeStart w:id="1031"/>
        <w:r w:rsidR="00983E49" w:rsidRPr="003336F9" w:rsidDel="00B30524">
          <w:rPr>
            <w:rFonts w:ascii="Times" w:hAnsi="Times" w:cs="Arial"/>
            <w:color w:val="222222"/>
            <w:shd w:val="clear" w:color="auto" w:fill="FFFFFF"/>
          </w:rPr>
          <w:delText>but method of estimation mattered,</w:delText>
        </w:r>
        <w:commentRangeEnd w:id="1031"/>
        <w:r w:rsidR="000254BF" w:rsidDel="00B30524">
          <w:rPr>
            <w:rStyle w:val="CommentReference"/>
            <w:rFonts w:eastAsiaTheme="minorHAnsi" w:cstheme="minorBidi"/>
            <w:lang w:eastAsia="nl-NL"/>
          </w:rPr>
          <w:commentReference w:id="1031"/>
        </w:r>
        <w:r w:rsidR="00983E49" w:rsidRPr="003336F9" w:rsidDel="00B30524">
          <w:rPr>
            <w:rFonts w:ascii="Times" w:hAnsi="Times" w:cs="Arial"/>
            <w:color w:val="222222"/>
            <w:shd w:val="clear" w:color="auto" w:fill="FFFFFF"/>
          </w:rPr>
          <w:delText xml:space="preserve"> next to respondent characteristics. </w:delText>
        </w:r>
      </w:del>
      <w:moveFromRangeStart w:id="1032" w:author="Bas Hofstra" w:date="2023-07-25T14:58:00Z" w:name="move141189512"/>
      <w:moveFrom w:id="1033" w:author="Bas Hofstra" w:date="2023-07-25T14:58:00Z">
        <w:del w:id="1034" w:author="Bas Hofstra" w:date="2023-07-25T15:17:00Z">
          <w:r w:rsidR="003E20E7" w:rsidRPr="003336F9" w:rsidDel="00B30524">
            <w:rPr>
              <w:rFonts w:ascii="Times" w:hAnsi="Times" w:cs="Arial"/>
              <w:color w:val="222222"/>
              <w:shd w:val="clear" w:color="auto" w:fill="FFFFFF"/>
            </w:rPr>
            <w:delText>The method assumes that a person’s social network represents the population, which is not without problems. In general, three problems of the scale up method are discussed (McCormick,</w:delText>
          </w:r>
          <w:r w:rsidR="00150FF9" w:rsidDel="00B30524">
            <w:rPr>
              <w:rFonts w:ascii="Times" w:hAnsi="Times" w:cs="Arial"/>
              <w:color w:val="222222"/>
              <w:shd w:val="clear" w:color="auto" w:fill="FFFFFF"/>
            </w:rPr>
            <w:delText xml:space="preserve"> </w:delText>
          </w:r>
          <w:r w:rsidR="003E20E7" w:rsidRPr="003336F9" w:rsidDel="00B30524">
            <w:rPr>
              <w:rFonts w:ascii="Times" w:hAnsi="Times" w:cs="Arial"/>
              <w:color w:val="222222"/>
              <w:shd w:val="clear" w:color="auto" w:fill="FFFFFF"/>
            </w:rPr>
            <w:delText>Sa</w:delText>
          </w:r>
          <w:r w:rsidR="00150FF9" w:rsidDel="00B30524">
            <w:rPr>
              <w:rFonts w:ascii="Times" w:hAnsi="Times" w:cs="Arial"/>
              <w:color w:val="222222"/>
              <w:shd w:val="clear" w:color="auto" w:fill="FFFFFF"/>
            </w:rPr>
            <w:delText>l</w:delText>
          </w:r>
          <w:r w:rsidR="003E20E7" w:rsidRPr="003336F9" w:rsidDel="00B30524">
            <w:rPr>
              <w:rFonts w:ascii="Times" w:hAnsi="Times" w:cs="Arial"/>
              <w:color w:val="222222"/>
              <w:shd w:val="clear" w:color="auto" w:fill="FFFFFF"/>
            </w:rPr>
            <w:delText xml:space="preserve">ganik and Zheng 2010), i.e. transmission errors, barrier effects and recall problems. Transmission errors simply occur if a respondent does not know whether a person she knows belongs to a certain group, in our example, the respondent wouldn’t know that a person in the network is a twin. Barrier effects occur since networks are not random or no perfect reflection of the population. People know many people who are alike themselves but much fewer who are different. Finally, recall errors </w:delText>
          </w:r>
          <w:r w:rsidR="00DD3BC2" w:rsidRPr="003336F9" w:rsidDel="00B30524">
            <w:rPr>
              <w:rFonts w:ascii="Times" w:hAnsi="Times" w:cs="Arial"/>
              <w:color w:val="222222"/>
              <w:shd w:val="clear" w:color="auto" w:fill="FFFFFF"/>
            </w:rPr>
            <w:delText>are made in very large or very small populations: numbers in smaller populations are overestimated, while numbers in larger populations are underestimated (</w:delText>
          </w:r>
          <w:r w:rsidR="00DD3BC2" w:rsidRPr="003336F9" w:rsidDel="00B30524">
            <w:rPr>
              <w:rFonts w:ascii="Times" w:hAnsi="Times"/>
              <w:color w:val="000000"/>
            </w:rPr>
            <w:delText xml:space="preserve">Zheng, Salganik, and Gelman 2006). These problems are partially tackled by latent nonrandom mixing model techniques. </w:delText>
          </w:r>
        </w:del>
      </w:moveFrom>
      <w:moveFromRangeEnd w:id="1032"/>
    </w:p>
    <w:p w14:paraId="7A7E2C44" w14:textId="2E4BEF8D" w:rsidR="00150FF9" w:rsidDel="00B30524" w:rsidRDefault="00150FF9">
      <w:pPr>
        <w:autoSpaceDE w:val="0"/>
        <w:autoSpaceDN w:val="0"/>
        <w:adjustRightInd w:val="0"/>
        <w:spacing w:line="360" w:lineRule="auto"/>
        <w:jc w:val="both"/>
        <w:rPr>
          <w:del w:id="1035" w:author="Bas Hofstra" w:date="2023-07-25T15:17:00Z"/>
          <w:rFonts w:ascii="Times" w:hAnsi="Times"/>
          <w:color w:val="000000"/>
        </w:rPr>
        <w:pPrChange w:id="1036" w:author="Bas Hofstra" w:date="2023-07-25T15:34:00Z">
          <w:pPr>
            <w:autoSpaceDE w:val="0"/>
            <w:autoSpaceDN w:val="0"/>
            <w:adjustRightInd w:val="0"/>
            <w:spacing w:line="276" w:lineRule="auto"/>
            <w:jc w:val="both"/>
          </w:pPr>
        </w:pPrChange>
      </w:pPr>
    </w:p>
    <w:p w14:paraId="3C8FDDFD" w14:textId="2D5B31DB" w:rsidR="008353FA" w:rsidRPr="003336F9" w:rsidDel="00B30524" w:rsidRDefault="00DD3BC2">
      <w:pPr>
        <w:autoSpaceDE w:val="0"/>
        <w:autoSpaceDN w:val="0"/>
        <w:adjustRightInd w:val="0"/>
        <w:spacing w:line="360" w:lineRule="auto"/>
        <w:jc w:val="both"/>
        <w:rPr>
          <w:del w:id="1037" w:author="Bas Hofstra" w:date="2023-07-25T15:17:00Z"/>
          <w:rFonts w:ascii="Times" w:hAnsi="Times"/>
          <w:color w:val="000000"/>
        </w:rPr>
        <w:pPrChange w:id="1038" w:author="Bas Hofstra" w:date="2023-07-25T15:34:00Z">
          <w:pPr>
            <w:autoSpaceDE w:val="0"/>
            <w:autoSpaceDN w:val="0"/>
            <w:adjustRightInd w:val="0"/>
            <w:spacing w:line="276" w:lineRule="auto"/>
            <w:jc w:val="both"/>
          </w:pPr>
        </w:pPrChange>
      </w:pPr>
      <w:del w:id="1039" w:author="Bas Hofstra" w:date="2023-07-25T15:17:00Z">
        <w:r w:rsidRPr="003336F9" w:rsidDel="00B30524">
          <w:rPr>
            <w:rFonts w:ascii="Times" w:hAnsi="Times"/>
            <w:color w:val="000000"/>
          </w:rPr>
          <w:delText>Also, Diprete</w:delText>
        </w:r>
        <w:r w:rsidR="00BC534C" w:rsidDel="00B30524">
          <w:rPr>
            <w:rFonts w:ascii="Times" w:hAnsi="Times"/>
            <w:color w:val="000000"/>
          </w:rPr>
          <w:delText xml:space="preserve"> et al.</w:delText>
        </w:r>
        <w:r w:rsidRPr="003336F9" w:rsidDel="00B30524">
          <w:rPr>
            <w:rFonts w:ascii="Times" w:hAnsi="Times"/>
            <w:color w:val="000000"/>
          </w:rPr>
          <w:delText xml:space="preserve"> (2011) applied the technique using the 2006 GSS data and showed that networks of US residents are heavily segregate</w:delText>
        </w:r>
        <w:r w:rsidR="008353FA" w:rsidRPr="003336F9" w:rsidDel="00B30524">
          <w:rPr>
            <w:rFonts w:ascii="Times" w:hAnsi="Times"/>
            <w:color w:val="000000"/>
          </w:rPr>
          <w:delText xml:space="preserve">d along political attitudes, religion and social behaviors, divides that are almost as strong as the divides along races. </w:delText>
        </w:r>
      </w:del>
    </w:p>
    <w:p w14:paraId="4A1783AC" w14:textId="1E946BD0" w:rsidR="00150FF9" w:rsidDel="00B30524" w:rsidRDefault="00150FF9">
      <w:pPr>
        <w:autoSpaceDE w:val="0"/>
        <w:autoSpaceDN w:val="0"/>
        <w:adjustRightInd w:val="0"/>
        <w:spacing w:line="360" w:lineRule="auto"/>
        <w:jc w:val="both"/>
        <w:rPr>
          <w:del w:id="1040" w:author="Bas Hofstra" w:date="2023-07-25T15:17:00Z"/>
          <w:rFonts w:ascii="Times" w:hAnsi="Times"/>
          <w:color w:val="000000"/>
        </w:rPr>
        <w:pPrChange w:id="1041" w:author="Bas Hofstra" w:date="2023-07-25T15:34:00Z">
          <w:pPr>
            <w:autoSpaceDE w:val="0"/>
            <w:autoSpaceDN w:val="0"/>
            <w:adjustRightInd w:val="0"/>
            <w:spacing w:line="276" w:lineRule="auto"/>
            <w:jc w:val="both"/>
          </w:pPr>
        </w:pPrChange>
      </w:pPr>
    </w:p>
    <w:p w14:paraId="19A01F19" w14:textId="4720A387" w:rsidR="008353FA" w:rsidDel="00B30524" w:rsidRDefault="008353FA">
      <w:pPr>
        <w:autoSpaceDE w:val="0"/>
        <w:autoSpaceDN w:val="0"/>
        <w:adjustRightInd w:val="0"/>
        <w:spacing w:line="360" w:lineRule="auto"/>
        <w:jc w:val="both"/>
        <w:rPr>
          <w:del w:id="1042" w:author="Bas Hofstra" w:date="2023-07-25T15:17:00Z"/>
          <w:rFonts w:ascii="Times" w:hAnsi="Times"/>
          <w:color w:val="000000"/>
        </w:rPr>
        <w:pPrChange w:id="1043" w:author="Bas Hofstra" w:date="2023-07-25T15:34:00Z">
          <w:pPr>
            <w:autoSpaceDE w:val="0"/>
            <w:autoSpaceDN w:val="0"/>
            <w:adjustRightInd w:val="0"/>
            <w:spacing w:line="276" w:lineRule="auto"/>
            <w:jc w:val="both"/>
          </w:pPr>
        </w:pPrChange>
      </w:pPr>
      <w:del w:id="1044" w:author="Bas Hofstra" w:date="2023-07-25T15:17:00Z">
        <w:r w:rsidRPr="003336F9" w:rsidDel="00B30524">
          <w:rPr>
            <w:rFonts w:ascii="Times" w:hAnsi="Times"/>
            <w:color w:val="000000"/>
          </w:rPr>
          <w:delText>More recently, Hofstra, Corten and Van Tubergen (2021) showed variation in youth network sizes, while applying the scale up method in a sample of 5,921 adolescents in the Netherlands. Amongst others, they found that network size was predicted by gender and ethnicity, but that engaging in many social foci also enhances the size of the network. (…)</w:delText>
        </w:r>
      </w:del>
    </w:p>
    <w:p w14:paraId="691F10A7" w14:textId="491CAF7E" w:rsidR="00150FF9" w:rsidRPr="003336F9" w:rsidDel="00B30524" w:rsidRDefault="00150FF9">
      <w:pPr>
        <w:autoSpaceDE w:val="0"/>
        <w:autoSpaceDN w:val="0"/>
        <w:adjustRightInd w:val="0"/>
        <w:spacing w:line="360" w:lineRule="auto"/>
        <w:jc w:val="both"/>
        <w:rPr>
          <w:del w:id="1045" w:author="Bas Hofstra" w:date="2023-07-25T15:17:00Z"/>
          <w:rFonts w:ascii="Times" w:hAnsi="Times"/>
          <w:color w:val="000000"/>
        </w:rPr>
        <w:pPrChange w:id="1046" w:author="Bas Hofstra" w:date="2023-07-25T15:34:00Z">
          <w:pPr>
            <w:autoSpaceDE w:val="0"/>
            <w:autoSpaceDN w:val="0"/>
            <w:adjustRightInd w:val="0"/>
            <w:spacing w:line="276" w:lineRule="auto"/>
            <w:jc w:val="both"/>
          </w:pPr>
        </w:pPrChange>
      </w:pPr>
      <w:del w:id="1047" w:author="Bas Hofstra" w:date="2023-07-25T15:17:00Z">
        <w:r w:rsidDel="00B30524">
          <w:rPr>
            <w:rFonts w:ascii="Times" w:hAnsi="Times"/>
            <w:color w:val="000000"/>
          </w:rPr>
          <w:delText>This paper builds upon this work, while using a</w:delText>
        </w:r>
        <w:r w:rsidR="0076604E" w:rsidDel="00B30524">
          <w:rPr>
            <w:rFonts w:ascii="Times" w:hAnsi="Times"/>
            <w:color w:val="000000"/>
          </w:rPr>
          <w:delText xml:space="preserve"> representative</w:delText>
        </w:r>
        <w:r w:rsidDel="00B30524">
          <w:rPr>
            <w:rFonts w:ascii="Times" w:hAnsi="Times"/>
            <w:color w:val="000000"/>
          </w:rPr>
          <w:delText xml:space="preserve"> adult sample </w:delText>
        </w:r>
        <w:r w:rsidR="0076604E" w:rsidRPr="0076604E" w:rsidDel="00B30524">
          <w:rPr>
            <w:rFonts w:ascii="Times" w:hAnsi="Times"/>
            <w:color w:val="000000"/>
            <w:highlight w:val="yellow"/>
          </w:rPr>
          <w:delText>(n=1</w:delText>
        </w:r>
        <w:r w:rsidR="00D324CD" w:rsidDel="00B30524">
          <w:rPr>
            <w:rFonts w:ascii="Times" w:hAnsi="Times"/>
            <w:color w:val="000000"/>
            <w:highlight w:val="yellow"/>
          </w:rPr>
          <w:delText>3</w:delText>
        </w:r>
        <w:r w:rsidR="0076604E" w:rsidRPr="0076604E" w:rsidDel="00B30524">
          <w:rPr>
            <w:rFonts w:ascii="Times" w:hAnsi="Times"/>
            <w:color w:val="000000"/>
            <w:highlight w:val="yellow"/>
          </w:rPr>
          <w:delText>00</w:delText>
        </w:r>
        <w:r w:rsidR="0076604E" w:rsidDel="00B30524">
          <w:rPr>
            <w:rFonts w:ascii="Times" w:hAnsi="Times"/>
            <w:color w:val="000000"/>
          </w:rPr>
          <w:delText xml:space="preserve">) </w:delText>
        </w:r>
        <w:r w:rsidDel="00B30524">
          <w:rPr>
            <w:rFonts w:ascii="Times" w:hAnsi="Times"/>
            <w:color w:val="000000"/>
          </w:rPr>
          <w:delText xml:space="preserve">from the population in the Netherlands and employing relatively many Xs (see Appendix 1 for the questionnaire). We aim to examine the variation in the personal networks of residents in the Netherlands by individual characteristics and by characteristics of the place of dwelling. </w:delText>
        </w:r>
      </w:del>
    </w:p>
    <w:p w14:paraId="2098F6E9" w14:textId="6C8559A0" w:rsidR="00983E49" w:rsidRPr="003336F9" w:rsidDel="00B30524" w:rsidRDefault="00983E49">
      <w:pPr>
        <w:tabs>
          <w:tab w:val="left" w:pos="436"/>
        </w:tabs>
        <w:spacing w:line="360" w:lineRule="auto"/>
        <w:jc w:val="both"/>
        <w:rPr>
          <w:del w:id="1048" w:author="Bas Hofstra" w:date="2023-07-25T15:17:00Z"/>
          <w:rFonts w:ascii="Times" w:hAnsi="Times" w:cs="Arial"/>
          <w:color w:val="222222"/>
          <w:shd w:val="clear" w:color="auto" w:fill="FFFFFF"/>
        </w:rPr>
        <w:pPrChange w:id="1049" w:author="Bas Hofstra" w:date="2023-07-25T15:34:00Z">
          <w:pPr>
            <w:tabs>
              <w:tab w:val="left" w:pos="436"/>
            </w:tabs>
            <w:spacing w:line="276" w:lineRule="auto"/>
            <w:jc w:val="both"/>
          </w:pPr>
        </w:pPrChange>
      </w:pPr>
    </w:p>
    <w:p w14:paraId="5FE3F07B" w14:textId="52CC3BB2" w:rsidR="00E047F0" w:rsidRPr="003336F9" w:rsidDel="00B30524" w:rsidRDefault="00E047F0">
      <w:pPr>
        <w:spacing w:line="360" w:lineRule="auto"/>
        <w:jc w:val="both"/>
        <w:rPr>
          <w:del w:id="1050" w:author="Bas Hofstra" w:date="2023-07-25T15:17:00Z"/>
          <w:rFonts w:ascii="Times" w:hAnsi="Times"/>
        </w:rPr>
        <w:pPrChange w:id="1051" w:author="Bas Hofstra" w:date="2023-07-25T15:34:00Z">
          <w:pPr>
            <w:spacing w:line="276" w:lineRule="auto"/>
            <w:jc w:val="both"/>
          </w:pPr>
        </w:pPrChange>
      </w:pPr>
    </w:p>
    <w:p w14:paraId="32B2810F" w14:textId="050DE881" w:rsidR="00E6007C" w:rsidRPr="003336F9" w:rsidRDefault="00E6007C">
      <w:pPr>
        <w:spacing w:line="360" w:lineRule="auto"/>
        <w:jc w:val="both"/>
        <w:rPr>
          <w:rFonts w:ascii="Times" w:hAnsi="Times"/>
        </w:rPr>
        <w:pPrChange w:id="1052" w:author="Bas Hofstra" w:date="2023-07-25T15:34:00Z">
          <w:pPr>
            <w:spacing w:line="276" w:lineRule="auto"/>
            <w:jc w:val="both"/>
          </w:pPr>
        </w:pPrChange>
      </w:pPr>
    </w:p>
    <w:p w14:paraId="019D5E5B" w14:textId="718BCF23" w:rsidR="00E6007C" w:rsidRPr="003336F9" w:rsidRDefault="003F303C">
      <w:pPr>
        <w:spacing w:line="360" w:lineRule="auto"/>
        <w:jc w:val="both"/>
        <w:rPr>
          <w:rFonts w:ascii="Times" w:hAnsi="Times"/>
          <w:b/>
          <w:bCs/>
        </w:rPr>
        <w:pPrChange w:id="1053" w:author="Bas Hofstra" w:date="2023-07-25T15:34:00Z">
          <w:pPr>
            <w:spacing w:line="276" w:lineRule="auto"/>
            <w:jc w:val="both"/>
          </w:pPr>
        </w:pPrChange>
      </w:pPr>
      <w:r w:rsidRPr="003336F9">
        <w:rPr>
          <w:rFonts w:ascii="Times" w:hAnsi="Times"/>
          <w:b/>
          <w:bCs/>
        </w:rPr>
        <w:t>Data</w:t>
      </w:r>
      <w:r w:rsidR="00485432">
        <w:rPr>
          <w:rFonts w:ascii="Times" w:hAnsi="Times"/>
          <w:b/>
          <w:bCs/>
        </w:rPr>
        <w:t xml:space="preserve"> </w:t>
      </w:r>
    </w:p>
    <w:p w14:paraId="5C177D6B" w14:textId="73CB449D" w:rsidR="00D61780" w:rsidRPr="003336F9" w:rsidDel="00214EF3" w:rsidRDefault="00D61780">
      <w:pPr>
        <w:spacing w:line="360" w:lineRule="auto"/>
        <w:jc w:val="both"/>
        <w:rPr>
          <w:del w:id="1054" w:author="Bas Hofstra" w:date="2023-07-25T15:18:00Z"/>
          <w:rFonts w:ascii="Times" w:hAnsi="Times"/>
        </w:rPr>
        <w:pPrChange w:id="1055" w:author="Bas Hofstra" w:date="2023-07-25T15:34:00Z">
          <w:pPr>
            <w:spacing w:line="276" w:lineRule="auto"/>
            <w:jc w:val="both"/>
          </w:pPr>
        </w:pPrChange>
      </w:pPr>
    </w:p>
    <w:p w14:paraId="29D4D54C" w14:textId="43AB25DF" w:rsidR="00D61780" w:rsidDel="005C4AFF" w:rsidRDefault="008D3BD3">
      <w:pPr>
        <w:spacing w:line="360" w:lineRule="auto"/>
        <w:jc w:val="both"/>
        <w:rPr>
          <w:ins w:id="1056" w:author="Beate Volker" w:date="2023-08-04T13:35:00Z"/>
          <w:del w:id="1057" w:author="Tubergen, F.A. van (Frank)" w:date="2023-08-22T11:16:00Z"/>
          <w:rFonts w:ascii="Times" w:hAnsi="Times"/>
          <w:color w:val="000000"/>
        </w:rPr>
      </w:pPr>
      <w:r>
        <w:rPr>
          <w:rFonts w:ascii="Times" w:hAnsi="Times"/>
          <w:color w:val="000000"/>
        </w:rPr>
        <w:t xml:space="preserve">The </w:t>
      </w:r>
      <w:commentRangeStart w:id="1058"/>
      <w:ins w:id="1059" w:author="Bas Hofstra" w:date="2023-07-25T14:46:00Z">
        <w:r w:rsidR="00EB4EB8">
          <w:rPr>
            <w:rFonts w:ascii="Times" w:hAnsi="Times"/>
            <w:color w:val="000000"/>
          </w:rPr>
          <w:t xml:space="preserve">Dutch </w:t>
        </w:r>
        <w:commentRangeEnd w:id="1058"/>
        <w:r w:rsidR="00EB4EB8">
          <w:rPr>
            <w:rStyle w:val="CommentReference"/>
            <w:rFonts w:eastAsiaTheme="minorHAnsi" w:cstheme="minorBidi"/>
            <w:lang w:eastAsia="nl-NL"/>
          </w:rPr>
          <w:commentReference w:id="1058"/>
        </w:r>
        <w:r w:rsidR="00EB4EB8">
          <w:rPr>
            <w:rFonts w:ascii="Times" w:hAnsi="Times"/>
            <w:color w:val="000000"/>
          </w:rPr>
          <w:t xml:space="preserve">Network Size </w:t>
        </w:r>
      </w:ins>
      <w:del w:id="1060" w:author="Bas Hofstra" w:date="2023-08-30T14:55:00Z">
        <w:r w:rsidDel="00AB509C">
          <w:rPr>
            <w:rFonts w:ascii="Times" w:hAnsi="Times"/>
            <w:color w:val="000000"/>
          </w:rPr>
          <w:delText xml:space="preserve">data </w:delText>
        </w:r>
      </w:del>
      <w:ins w:id="1061" w:author="Bas Hofstra" w:date="2023-08-30T14:55:00Z">
        <w:r w:rsidR="00AB509C">
          <w:rPr>
            <w:rFonts w:ascii="Times" w:hAnsi="Times"/>
            <w:color w:val="000000"/>
          </w:rPr>
          <w:t xml:space="preserve">Survey </w:t>
        </w:r>
      </w:ins>
      <w:ins w:id="1062" w:author="Bas Hofstra" w:date="2023-07-25T14:46:00Z">
        <w:r w:rsidR="00EB4EB8">
          <w:rPr>
            <w:rFonts w:ascii="Times" w:hAnsi="Times"/>
            <w:color w:val="000000"/>
          </w:rPr>
          <w:t xml:space="preserve">(hereafter: </w:t>
        </w:r>
        <w:commentRangeStart w:id="1063"/>
        <w:r w:rsidR="00EB4EB8">
          <w:rPr>
            <w:rFonts w:ascii="Times" w:hAnsi="Times"/>
            <w:color w:val="000000"/>
          </w:rPr>
          <w:t>DNS</w:t>
        </w:r>
      </w:ins>
      <w:ins w:id="1064" w:author="Bas Hofstra" w:date="2023-07-25T15:51:00Z">
        <w:r w:rsidR="00F07616">
          <w:rPr>
            <w:rFonts w:ascii="Times" w:hAnsi="Times"/>
            <w:color w:val="000000"/>
          </w:rPr>
          <w:t>S</w:t>
        </w:r>
      </w:ins>
      <w:commentRangeEnd w:id="1063"/>
      <w:r w:rsidR="008D4413">
        <w:rPr>
          <w:rStyle w:val="CommentReference"/>
          <w:rFonts w:eastAsiaTheme="minorHAnsi" w:cstheme="minorBidi"/>
          <w:lang w:eastAsia="nl-NL"/>
        </w:rPr>
        <w:commentReference w:id="1063"/>
      </w:r>
      <w:ins w:id="1065" w:author="Bas Hofstra" w:date="2023-07-25T14:46:00Z">
        <w:r w:rsidR="00EB4EB8">
          <w:rPr>
            <w:rFonts w:ascii="Times" w:hAnsi="Times"/>
            <w:color w:val="000000"/>
          </w:rPr>
          <w:t xml:space="preserve">) </w:t>
        </w:r>
      </w:ins>
      <w:r>
        <w:rPr>
          <w:rFonts w:ascii="Times" w:hAnsi="Times"/>
          <w:color w:val="000000"/>
        </w:rPr>
        <w:t xml:space="preserve">were </w:t>
      </w:r>
      <w:commentRangeStart w:id="1066"/>
      <w:r>
        <w:rPr>
          <w:rFonts w:ascii="Times" w:hAnsi="Times"/>
          <w:color w:val="000000"/>
        </w:rPr>
        <w:t xml:space="preserve">collected </w:t>
      </w:r>
      <w:commentRangeEnd w:id="1066"/>
      <w:r w:rsidR="00174AF0">
        <w:rPr>
          <w:rStyle w:val="CommentReference"/>
          <w:rFonts w:eastAsiaTheme="minorHAnsi" w:cstheme="minorBidi"/>
          <w:lang w:eastAsia="nl-NL"/>
        </w:rPr>
        <w:commentReference w:id="1066"/>
      </w:r>
      <w:r>
        <w:rPr>
          <w:rFonts w:ascii="Times" w:hAnsi="Times"/>
          <w:color w:val="000000"/>
        </w:rPr>
        <w:t xml:space="preserve">by a professional </w:t>
      </w:r>
      <w:r w:rsidR="001F7BBA">
        <w:rPr>
          <w:rFonts w:ascii="Times" w:hAnsi="Times"/>
          <w:color w:val="000000"/>
        </w:rPr>
        <w:t xml:space="preserve">field work </w:t>
      </w:r>
      <w:r>
        <w:rPr>
          <w:rFonts w:ascii="Times" w:hAnsi="Times"/>
          <w:color w:val="000000"/>
        </w:rPr>
        <w:t xml:space="preserve">agency </w:t>
      </w:r>
      <w:del w:id="1067" w:author="Beate Volker" w:date="2023-08-04T13:35:00Z">
        <w:r w:rsidR="001F7BBA" w:rsidDel="004648F6">
          <w:rPr>
            <w:rFonts w:ascii="Times" w:hAnsi="Times"/>
            <w:color w:val="000000"/>
          </w:rPr>
          <w:delText>who</w:delText>
        </w:r>
      </w:del>
      <w:ins w:id="1068" w:author="Beate Volker" w:date="2023-08-04T13:35:00Z">
        <w:r w:rsidR="004648F6">
          <w:rPr>
            <w:rFonts w:ascii="Times" w:hAnsi="Times"/>
            <w:color w:val="000000"/>
          </w:rPr>
          <w:t>that</w:t>
        </w:r>
      </w:ins>
      <w:r w:rsidR="001F7BBA">
        <w:rPr>
          <w:rFonts w:ascii="Times" w:hAnsi="Times"/>
          <w:color w:val="000000"/>
        </w:rPr>
        <w:t xml:space="preserve"> employed a continuous representative panel all over the Netherlands. R</w:t>
      </w:r>
      <w:r>
        <w:rPr>
          <w:rFonts w:ascii="Times" w:hAnsi="Times"/>
          <w:color w:val="000000"/>
        </w:rPr>
        <w:t xml:space="preserve">espondents answered the questions online. They did not receive any incentive. </w:t>
      </w:r>
      <w:del w:id="1069" w:author="Beate Volker" w:date="2023-08-04T13:35:00Z">
        <w:r w:rsidDel="004648F6">
          <w:rPr>
            <w:rFonts w:ascii="Times" w:hAnsi="Times"/>
            <w:color w:val="000000"/>
          </w:rPr>
          <w:delText>Response</w:delText>
        </w:r>
      </w:del>
      <w:moveFromRangeStart w:id="1070" w:author="Tubergen, F.A. van (Frank)" w:date="2023-08-22T11:16:00Z" w:name="move143595379"/>
      <w:moveFrom w:id="1071" w:author="Tubergen, F.A. van (Frank)" w:date="2023-08-22T11:16:00Z">
        <w:ins w:id="1072" w:author="Beate Volker" w:date="2023-08-04T13:35:00Z">
          <w:r w:rsidR="004648F6" w:rsidDel="005C4AFF">
            <w:rPr>
              <w:rFonts w:ascii="Times" w:hAnsi="Times"/>
              <w:color w:val="000000"/>
            </w:rPr>
            <w:t>The response</w:t>
          </w:r>
        </w:ins>
        <w:r w:rsidDel="005C4AFF">
          <w:rPr>
            <w:rFonts w:ascii="Times" w:hAnsi="Times"/>
            <w:color w:val="000000"/>
          </w:rPr>
          <w:t xml:space="preserve"> rate was 90%.</w:t>
        </w:r>
      </w:moveFrom>
      <w:moveFromRangeEnd w:id="1070"/>
    </w:p>
    <w:p w14:paraId="56A619F8" w14:textId="4489B76E" w:rsidR="004648F6" w:rsidRDefault="004648F6">
      <w:pPr>
        <w:spacing w:line="360" w:lineRule="auto"/>
        <w:jc w:val="both"/>
        <w:rPr>
          <w:rFonts w:ascii="Times" w:hAnsi="Times"/>
          <w:color w:val="000000"/>
        </w:rPr>
        <w:pPrChange w:id="1073" w:author="Bas Hofstra" w:date="2023-07-25T15:34:00Z">
          <w:pPr>
            <w:spacing w:line="276" w:lineRule="auto"/>
            <w:jc w:val="both"/>
          </w:pPr>
        </w:pPrChange>
      </w:pPr>
      <w:ins w:id="1074" w:author="Beate Volker" w:date="2023-08-04T13:35:00Z">
        <w:r>
          <w:rPr>
            <w:rFonts w:ascii="Times" w:hAnsi="Times"/>
            <w:color w:val="000000"/>
          </w:rPr>
          <w:t>People were invited to participate</w:t>
        </w:r>
      </w:ins>
      <w:ins w:id="1075" w:author="Beate Volker" w:date="2023-08-04T13:36:00Z">
        <w:r>
          <w:rPr>
            <w:rFonts w:ascii="Times" w:hAnsi="Times"/>
            <w:color w:val="000000"/>
          </w:rPr>
          <w:t xml:space="preserve"> in a survey on their networks and signed a consent form. The survey </w:t>
        </w:r>
        <w:r w:rsidR="007F1C19">
          <w:rPr>
            <w:rFonts w:ascii="Times" w:hAnsi="Times"/>
            <w:color w:val="000000"/>
          </w:rPr>
          <w:t xml:space="preserve">was to be completed online and lasted about 10-15 minutes. </w:t>
        </w:r>
        <w:del w:id="1076" w:author="Tubergen, F.A. van (Frank)" w:date="2023-08-22T11:16:00Z">
          <w:r w:rsidDel="005C4AFF">
            <w:rPr>
              <w:rFonts w:ascii="Times" w:hAnsi="Times"/>
              <w:color w:val="000000"/>
            </w:rPr>
            <w:delText xml:space="preserve"> </w:delText>
          </w:r>
        </w:del>
      </w:ins>
      <w:moveToRangeStart w:id="1077" w:author="Tubergen, F.A. van (Frank)" w:date="2023-08-22T11:16:00Z" w:name="move143595379"/>
      <w:moveTo w:id="1078" w:author="Tubergen, F.A. van (Frank)" w:date="2023-08-22T11:16:00Z">
        <w:r w:rsidR="005C4AFF">
          <w:rPr>
            <w:rFonts w:ascii="Times" w:hAnsi="Times"/>
            <w:color w:val="000000"/>
          </w:rPr>
          <w:t>The response rate was 90%.</w:t>
        </w:r>
      </w:moveTo>
      <w:moveToRangeEnd w:id="1077"/>
      <w:ins w:id="1079" w:author="Tubergen, F.A. van (Frank)" w:date="2023-08-22T11:16:00Z">
        <w:r w:rsidR="005C4AFF">
          <w:rPr>
            <w:rFonts w:ascii="Times" w:hAnsi="Times"/>
            <w:color w:val="000000"/>
          </w:rPr>
          <w:t xml:space="preserve"> </w:t>
        </w:r>
      </w:ins>
      <w:commentRangeStart w:id="1080"/>
      <w:ins w:id="1081" w:author="Beate Volker" w:date="2023-08-04T13:36:00Z">
        <w:r w:rsidR="007F1C19">
          <w:rPr>
            <w:rFonts w:ascii="Times" w:hAnsi="Times"/>
            <w:color w:val="000000"/>
          </w:rPr>
          <w:t>Appendi</w:t>
        </w:r>
      </w:ins>
      <w:ins w:id="1082" w:author="Beate Volker" w:date="2023-08-04T13:37:00Z">
        <w:r w:rsidR="007F1C19">
          <w:rPr>
            <w:rFonts w:ascii="Times" w:hAnsi="Times"/>
            <w:color w:val="000000"/>
          </w:rPr>
          <w:t xml:space="preserve">x 1 provides the questionnaire. </w:t>
        </w:r>
      </w:ins>
      <w:commentRangeEnd w:id="1080"/>
      <w:r w:rsidR="005C4AFF">
        <w:rPr>
          <w:rStyle w:val="CommentReference"/>
          <w:rFonts w:eastAsiaTheme="minorHAnsi" w:cstheme="minorBidi"/>
          <w:lang w:eastAsia="nl-NL"/>
        </w:rPr>
        <w:commentReference w:id="1080"/>
      </w:r>
    </w:p>
    <w:p w14:paraId="50A742C1" w14:textId="77777777" w:rsidR="00B30524" w:rsidRPr="003336F9" w:rsidRDefault="00B30524">
      <w:pPr>
        <w:spacing w:line="360" w:lineRule="auto"/>
        <w:jc w:val="both"/>
        <w:rPr>
          <w:ins w:id="1083" w:author="Bas Hofstra" w:date="2023-07-25T15:17:00Z"/>
          <w:rFonts w:ascii="Times" w:hAnsi="Times"/>
          <w:b/>
          <w:bCs/>
          <w:color w:val="000000" w:themeColor="text1"/>
        </w:rPr>
        <w:pPrChange w:id="1084" w:author="Bas Hofstra" w:date="2023-07-25T15:34:00Z">
          <w:pPr>
            <w:spacing w:line="276" w:lineRule="auto"/>
            <w:jc w:val="both"/>
          </w:pPr>
        </w:pPrChange>
      </w:pPr>
    </w:p>
    <w:p w14:paraId="3BB8C99E" w14:textId="5EF64296" w:rsidR="00B30524" w:rsidRPr="00B30524" w:rsidRDefault="00B30524">
      <w:pPr>
        <w:spacing w:line="360" w:lineRule="auto"/>
        <w:jc w:val="both"/>
        <w:rPr>
          <w:ins w:id="1085" w:author="Bas Hofstra" w:date="2023-07-25T15:17:00Z"/>
          <w:rFonts w:ascii="Times" w:hAnsi="Times"/>
          <w:b/>
          <w:rPrChange w:id="1086" w:author="Bas Hofstra" w:date="2023-07-25T15:18:00Z">
            <w:rPr>
              <w:ins w:id="1087" w:author="Bas Hofstra" w:date="2023-07-25T15:17:00Z"/>
              <w:rFonts w:ascii="Times" w:hAnsi="Times"/>
            </w:rPr>
          </w:rPrChange>
        </w:rPr>
        <w:pPrChange w:id="1088" w:author="Bas Hofstra" w:date="2023-07-25T15:34:00Z">
          <w:pPr>
            <w:spacing w:line="276" w:lineRule="auto"/>
            <w:jc w:val="both"/>
          </w:pPr>
        </w:pPrChange>
      </w:pPr>
      <w:ins w:id="1089" w:author="Bas Hofstra" w:date="2023-07-25T15:18:00Z">
        <w:r w:rsidRPr="00B30524">
          <w:rPr>
            <w:rFonts w:ascii="Times" w:hAnsi="Times"/>
            <w:b/>
            <w:rPrChange w:id="1090" w:author="Bas Hofstra" w:date="2023-07-25T15:18:00Z">
              <w:rPr>
                <w:rFonts w:ascii="Times" w:hAnsi="Times"/>
              </w:rPr>
            </w:rPrChange>
          </w:rPr>
          <w:t>The</w:t>
        </w:r>
      </w:ins>
      <w:ins w:id="1091" w:author="Bas Hofstra" w:date="2023-07-25T15:19:00Z">
        <w:r w:rsidR="00214EF3">
          <w:rPr>
            <w:rFonts w:ascii="Times" w:hAnsi="Times"/>
            <w:b/>
          </w:rPr>
          <w:t xml:space="preserve"> Network</w:t>
        </w:r>
      </w:ins>
      <w:ins w:id="1092" w:author="Bas Hofstra" w:date="2023-07-25T15:18:00Z">
        <w:r w:rsidRPr="00B30524">
          <w:rPr>
            <w:rFonts w:ascii="Times" w:hAnsi="Times"/>
            <w:b/>
            <w:rPrChange w:id="1093" w:author="Bas Hofstra" w:date="2023-07-25T15:18:00Z">
              <w:rPr>
                <w:rFonts w:ascii="Times" w:hAnsi="Times"/>
              </w:rPr>
            </w:rPrChange>
          </w:rPr>
          <w:t xml:space="preserve"> Scale-up Method</w:t>
        </w:r>
      </w:ins>
    </w:p>
    <w:p w14:paraId="3B1B94A1" w14:textId="6AD5EB6E" w:rsidR="00B30524" w:rsidRPr="003336F9" w:rsidDel="00363111" w:rsidRDefault="00B30524">
      <w:pPr>
        <w:tabs>
          <w:tab w:val="left" w:pos="436"/>
        </w:tabs>
        <w:spacing w:line="360" w:lineRule="auto"/>
        <w:jc w:val="both"/>
        <w:rPr>
          <w:ins w:id="1094" w:author="Bas Hofstra" w:date="2023-07-25T15:17:00Z"/>
          <w:del w:id="1095" w:author="Tubergen, F.A. van (Frank)" w:date="2023-08-22T11:24:00Z"/>
          <w:rFonts w:ascii="Times" w:hAnsi="Times" w:cs="Arial"/>
          <w:color w:val="222222"/>
          <w:shd w:val="clear" w:color="auto" w:fill="FFFFFF"/>
        </w:rPr>
        <w:pPrChange w:id="1096" w:author="Bas Hofstra" w:date="2023-07-25T15:34:00Z">
          <w:pPr>
            <w:tabs>
              <w:tab w:val="left" w:pos="436"/>
            </w:tabs>
            <w:spacing w:line="276" w:lineRule="auto"/>
            <w:jc w:val="both"/>
          </w:pPr>
        </w:pPrChange>
      </w:pPr>
      <w:ins w:id="1097" w:author="Bas Hofstra" w:date="2023-07-25T15:17:00Z">
        <w:del w:id="1098" w:author="Tubergen, F.A. van (Frank)" w:date="2023-08-22T11:24:00Z">
          <w:r w:rsidRPr="003336F9" w:rsidDel="00363111">
            <w:rPr>
              <w:rFonts w:ascii="Times" w:hAnsi="Times"/>
            </w:rPr>
            <w:delText xml:space="preserve">Ever since researchers aimed to detect network size, the methodological impossibilities and challenges were widely discussed. First of all, network size has been shown to depend on the measurement and the way of delineation (Killworth et al 1990, van Tilburg 1995). Also, the </w:delText>
          </w:r>
          <w:commentRangeStart w:id="1099"/>
          <w:r w:rsidRPr="003336F9" w:rsidDel="00363111">
            <w:rPr>
              <w:rFonts w:ascii="Times" w:hAnsi="Times"/>
            </w:rPr>
            <w:delText xml:space="preserve">size of the network seems to depend on the person who collected the data </w:delText>
          </w:r>
          <w:commentRangeEnd w:id="1099"/>
          <w:r w:rsidDel="00363111">
            <w:rPr>
              <w:rStyle w:val="CommentReference"/>
              <w:rFonts w:eastAsiaTheme="minorHAnsi" w:cstheme="minorBidi"/>
              <w:lang w:eastAsia="nl-NL"/>
            </w:rPr>
            <w:commentReference w:id="1099"/>
          </w:r>
          <w:r w:rsidRPr="003336F9" w:rsidDel="00363111">
            <w:rPr>
              <w:rFonts w:ascii="Times" w:hAnsi="Times"/>
            </w:rPr>
            <w:delText>(Marsden 2003).</w:delText>
          </w:r>
          <w:r w:rsidDel="00363111">
            <w:rPr>
              <w:rFonts w:ascii="Times" w:hAnsi="Times"/>
            </w:rPr>
            <w:delText xml:space="preserve"> </w:delText>
          </w:r>
          <w:r w:rsidRPr="003336F9" w:rsidDel="00363111">
            <w:rPr>
              <w:rFonts w:ascii="Times" w:hAnsi="Times"/>
            </w:rPr>
            <w:delText>Later, it has also been demonstrated that the position in the questionnaire of the items that delineate social ties is associated with the size of the network measured (</w:delText>
          </w:r>
          <w:r w:rsidRPr="0002376E" w:rsidDel="00363111">
            <w:rPr>
              <w:rFonts w:ascii="Times" w:hAnsi="Times" w:cs="Arial"/>
              <w:color w:val="222222"/>
              <w:shd w:val="clear" w:color="auto" w:fill="FFFFFF"/>
            </w:rPr>
            <w:delText>Paik</w:delText>
          </w:r>
          <w:r w:rsidRPr="003336F9" w:rsidDel="00363111">
            <w:rPr>
              <w:rFonts w:ascii="Times" w:hAnsi="Times" w:cs="Arial"/>
              <w:color w:val="222222"/>
              <w:shd w:val="clear" w:color="auto" w:fill="FFFFFF"/>
            </w:rPr>
            <w:delText xml:space="preserve"> and </w:delText>
          </w:r>
          <w:r w:rsidRPr="0002376E" w:rsidDel="00363111">
            <w:rPr>
              <w:rFonts w:ascii="Times" w:hAnsi="Times" w:cs="Arial"/>
              <w:color w:val="222222"/>
              <w:shd w:val="clear" w:color="auto" w:fill="FFFFFF"/>
            </w:rPr>
            <w:delText>Sanchagrin</w:delText>
          </w:r>
          <w:r w:rsidRPr="003336F9" w:rsidDel="00363111">
            <w:rPr>
              <w:rFonts w:ascii="Times" w:hAnsi="Times" w:cs="Arial"/>
              <w:color w:val="222222"/>
              <w:shd w:val="clear" w:color="auto" w:fill="FFFFFF"/>
            </w:rPr>
            <w:delText xml:space="preserve"> </w:delText>
          </w:r>
          <w:r w:rsidRPr="0002376E" w:rsidDel="00363111">
            <w:rPr>
              <w:rFonts w:ascii="Times" w:hAnsi="Times" w:cs="Arial"/>
              <w:color w:val="222222"/>
              <w:shd w:val="clear" w:color="auto" w:fill="FFFFFF"/>
            </w:rPr>
            <w:delText>2013)</w:delText>
          </w:r>
          <w:r w:rsidRPr="003336F9" w:rsidDel="00363111">
            <w:rPr>
              <w:rFonts w:ascii="Times" w:hAnsi="Times" w:cs="Arial"/>
              <w:color w:val="222222"/>
              <w:shd w:val="clear" w:color="auto" w:fill="FFFFFF"/>
            </w:rPr>
            <w:delText xml:space="preserve">. </w:delText>
          </w:r>
        </w:del>
      </w:ins>
    </w:p>
    <w:p w14:paraId="2C21C359" w14:textId="337B6CCA" w:rsidR="00B30524" w:rsidDel="00363111" w:rsidRDefault="00B30524">
      <w:pPr>
        <w:tabs>
          <w:tab w:val="left" w:pos="436"/>
        </w:tabs>
        <w:spacing w:line="360" w:lineRule="auto"/>
        <w:jc w:val="both"/>
        <w:rPr>
          <w:ins w:id="1100" w:author="Bas Hofstra" w:date="2023-07-25T15:17:00Z"/>
          <w:del w:id="1101" w:author="Tubergen, F.A. van (Frank)" w:date="2023-08-22T11:24:00Z"/>
          <w:rFonts w:ascii="Times" w:hAnsi="Times" w:cs="Arial"/>
          <w:color w:val="222222"/>
          <w:shd w:val="clear" w:color="auto" w:fill="FFFFFF"/>
        </w:rPr>
        <w:pPrChange w:id="1102" w:author="Bas Hofstra" w:date="2023-07-25T15:34:00Z">
          <w:pPr>
            <w:tabs>
              <w:tab w:val="left" w:pos="436"/>
            </w:tabs>
            <w:spacing w:line="276" w:lineRule="auto"/>
            <w:jc w:val="both"/>
          </w:pPr>
        </w:pPrChange>
      </w:pPr>
    </w:p>
    <w:p w14:paraId="26500586" w14:textId="1E8F5FD7" w:rsidR="00B30524" w:rsidRPr="003336F9" w:rsidRDefault="00B30524">
      <w:pPr>
        <w:tabs>
          <w:tab w:val="left" w:pos="436"/>
        </w:tabs>
        <w:spacing w:line="360" w:lineRule="auto"/>
        <w:jc w:val="both"/>
        <w:rPr>
          <w:ins w:id="1103" w:author="Bas Hofstra" w:date="2023-07-25T15:17:00Z"/>
          <w:rFonts w:ascii="Times" w:hAnsi="Times" w:cs="Arial"/>
          <w:color w:val="222222"/>
          <w:shd w:val="clear" w:color="auto" w:fill="FFFFFF"/>
        </w:rPr>
        <w:pPrChange w:id="1104" w:author="Bas Hofstra" w:date="2023-07-25T15:34:00Z">
          <w:pPr>
            <w:tabs>
              <w:tab w:val="left" w:pos="436"/>
            </w:tabs>
            <w:spacing w:line="276" w:lineRule="auto"/>
            <w:jc w:val="both"/>
          </w:pPr>
        </w:pPrChange>
      </w:pPr>
      <w:ins w:id="1105" w:author="Bas Hofstra" w:date="2023-07-25T15:17:00Z">
        <w:r w:rsidRPr="003336F9">
          <w:rPr>
            <w:rFonts w:ascii="Times" w:hAnsi="Times" w:cs="Arial"/>
            <w:color w:val="222222"/>
            <w:shd w:val="clear" w:color="auto" w:fill="FFFFFF"/>
          </w:rPr>
          <w:t>Although not being able to solve all these issues</w:t>
        </w:r>
        <w:commentRangeStart w:id="1106"/>
        <w:r w:rsidRPr="003336F9">
          <w:rPr>
            <w:rFonts w:ascii="Times" w:hAnsi="Times" w:cs="Arial"/>
            <w:color w:val="222222"/>
            <w:shd w:val="clear" w:color="auto" w:fill="FFFFFF"/>
          </w:rPr>
          <w:t xml:space="preserve">, the scale-up method is considered </w:t>
        </w:r>
        <w:commentRangeEnd w:id="1106"/>
        <w:r>
          <w:rPr>
            <w:rStyle w:val="CommentReference"/>
          </w:rPr>
          <w:commentReference w:id="1106"/>
        </w:r>
        <w:r w:rsidRPr="003336F9">
          <w:rPr>
            <w:rFonts w:ascii="Times" w:hAnsi="Times" w:cs="Arial"/>
            <w:color w:val="222222"/>
            <w:shd w:val="clear" w:color="auto" w:fill="FFFFFF"/>
          </w:rPr>
          <w:t xml:space="preserve">as a more appropriate method to measure general network size, independent of type or content of relationships. </w:t>
        </w:r>
        <w:del w:id="1107" w:author="Tubergen, F.A. van (Frank)" w:date="2023-08-22T11:25:00Z">
          <w:r w:rsidDel="000A6D84">
            <w:rPr>
              <w:rFonts w:ascii="Times" w:hAnsi="Times" w:cs="Arial"/>
              <w:color w:val="222222"/>
              <w:shd w:val="clear" w:color="auto" w:fill="FFFFFF"/>
            </w:rPr>
            <w:delText xml:space="preserve"> </w:delText>
          </w:r>
        </w:del>
        <w:r w:rsidRPr="003336F9">
          <w:rPr>
            <w:rFonts w:ascii="Times" w:hAnsi="Times" w:cs="Arial"/>
            <w:color w:val="222222"/>
            <w:shd w:val="clear" w:color="auto" w:fill="FFFFFF"/>
          </w:rPr>
          <w:t>In this method respondents recall their network members from a presented list of names or occupations. Since the prevalence of these “</w:t>
        </w:r>
        <w:proofErr w:type="spellStart"/>
        <w:r w:rsidRPr="003336F9">
          <w:rPr>
            <w:rFonts w:ascii="Times" w:hAnsi="Times" w:cs="Arial"/>
            <w:color w:val="222222"/>
            <w:shd w:val="clear" w:color="auto" w:fill="FFFFFF"/>
          </w:rPr>
          <w:t>Xs</w:t>
        </w:r>
        <w:proofErr w:type="spellEnd"/>
        <w:r w:rsidRPr="003336F9">
          <w:rPr>
            <w:rFonts w:ascii="Times" w:hAnsi="Times" w:cs="Arial"/>
            <w:color w:val="222222"/>
            <w:shd w:val="clear" w:color="auto" w:fill="FFFFFF"/>
          </w:rPr>
          <w:t>” in the population is known, the network size of the respondent can be ‘scaled up’ (Freeman and Thompson 1989). The method has usually been applied for the estimates of hidden or unknown populations, such as the number or victims in an earthquake (Bernard et al. 1991), or the number of heroin users (</w:t>
        </w:r>
        <w:proofErr w:type="spellStart"/>
        <w:r w:rsidRPr="003336F9">
          <w:rPr>
            <w:rFonts w:ascii="Times" w:hAnsi="Times" w:cs="Arial"/>
            <w:color w:val="222222"/>
            <w:shd w:val="clear" w:color="auto" w:fill="FFFFFF"/>
          </w:rPr>
          <w:t>Kadushin</w:t>
        </w:r>
        <w:proofErr w:type="spellEnd"/>
        <w:r w:rsidRPr="003336F9">
          <w:rPr>
            <w:rFonts w:ascii="Times" w:hAnsi="Times" w:cs="Arial"/>
            <w:color w:val="222222"/>
            <w:shd w:val="clear" w:color="auto" w:fill="FFFFFF"/>
          </w:rPr>
          <w:t xml:space="preserve"> et al. 2006). But the method also offers the possibility to estimate network size in more general populations. Unlike to other network estimators, the method does not rely on the delineation of individual network members but collects the numbers of people known with a specific characteristic, so called aggregated relational data. Respondents answer questions of the type ‘How many individuals do you know who are called Jim?’ These questions constitute the estimators or the </w:t>
        </w:r>
        <w:proofErr w:type="spellStart"/>
        <w:r w:rsidRPr="003336F9">
          <w:rPr>
            <w:rFonts w:ascii="Times" w:hAnsi="Times" w:cs="Arial"/>
            <w:color w:val="222222"/>
            <w:shd w:val="clear" w:color="auto" w:fill="FFFFFF"/>
          </w:rPr>
          <w:t>Xs</w:t>
        </w:r>
        <w:proofErr w:type="spellEnd"/>
        <w:r w:rsidRPr="003336F9">
          <w:rPr>
            <w:rFonts w:ascii="Times" w:hAnsi="Times" w:cs="Arial"/>
            <w:color w:val="222222"/>
            <w:shd w:val="clear" w:color="auto" w:fill="FFFFFF"/>
          </w:rPr>
          <w:t xml:space="preserve"> in the analysis. For example, a respondent is asked how many twins she knows. If she knows 3 twin-couples, from a total number of 10 million twins in a population of 330.000.000, it would be estimated that she knows about 3/10 million of the population which is</w:t>
        </w:r>
      </w:ins>
    </w:p>
    <w:p w14:paraId="66F0B780" w14:textId="77777777" w:rsidR="00B30524" w:rsidRPr="003336F9" w:rsidRDefault="00B30524">
      <w:pPr>
        <w:tabs>
          <w:tab w:val="left" w:pos="436"/>
        </w:tabs>
        <w:spacing w:line="360" w:lineRule="auto"/>
        <w:jc w:val="both"/>
        <w:rPr>
          <w:ins w:id="1108" w:author="Bas Hofstra" w:date="2023-07-25T15:17:00Z"/>
          <w:rFonts w:ascii="Times" w:hAnsi="Times" w:cs="Arial"/>
          <w:color w:val="222222"/>
          <w:shd w:val="clear" w:color="auto" w:fill="FFFFFF"/>
        </w:rPr>
        <w:pPrChange w:id="1109" w:author="Bas Hofstra" w:date="2023-07-25T15:34:00Z">
          <w:pPr>
            <w:tabs>
              <w:tab w:val="left" w:pos="436"/>
            </w:tabs>
            <w:spacing w:line="276" w:lineRule="auto"/>
            <w:jc w:val="both"/>
          </w:pPr>
        </w:pPrChange>
      </w:pPr>
    </w:p>
    <w:p w14:paraId="3BBC90D4" w14:textId="77777777" w:rsidR="00B30524" w:rsidRPr="003336F9" w:rsidRDefault="00B30524">
      <w:pPr>
        <w:tabs>
          <w:tab w:val="left" w:pos="436"/>
        </w:tabs>
        <w:spacing w:line="360" w:lineRule="auto"/>
        <w:jc w:val="both"/>
        <w:rPr>
          <w:ins w:id="1110" w:author="Bas Hofstra" w:date="2023-07-25T15:17:00Z"/>
          <w:rFonts w:ascii="Times" w:hAnsi="Times" w:cs="Arial"/>
          <w:color w:val="222222"/>
          <w:shd w:val="clear" w:color="auto" w:fill="FFFFFF"/>
        </w:rPr>
        <w:pPrChange w:id="1111" w:author="Bas Hofstra" w:date="2023-07-25T15:34:00Z">
          <w:pPr>
            <w:tabs>
              <w:tab w:val="left" w:pos="436"/>
            </w:tabs>
            <w:spacing w:line="276" w:lineRule="auto"/>
            <w:jc w:val="both"/>
          </w:pPr>
        </w:pPrChange>
      </w:pPr>
      <w:ins w:id="1112" w:author="Bas Hofstra" w:date="2023-07-25T15:17:00Z">
        <w:r w:rsidRPr="003336F9">
          <w:rPr>
            <w:rFonts w:ascii="Times" w:hAnsi="Times" w:cs="Arial"/>
            <w:color w:val="222222"/>
            <w:shd w:val="clear" w:color="auto" w:fill="FFFFFF"/>
          </w:rPr>
          <w:t xml:space="preserve">(3/10000000) x 330000000=99 </w:t>
        </w:r>
      </w:ins>
    </w:p>
    <w:p w14:paraId="4C0CDB00" w14:textId="77777777" w:rsidR="00B30524" w:rsidRPr="003336F9" w:rsidRDefault="00B30524">
      <w:pPr>
        <w:tabs>
          <w:tab w:val="left" w:pos="436"/>
        </w:tabs>
        <w:spacing w:line="360" w:lineRule="auto"/>
        <w:jc w:val="both"/>
        <w:rPr>
          <w:ins w:id="1113" w:author="Bas Hofstra" w:date="2023-07-25T15:17:00Z"/>
          <w:rFonts w:ascii="Times" w:hAnsi="Times" w:cs="Arial"/>
          <w:color w:val="222222"/>
          <w:shd w:val="clear" w:color="auto" w:fill="FFFFFF"/>
        </w:rPr>
        <w:pPrChange w:id="1114" w:author="Bas Hofstra" w:date="2023-07-25T15:34:00Z">
          <w:pPr>
            <w:tabs>
              <w:tab w:val="left" w:pos="436"/>
            </w:tabs>
            <w:spacing w:line="276" w:lineRule="auto"/>
            <w:jc w:val="both"/>
          </w:pPr>
        </w:pPrChange>
      </w:pPr>
    </w:p>
    <w:p w14:paraId="243A5B81" w14:textId="4B49F837" w:rsidR="00B30524" w:rsidRPr="003336F9" w:rsidRDefault="00B30524">
      <w:pPr>
        <w:autoSpaceDE w:val="0"/>
        <w:autoSpaceDN w:val="0"/>
        <w:adjustRightInd w:val="0"/>
        <w:spacing w:line="360" w:lineRule="auto"/>
        <w:jc w:val="both"/>
        <w:rPr>
          <w:ins w:id="1115" w:author="Bas Hofstra" w:date="2023-07-25T15:17:00Z"/>
          <w:rFonts w:ascii="Times" w:hAnsi="Times"/>
          <w:color w:val="000000"/>
        </w:rPr>
        <w:pPrChange w:id="1116" w:author="Bas Hofstra" w:date="2023-07-25T15:34:00Z">
          <w:pPr>
            <w:autoSpaceDE w:val="0"/>
            <w:autoSpaceDN w:val="0"/>
            <w:adjustRightInd w:val="0"/>
            <w:spacing w:line="276" w:lineRule="auto"/>
            <w:jc w:val="both"/>
          </w:pPr>
        </w:pPrChange>
      </w:pPr>
      <w:ins w:id="1117" w:author="Bas Hofstra" w:date="2023-07-25T15:17:00Z">
        <w:r w:rsidRPr="003336F9">
          <w:rPr>
            <w:rFonts w:ascii="Times" w:hAnsi="Times" w:cs="Arial"/>
            <w:color w:val="222222"/>
            <w:shd w:val="clear" w:color="auto" w:fill="FFFFFF"/>
          </w:rPr>
          <w:t>Th</w:t>
        </w:r>
      </w:ins>
      <w:ins w:id="1118" w:author="Bas Hofstra" w:date="2023-07-25T15:19:00Z">
        <w:r w:rsidR="00214EF3">
          <w:rPr>
            <w:rFonts w:ascii="Times" w:hAnsi="Times" w:cs="Arial"/>
            <w:color w:val="222222"/>
            <w:shd w:val="clear" w:color="auto" w:fill="FFFFFF"/>
          </w:rPr>
          <w:t xml:space="preserve">is is often </w:t>
        </w:r>
      </w:ins>
      <w:ins w:id="1119" w:author="Bas Hofstra" w:date="2023-07-25T15:20:00Z">
        <w:r w:rsidR="00214EF3">
          <w:rPr>
            <w:rFonts w:ascii="Times" w:hAnsi="Times" w:cs="Arial"/>
            <w:color w:val="222222"/>
            <w:shd w:val="clear" w:color="auto" w:fill="FFFFFF"/>
          </w:rPr>
          <w:t>called the “basic scale-up estimator”. This</w:t>
        </w:r>
      </w:ins>
      <w:ins w:id="1120" w:author="Bas Hofstra" w:date="2023-07-25T15:17:00Z">
        <w:r w:rsidRPr="003336F9">
          <w:rPr>
            <w:rFonts w:ascii="Times" w:hAnsi="Times" w:cs="Arial"/>
            <w:color w:val="222222"/>
            <w:shd w:val="clear" w:color="auto" w:fill="FFFFFF"/>
          </w:rPr>
          <w:t xml:space="preserve"> calculation becomes more precise if more questions of this type are added and responses can be averaged. McCormick, </w:t>
        </w:r>
        <w:proofErr w:type="spellStart"/>
        <w:r w:rsidRPr="003336F9">
          <w:rPr>
            <w:rFonts w:ascii="Times" w:hAnsi="Times" w:cs="Arial"/>
            <w:color w:val="222222"/>
            <w:shd w:val="clear" w:color="auto" w:fill="FFFFFF"/>
          </w:rPr>
          <w:t>Salganik</w:t>
        </w:r>
        <w:proofErr w:type="spellEnd"/>
        <w:r w:rsidRPr="003336F9">
          <w:rPr>
            <w:rFonts w:ascii="Times" w:hAnsi="Times" w:cs="Arial"/>
            <w:color w:val="222222"/>
            <w:shd w:val="clear" w:color="auto" w:fill="FFFFFF"/>
          </w:rPr>
          <w:t xml:space="preserve"> and Zhen (2010) applied the method in an adult sample of 1370 US residents, while presenting them a list of male and female given names. The estimated median network size was 610, </w:t>
        </w:r>
        <w:commentRangeStart w:id="1121"/>
        <w:r w:rsidRPr="003336F9">
          <w:rPr>
            <w:rFonts w:ascii="Times" w:hAnsi="Times" w:cs="Arial"/>
            <w:color w:val="222222"/>
            <w:shd w:val="clear" w:color="auto" w:fill="FFFFFF"/>
          </w:rPr>
          <w:t>but method of estimation mattered,</w:t>
        </w:r>
        <w:commentRangeEnd w:id="1121"/>
        <w:r>
          <w:rPr>
            <w:rStyle w:val="CommentReference"/>
            <w:rFonts w:eastAsiaTheme="minorHAnsi" w:cstheme="minorBidi"/>
            <w:lang w:eastAsia="nl-NL"/>
          </w:rPr>
          <w:commentReference w:id="1121"/>
        </w:r>
        <w:r w:rsidRPr="003336F9">
          <w:rPr>
            <w:rFonts w:ascii="Times" w:hAnsi="Times" w:cs="Arial"/>
            <w:color w:val="222222"/>
            <w:shd w:val="clear" w:color="auto" w:fill="FFFFFF"/>
          </w:rPr>
          <w:t xml:space="preserve"> next to respondent characteristics. </w:t>
        </w:r>
      </w:ins>
    </w:p>
    <w:p w14:paraId="6DD528CB" w14:textId="77777777" w:rsidR="00B30524" w:rsidRDefault="00B30524">
      <w:pPr>
        <w:autoSpaceDE w:val="0"/>
        <w:autoSpaceDN w:val="0"/>
        <w:adjustRightInd w:val="0"/>
        <w:spacing w:line="360" w:lineRule="auto"/>
        <w:jc w:val="both"/>
        <w:rPr>
          <w:ins w:id="1122" w:author="Bas Hofstra" w:date="2023-07-25T15:17:00Z"/>
          <w:rFonts w:ascii="Times" w:hAnsi="Times"/>
          <w:color w:val="000000"/>
        </w:rPr>
        <w:pPrChange w:id="1123" w:author="Bas Hofstra" w:date="2023-07-25T15:34:00Z">
          <w:pPr>
            <w:autoSpaceDE w:val="0"/>
            <w:autoSpaceDN w:val="0"/>
            <w:adjustRightInd w:val="0"/>
            <w:spacing w:line="276" w:lineRule="auto"/>
            <w:jc w:val="both"/>
          </w:pPr>
        </w:pPrChange>
      </w:pPr>
    </w:p>
    <w:p w14:paraId="258AF825" w14:textId="550AE954" w:rsidR="00B30524" w:rsidRPr="003336F9" w:rsidRDefault="00B30524">
      <w:pPr>
        <w:autoSpaceDE w:val="0"/>
        <w:autoSpaceDN w:val="0"/>
        <w:adjustRightInd w:val="0"/>
        <w:spacing w:line="360" w:lineRule="auto"/>
        <w:jc w:val="both"/>
        <w:rPr>
          <w:ins w:id="1124" w:author="Bas Hofstra" w:date="2023-07-25T15:17:00Z"/>
          <w:rFonts w:ascii="Times" w:hAnsi="Times"/>
          <w:color w:val="000000"/>
        </w:rPr>
        <w:pPrChange w:id="1125" w:author="Bas Hofstra" w:date="2023-07-25T15:34:00Z">
          <w:pPr>
            <w:autoSpaceDE w:val="0"/>
            <w:autoSpaceDN w:val="0"/>
            <w:adjustRightInd w:val="0"/>
            <w:spacing w:line="276" w:lineRule="auto"/>
            <w:jc w:val="both"/>
          </w:pPr>
        </w:pPrChange>
      </w:pPr>
      <w:commentRangeStart w:id="1126"/>
      <w:commentRangeStart w:id="1127"/>
      <w:commentRangeStart w:id="1128"/>
      <w:ins w:id="1129" w:author="Bas Hofstra" w:date="2023-07-25T15:17:00Z">
        <w:r w:rsidRPr="003336F9">
          <w:rPr>
            <w:rFonts w:ascii="Times" w:hAnsi="Times"/>
            <w:color w:val="000000"/>
          </w:rPr>
          <w:t>Also, Di</w:t>
        </w:r>
      </w:ins>
      <w:ins w:id="1130" w:author="Tubergen, F.A. van (Frank)" w:date="2023-08-22T11:19:00Z">
        <w:r w:rsidR="00FE6B66">
          <w:rPr>
            <w:rFonts w:ascii="Times" w:hAnsi="Times"/>
            <w:color w:val="000000"/>
          </w:rPr>
          <w:t>P</w:t>
        </w:r>
      </w:ins>
      <w:ins w:id="1131" w:author="Bas Hofstra" w:date="2023-07-25T15:17:00Z">
        <w:del w:id="1132" w:author="Tubergen, F.A. van (Frank)" w:date="2023-08-22T11:19:00Z">
          <w:r w:rsidRPr="003336F9" w:rsidDel="00FE6B66">
            <w:rPr>
              <w:rFonts w:ascii="Times" w:hAnsi="Times"/>
              <w:color w:val="000000"/>
            </w:rPr>
            <w:delText>p</w:delText>
          </w:r>
        </w:del>
        <w:r w:rsidRPr="003336F9">
          <w:rPr>
            <w:rFonts w:ascii="Times" w:hAnsi="Times"/>
            <w:color w:val="000000"/>
          </w:rPr>
          <w:t>rete</w:t>
        </w:r>
        <w:r>
          <w:rPr>
            <w:rFonts w:ascii="Times" w:hAnsi="Times"/>
            <w:color w:val="000000"/>
          </w:rPr>
          <w:t xml:space="preserve"> et al.</w:t>
        </w:r>
        <w:r w:rsidRPr="003336F9">
          <w:rPr>
            <w:rFonts w:ascii="Times" w:hAnsi="Times"/>
            <w:color w:val="000000"/>
          </w:rPr>
          <w:t xml:space="preserve"> (2011) applied the technique using the 2006 GSS data and showed that networks of US residents are heavily segregated along political attitudes, religion and social behaviors, divides that are almost as strong as the divides along races. </w:t>
        </w:r>
      </w:ins>
    </w:p>
    <w:p w14:paraId="5F5E7BC8" w14:textId="77777777" w:rsidR="00B30524" w:rsidRDefault="00B30524">
      <w:pPr>
        <w:autoSpaceDE w:val="0"/>
        <w:autoSpaceDN w:val="0"/>
        <w:adjustRightInd w:val="0"/>
        <w:spacing w:line="360" w:lineRule="auto"/>
        <w:jc w:val="both"/>
        <w:rPr>
          <w:ins w:id="1133" w:author="Bas Hofstra" w:date="2023-07-25T15:17:00Z"/>
          <w:rFonts w:ascii="Times" w:hAnsi="Times"/>
          <w:color w:val="000000"/>
        </w:rPr>
        <w:pPrChange w:id="1134" w:author="Bas Hofstra" w:date="2023-07-25T15:34:00Z">
          <w:pPr>
            <w:autoSpaceDE w:val="0"/>
            <w:autoSpaceDN w:val="0"/>
            <w:adjustRightInd w:val="0"/>
            <w:spacing w:line="276" w:lineRule="auto"/>
            <w:jc w:val="both"/>
          </w:pPr>
        </w:pPrChange>
      </w:pPr>
    </w:p>
    <w:p w14:paraId="46BF876A" w14:textId="77777777" w:rsidR="00B30524" w:rsidRDefault="00B30524">
      <w:pPr>
        <w:autoSpaceDE w:val="0"/>
        <w:autoSpaceDN w:val="0"/>
        <w:adjustRightInd w:val="0"/>
        <w:spacing w:line="360" w:lineRule="auto"/>
        <w:jc w:val="both"/>
        <w:rPr>
          <w:ins w:id="1135" w:author="Tubergen, F.A. van (Frank)" w:date="2023-08-22T11:19:00Z"/>
          <w:rFonts w:ascii="Times" w:hAnsi="Times"/>
          <w:color w:val="000000"/>
        </w:rPr>
      </w:pPr>
      <w:ins w:id="1136" w:author="Bas Hofstra" w:date="2023-07-25T15:17:00Z">
        <w:r w:rsidRPr="003336F9">
          <w:rPr>
            <w:rFonts w:ascii="Times" w:hAnsi="Times"/>
            <w:color w:val="000000"/>
          </w:rPr>
          <w:t>More recently, Hofstra, Corten and Van Tubergen (2021) showed variation in youth network sizes, while applying the scale up method in a sample of 5,921 adolescents in the Netherlands. Amongst others, they found that network size was predicted by gender and ethnicity, but that engaging in many social foci also enhances the size of the network. (…)</w:t>
        </w:r>
      </w:ins>
    </w:p>
    <w:p w14:paraId="3AF83534" w14:textId="77777777" w:rsidR="00DD758A" w:rsidRDefault="00DD758A">
      <w:pPr>
        <w:autoSpaceDE w:val="0"/>
        <w:autoSpaceDN w:val="0"/>
        <w:adjustRightInd w:val="0"/>
        <w:spacing w:line="360" w:lineRule="auto"/>
        <w:jc w:val="both"/>
        <w:rPr>
          <w:ins w:id="1137" w:author="Bas Hofstra" w:date="2023-07-25T15:17:00Z"/>
          <w:rFonts w:ascii="Times" w:hAnsi="Times"/>
          <w:color w:val="000000"/>
        </w:rPr>
        <w:pPrChange w:id="1138" w:author="Bas Hofstra" w:date="2023-07-25T15:34:00Z">
          <w:pPr>
            <w:autoSpaceDE w:val="0"/>
            <w:autoSpaceDN w:val="0"/>
            <w:adjustRightInd w:val="0"/>
            <w:spacing w:line="276" w:lineRule="auto"/>
            <w:jc w:val="both"/>
          </w:pPr>
        </w:pPrChange>
      </w:pPr>
    </w:p>
    <w:p w14:paraId="3CBACC98" w14:textId="5F501A13" w:rsidR="00B30524" w:rsidRPr="003336F9" w:rsidRDefault="00B30524">
      <w:pPr>
        <w:autoSpaceDE w:val="0"/>
        <w:autoSpaceDN w:val="0"/>
        <w:adjustRightInd w:val="0"/>
        <w:spacing w:line="360" w:lineRule="auto"/>
        <w:jc w:val="both"/>
        <w:rPr>
          <w:ins w:id="1139" w:author="Bas Hofstra" w:date="2023-07-25T15:17:00Z"/>
          <w:rFonts w:ascii="Times" w:hAnsi="Times"/>
          <w:color w:val="000000"/>
        </w:rPr>
        <w:pPrChange w:id="1140" w:author="Bas Hofstra" w:date="2023-07-25T15:34:00Z">
          <w:pPr>
            <w:autoSpaceDE w:val="0"/>
            <w:autoSpaceDN w:val="0"/>
            <w:adjustRightInd w:val="0"/>
            <w:spacing w:line="276" w:lineRule="auto"/>
            <w:jc w:val="both"/>
          </w:pPr>
        </w:pPrChange>
      </w:pPr>
      <w:ins w:id="1141" w:author="Bas Hofstra" w:date="2023-07-25T15:17:00Z">
        <w:r>
          <w:rPr>
            <w:rFonts w:ascii="Times" w:hAnsi="Times"/>
            <w:color w:val="000000"/>
          </w:rPr>
          <w:t xml:space="preserve">This paper builds upon this work, while using a representative adult sample </w:t>
        </w:r>
        <w:r w:rsidRPr="0076604E">
          <w:rPr>
            <w:rFonts w:ascii="Times" w:hAnsi="Times"/>
            <w:color w:val="000000"/>
            <w:highlight w:val="yellow"/>
          </w:rPr>
          <w:t>(n=1</w:t>
        </w:r>
        <w:r>
          <w:rPr>
            <w:rFonts w:ascii="Times" w:hAnsi="Times"/>
            <w:color w:val="000000"/>
            <w:highlight w:val="yellow"/>
          </w:rPr>
          <w:t>3</w:t>
        </w:r>
        <w:r w:rsidRPr="0076604E">
          <w:rPr>
            <w:rFonts w:ascii="Times" w:hAnsi="Times"/>
            <w:color w:val="000000"/>
            <w:highlight w:val="yellow"/>
          </w:rPr>
          <w:t>00</w:t>
        </w:r>
        <w:r>
          <w:rPr>
            <w:rFonts w:ascii="Times" w:hAnsi="Times"/>
            <w:color w:val="000000"/>
          </w:rPr>
          <w:t xml:space="preserve">) from the population in the Netherlands and employing relatively many </w:t>
        </w:r>
        <w:proofErr w:type="spellStart"/>
        <w:r>
          <w:rPr>
            <w:rFonts w:ascii="Times" w:hAnsi="Times"/>
            <w:color w:val="000000"/>
          </w:rPr>
          <w:t>Xs</w:t>
        </w:r>
        <w:proofErr w:type="spellEnd"/>
        <w:r>
          <w:rPr>
            <w:rFonts w:ascii="Times" w:hAnsi="Times"/>
            <w:color w:val="000000"/>
          </w:rPr>
          <w:t xml:space="preserve"> (see Appendix 1 for the questionnaire). </w:t>
        </w:r>
        <w:del w:id="1142" w:author="Tubergen, F.A. van (Frank)" w:date="2023-08-22T11:25:00Z">
          <w:r w:rsidDel="00CB08E6">
            <w:rPr>
              <w:rFonts w:ascii="Times" w:hAnsi="Times"/>
              <w:color w:val="000000"/>
            </w:rPr>
            <w:delText xml:space="preserve">We aim to examine the variation in the personal networks of residents in the Netherlands by individual characteristics and by characteristics of the place of dwelling. </w:delText>
          </w:r>
        </w:del>
      </w:ins>
      <w:commentRangeEnd w:id="1126"/>
      <w:ins w:id="1143" w:author="Bas Hofstra" w:date="2023-07-25T15:18:00Z">
        <w:del w:id="1144" w:author="Tubergen, F.A. van (Frank)" w:date="2023-08-22T11:25:00Z">
          <w:r w:rsidR="00214EF3" w:rsidDel="00CB08E6">
            <w:rPr>
              <w:rStyle w:val="CommentReference"/>
              <w:rFonts w:eastAsiaTheme="minorHAnsi" w:cstheme="minorBidi"/>
              <w:lang w:eastAsia="nl-NL"/>
            </w:rPr>
            <w:commentReference w:id="1126"/>
          </w:r>
        </w:del>
      </w:ins>
      <w:commentRangeEnd w:id="1127"/>
      <w:del w:id="1145" w:author="Tubergen, F.A. van (Frank)" w:date="2023-08-22T11:25:00Z">
        <w:r w:rsidR="007F1C19" w:rsidDel="00CB08E6">
          <w:rPr>
            <w:rStyle w:val="CommentReference"/>
            <w:rFonts w:eastAsiaTheme="minorHAnsi" w:cstheme="minorBidi"/>
            <w:lang w:eastAsia="nl-NL"/>
          </w:rPr>
          <w:commentReference w:id="1127"/>
        </w:r>
      </w:del>
      <w:commentRangeEnd w:id="1128"/>
      <w:r w:rsidR="00F14C11">
        <w:rPr>
          <w:rStyle w:val="CommentReference"/>
          <w:rFonts w:eastAsiaTheme="minorHAnsi" w:cstheme="minorBidi"/>
          <w:lang w:eastAsia="nl-NL"/>
        </w:rPr>
        <w:commentReference w:id="1128"/>
      </w:r>
    </w:p>
    <w:p w14:paraId="5E00681F" w14:textId="77777777" w:rsidR="00B30524" w:rsidRPr="003336F9" w:rsidRDefault="00B30524">
      <w:pPr>
        <w:spacing w:line="360" w:lineRule="auto"/>
        <w:jc w:val="both"/>
        <w:rPr>
          <w:rFonts w:ascii="Times" w:hAnsi="Times"/>
        </w:rPr>
        <w:pPrChange w:id="1146" w:author="Bas Hofstra" w:date="2023-07-25T15:34:00Z">
          <w:pPr>
            <w:spacing w:line="276" w:lineRule="auto"/>
            <w:jc w:val="both"/>
          </w:pPr>
        </w:pPrChange>
      </w:pPr>
    </w:p>
    <w:p w14:paraId="46E93F12" w14:textId="713A172A" w:rsidR="003F303C" w:rsidRDefault="00214EF3">
      <w:pPr>
        <w:spacing w:line="360" w:lineRule="auto"/>
        <w:jc w:val="both"/>
        <w:rPr>
          <w:ins w:id="1147" w:author="Bas Hofstra" w:date="2023-07-25T14:27:00Z"/>
          <w:rFonts w:ascii="Times" w:hAnsi="Times"/>
          <w:b/>
        </w:rPr>
        <w:pPrChange w:id="1148" w:author="Bas Hofstra" w:date="2023-07-25T15:34:00Z">
          <w:pPr>
            <w:spacing w:line="276" w:lineRule="auto"/>
            <w:jc w:val="both"/>
          </w:pPr>
        </w:pPrChange>
      </w:pPr>
      <w:ins w:id="1149" w:author="Bas Hofstra" w:date="2023-07-25T15:18:00Z">
        <w:r>
          <w:rPr>
            <w:rFonts w:ascii="Times" w:hAnsi="Times"/>
            <w:b/>
          </w:rPr>
          <w:t xml:space="preserve">Network Scale-up </w:t>
        </w:r>
      </w:ins>
      <w:ins w:id="1150" w:author="Bas Hofstra" w:date="2023-07-25T15:19:00Z">
        <w:r>
          <w:rPr>
            <w:rFonts w:ascii="Times" w:hAnsi="Times"/>
            <w:b/>
          </w:rPr>
          <w:t xml:space="preserve">Instrument </w:t>
        </w:r>
      </w:ins>
      <w:ins w:id="1151" w:author="Bas Hofstra" w:date="2023-07-25T14:49:00Z">
        <w:r w:rsidR="008F3C53">
          <w:rPr>
            <w:rFonts w:ascii="Times" w:hAnsi="Times"/>
            <w:b/>
          </w:rPr>
          <w:t>in the DNS</w:t>
        </w:r>
      </w:ins>
      <w:del w:id="1152" w:author="Bas Hofstra" w:date="2023-07-25T14:49:00Z">
        <w:r w:rsidR="00C63AA2" w:rsidDel="008F3C53">
          <w:rPr>
            <w:rFonts w:ascii="Times" w:hAnsi="Times"/>
            <w:b/>
          </w:rPr>
          <w:delText>Network Size Estimation</w:delText>
        </w:r>
        <w:r w:rsidR="003F303C" w:rsidRPr="00E74DFC" w:rsidDel="008F3C53">
          <w:rPr>
            <w:rFonts w:ascii="Times" w:hAnsi="Times"/>
            <w:b/>
          </w:rPr>
          <w:delText xml:space="preserve"> Strategy</w:delText>
        </w:r>
      </w:del>
    </w:p>
    <w:p w14:paraId="748BFE43" w14:textId="44F205E0" w:rsidR="009C048B" w:rsidRDefault="009C048B">
      <w:pPr>
        <w:spacing w:line="360" w:lineRule="auto"/>
        <w:jc w:val="both"/>
        <w:rPr>
          <w:ins w:id="1153" w:author="Bas Hofstra" w:date="2023-07-25T14:37:00Z"/>
          <w:rFonts w:ascii="Times" w:hAnsi="Times"/>
        </w:rPr>
        <w:pPrChange w:id="1154" w:author="Bas Hofstra" w:date="2023-07-25T15:34:00Z">
          <w:pPr>
            <w:spacing w:line="276" w:lineRule="auto"/>
            <w:jc w:val="both"/>
          </w:pPr>
        </w:pPrChange>
      </w:pPr>
      <w:ins w:id="1155" w:author="Bas Hofstra" w:date="2023-07-25T14:27:00Z">
        <w:r w:rsidRPr="009C048B">
          <w:rPr>
            <w:rFonts w:ascii="Times" w:hAnsi="Times"/>
            <w:rPrChange w:id="1156" w:author="Bas Hofstra" w:date="2023-07-25T14:27:00Z">
              <w:rPr>
                <w:rFonts w:ascii="Times" w:hAnsi="Times"/>
                <w:b/>
              </w:rPr>
            </w:rPrChange>
          </w:rPr>
          <w:t xml:space="preserve">In </w:t>
        </w:r>
      </w:ins>
      <w:ins w:id="1157" w:author="Bas Hofstra" w:date="2023-07-25T14:46:00Z">
        <w:r w:rsidR="00EB4EB8">
          <w:rPr>
            <w:rFonts w:ascii="Times" w:hAnsi="Times"/>
          </w:rPr>
          <w:t>the DNS</w:t>
        </w:r>
      </w:ins>
      <w:ins w:id="1158" w:author="Bas Hofstra" w:date="2023-07-25T15:51:00Z">
        <w:r w:rsidR="00F07616">
          <w:rPr>
            <w:rFonts w:ascii="Times" w:hAnsi="Times"/>
          </w:rPr>
          <w:t>S</w:t>
        </w:r>
      </w:ins>
      <w:ins w:id="1159" w:author="Bas Hofstra" w:date="2023-07-25T14:27:00Z">
        <w:r>
          <w:rPr>
            <w:rFonts w:ascii="Times" w:hAnsi="Times"/>
          </w:rPr>
          <w:t xml:space="preserve"> survey, respondents</w:t>
        </w:r>
      </w:ins>
      <w:ins w:id="1160" w:author="Bas Hofstra" w:date="2023-07-25T14:36:00Z">
        <w:r>
          <w:rPr>
            <w:rFonts w:ascii="Times" w:hAnsi="Times"/>
          </w:rPr>
          <w:t xml:space="preserve"> </w:t>
        </w:r>
      </w:ins>
      <w:ins w:id="1161" w:author="Bas Hofstra" w:date="2023-07-25T14:37:00Z">
        <w:r w:rsidR="00EB4EB8">
          <w:rPr>
            <w:rFonts w:ascii="Times" w:hAnsi="Times"/>
          </w:rPr>
          <w:t>read the following NSUM-prompt:</w:t>
        </w:r>
      </w:ins>
    </w:p>
    <w:p w14:paraId="5393AFA3" w14:textId="77777777" w:rsidR="00214EF3" w:rsidRDefault="00214EF3">
      <w:pPr>
        <w:spacing w:line="360" w:lineRule="auto"/>
        <w:ind w:left="567" w:right="561"/>
        <w:jc w:val="both"/>
        <w:rPr>
          <w:ins w:id="1162" w:author="Bas Hofstra" w:date="2023-07-25T15:19:00Z"/>
          <w:rFonts w:ascii="Times" w:hAnsi="Times"/>
          <w:i/>
        </w:rPr>
        <w:pPrChange w:id="1163" w:author="Bas Hofstra" w:date="2023-07-25T15:34:00Z">
          <w:pPr>
            <w:spacing w:line="276" w:lineRule="auto"/>
            <w:ind w:left="567" w:right="561"/>
            <w:jc w:val="both"/>
          </w:pPr>
        </w:pPrChange>
      </w:pPr>
    </w:p>
    <w:p w14:paraId="02DD9F91" w14:textId="17D8B0C2" w:rsidR="00EB4EB8" w:rsidRPr="00EB4EB8" w:rsidRDefault="00EB4EB8">
      <w:pPr>
        <w:spacing w:line="360" w:lineRule="auto"/>
        <w:ind w:left="567" w:right="561"/>
        <w:jc w:val="both"/>
        <w:rPr>
          <w:ins w:id="1164" w:author="Bas Hofstra" w:date="2023-07-25T14:38:00Z"/>
          <w:rFonts w:ascii="Times" w:hAnsi="Times"/>
          <w:i/>
          <w:rPrChange w:id="1165" w:author="Bas Hofstra" w:date="2023-07-25T14:40:00Z">
            <w:rPr>
              <w:ins w:id="1166" w:author="Bas Hofstra" w:date="2023-07-25T14:38:00Z"/>
              <w:rFonts w:ascii="Times" w:hAnsi="Times"/>
            </w:rPr>
          </w:rPrChange>
        </w:rPr>
        <w:pPrChange w:id="1167" w:author="Bas Hofstra" w:date="2023-07-25T15:34:00Z">
          <w:pPr>
            <w:spacing w:line="276" w:lineRule="auto"/>
            <w:ind w:left="567" w:right="561"/>
            <w:jc w:val="both"/>
          </w:pPr>
        </w:pPrChange>
      </w:pPr>
      <w:ins w:id="1168" w:author="Bas Hofstra" w:date="2023-07-25T14:37:00Z">
        <w:r w:rsidRPr="00EB4EB8">
          <w:rPr>
            <w:rFonts w:ascii="Times" w:hAnsi="Times"/>
            <w:i/>
            <w:rPrChange w:id="1169" w:author="Bas Hofstra" w:date="2023-07-25T14:40:00Z">
              <w:rPr>
                <w:rFonts w:ascii="Times" w:hAnsi="Times"/>
                <w:lang w:val="nl-NL"/>
              </w:rPr>
            </w:rPrChange>
          </w:rPr>
          <w:t>In the following</w:t>
        </w:r>
      </w:ins>
      <w:ins w:id="1170" w:author="Bas Hofstra" w:date="2023-08-30T14:56:00Z">
        <w:r w:rsidR="00AB509C">
          <w:rPr>
            <w:rFonts w:ascii="Times" w:hAnsi="Times"/>
            <w:i/>
          </w:rPr>
          <w:t>,</w:t>
        </w:r>
      </w:ins>
      <w:ins w:id="1171" w:author="Bas Hofstra" w:date="2023-07-25T14:37:00Z">
        <w:r w:rsidRPr="00EB4EB8">
          <w:rPr>
            <w:rFonts w:ascii="Times" w:hAnsi="Times"/>
            <w:i/>
            <w:rPrChange w:id="1172" w:author="Bas Hofstra" w:date="2023-07-25T14:40:00Z">
              <w:rPr>
                <w:rFonts w:ascii="Times" w:hAnsi="Times"/>
                <w:lang w:val="nl-NL"/>
              </w:rPr>
            </w:rPrChange>
          </w:rPr>
          <w:t xml:space="preserve"> we ask you a</w:t>
        </w:r>
        <w:r w:rsidRPr="00EB4EB8">
          <w:rPr>
            <w:rFonts w:ascii="Times" w:hAnsi="Times"/>
            <w:i/>
            <w:rPrChange w:id="1173" w:author="Bas Hofstra" w:date="2023-07-25T14:40:00Z">
              <w:rPr>
                <w:rFonts w:ascii="Times" w:hAnsi="Times"/>
              </w:rPr>
            </w:rPrChange>
          </w:rPr>
          <w:t xml:space="preserve"> number </w:t>
        </w:r>
        <w:del w:id="1174" w:author="Tubergen, F.A. van (Frank)" w:date="2023-08-22T11:31:00Z">
          <w:r w:rsidRPr="00EB4EB8" w:rsidDel="001C128B">
            <w:rPr>
              <w:rFonts w:ascii="Times" w:hAnsi="Times"/>
              <w:i/>
              <w:rPrChange w:id="1175" w:author="Bas Hofstra" w:date="2023-07-25T14:40:00Z">
                <w:rPr>
                  <w:rFonts w:ascii="Times" w:hAnsi="Times"/>
                </w:rPr>
              </w:rPrChange>
            </w:rPr>
            <w:delText xml:space="preserve"> </w:delText>
          </w:r>
        </w:del>
        <w:r w:rsidRPr="00EB4EB8">
          <w:rPr>
            <w:rFonts w:ascii="Times" w:hAnsi="Times"/>
            <w:i/>
            <w:rPrChange w:id="1176" w:author="Bas Hofstra" w:date="2023-07-25T14:40:00Z">
              <w:rPr>
                <w:rFonts w:ascii="Times" w:hAnsi="Times"/>
              </w:rPr>
            </w:rPrChange>
          </w:rPr>
          <w:t>of question about persons you know. With “know” we mean person</w:t>
        </w:r>
      </w:ins>
      <w:ins w:id="1177" w:author="Bas Hofstra" w:date="2023-07-25T14:38:00Z">
        <w:r w:rsidRPr="00EB4EB8">
          <w:rPr>
            <w:rFonts w:ascii="Times" w:hAnsi="Times"/>
            <w:i/>
            <w:rPrChange w:id="1178" w:author="Bas Hofstra" w:date="2023-07-25T14:40:00Z">
              <w:rPr>
                <w:rFonts w:ascii="Times" w:hAnsi="Times"/>
              </w:rPr>
            </w:rPrChange>
          </w:rPr>
          <w:t>s</w:t>
        </w:r>
      </w:ins>
      <w:ins w:id="1179" w:author="Bas Hofstra" w:date="2023-07-25T14:37:00Z">
        <w:r w:rsidRPr="00EB4EB8">
          <w:rPr>
            <w:rFonts w:ascii="Times" w:hAnsi="Times"/>
            <w:i/>
            <w:rPrChange w:id="1180" w:author="Bas Hofstra" w:date="2023-07-25T14:40:00Z">
              <w:rPr>
                <w:rFonts w:ascii="Times" w:hAnsi="Times"/>
              </w:rPr>
            </w:rPrChange>
          </w:rPr>
          <w:t xml:space="preserve"> in the Netherlands you know personally by name and with whom y</w:t>
        </w:r>
      </w:ins>
      <w:ins w:id="1181" w:author="Bas Hofstra" w:date="2023-07-25T14:38:00Z">
        <w:r w:rsidRPr="00EB4EB8">
          <w:rPr>
            <w:rFonts w:ascii="Times" w:hAnsi="Times"/>
            <w:i/>
            <w:rPrChange w:id="1182" w:author="Bas Hofstra" w:date="2023-07-25T14:40:00Z">
              <w:rPr>
                <w:rFonts w:ascii="Times" w:hAnsi="Times"/>
              </w:rPr>
            </w:rPrChange>
          </w:rPr>
          <w:t xml:space="preserve">ou would have a chat if you met them. For all questions: if you know a person with that </w:t>
        </w:r>
      </w:ins>
      <w:ins w:id="1183" w:author="Bas Hofstra" w:date="2023-07-25T14:39:00Z">
        <w:r w:rsidRPr="00EB4EB8">
          <w:rPr>
            <w:rFonts w:ascii="Times" w:hAnsi="Times"/>
            <w:i/>
            <w:rPrChange w:id="1184" w:author="Bas Hofstra" w:date="2023-07-25T14:40:00Z">
              <w:rPr>
                <w:rFonts w:ascii="Times" w:hAnsi="Times"/>
              </w:rPr>
            </w:rPrChange>
          </w:rPr>
          <w:t>feature</w:t>
        </w:r>
      </w:ins>
      <w:ins w:id="1185" w:author="Bas Hofstra" w:date="2023-07-25T14:38:00Z">
        <w:r w:rsidRPr="00EB4EB8">
          <w:rPr>
            <w:rFonts w:ascii="Times" w:hAnsi="Times"/>
            <w:i/>
            <w:rPrChange w:id="1186" w:author="Bas Hofstra" w:date="2023-07-25T14:40:00Z">
              <w:rPr>
                <w:rFonts w:ascii="Times" w:hAnsi="Times"/>
              </w:rPr>
            </w:rPrChange>
          </w:rPr>
          <w:t xml:space="preserve">, </w:t>
        </w:r>
      </w:ins>
      <w:ins w:id="1187" w:author="Bas Hofstra" w:date="2023-07-25T14:39:00Z">
        <w:r w:rsidRPr="00EB4EB8">
          <w:rPr>
            <w:rFonts w:ascii="Times" w:hAnsi="Times"/>
            <w:i/>
            <w:rPrChange w:id="1188" w:author="Bas Hofstra" w:date="2023-07-25T14:40:00Z">
              <w:rPr>
                <w:rFonts w:ascii="Times" w:hAnsi="Times"/>
              </w:rPr>
            </w:rPrChange>
          </w:rPr>
          <w:t xml:space="preserve">report how many </w:t>
        </w:r>
        <w:proofErr w:type="gramStart"/>
        <w:r w:rsidRPr="00EB4EB8">
          <w:rPr>
            <w:rFonts w:ascii="Times" w:hAnsi="Times"/>
            <w:i/>
            <w:rPrChange w:id="1189" w:author="Bas Hofstra" w:date="2023-07-25T14:40:00Z">
              <w:rPr>
                <w:rFonts w:ascii="Times" w:hAnsi="Times"/>
              </w:rPr>
            </w:rPrChange>
          </w:rPr>
          <w:t>person</w:t>
        </w:r>
        <w:proofErr w:type="gramEnd"/>
        <w:r w:rsidRPr="00EB4EB8">
          <w:rPr>
            <w:rFonts w:ascii="Times" w:hAnsi="Times"/>
            <w:i/>
            <w:rPrChange w:id="1190" w:author="Bas Hofstra" w:date="2023-07-25T14:40:00Z">
              <w:rPr>
                <w:rFonts w:ascii="Times" w:hAnsi="Times"/>
              </w:rPr>
            </w:rPrChange>
          </w:rPr>
          <w:t xml:space="preserve"> in your network have that feature. </w:t>
        </w:r>
      </w:ins>
    </w:p>
    <w:p w14:paraId="3CF73B5C" w14:textId="77777777" w:rsidR="00214EF3" w:rsidRDefault="00214EF3">
      <w:pPr>
        <w:spacing w:line="360" w:lineRule="auto"/>
        <w:ind w:right="-6"/>
        <w:jc w:val="both"/>
        <w:rPr>
          <w:ins w:id="1191" w:author="Bas Hofstra" w:date="2023-07-25T15:19:00Z"/>
          <w:rFonts w:ascii="Times" w:hAnsi="Times"/>
        </w:rPr>
        <w:pPrChange w:id="1192" w:author="Bas Hofstra" w:date="2023-07-25T15:34:00Z">
          <w:pPr>
            <w:spacing w:line="276" w:lineRule="auto"/>
            <w:ind w:right="-6"/>
            <w:jc w:val="both"/>
          </w:pPr>
        </w:pPrChange>
      </w:pPr>
    </w:p>
    <w:p w14:paraId="4379CD16" w14:textId="5BE98582" w:rsidR="00EB4EB8" w:rsidRDefault="00EB4EB8">
      <w:pPr>
        <w:spacing w:line="360" w:lineRule="auto"/>
        <w:ind w:right="-6"/>
        <w:jc w:val="both"/>
        <w:rPr>
          <w:ins w:id="1193" w:author="Bas Hofstra" w:date="2023-07-25T14:48:00Z"/>
          <w:rFonts w:ascii="Times" w:hAnsi="Times"/>
        </w:rPr>
        <w:pPrChange w:id="1194" w:author="Bas Hofstra" w:date="2023-07-25T15:34:00Z">
          <w:pPr>
            <w:spacing w:line="276" w:lineRule="auto"/>
            <w:ind w:right="561"/>
            <w:jc w:val="both"/>
          </w:pPr>
        </w:pPrChange>
      </w:pPr>
      <w:ins w:id="1195" w:author="Bas Hofstra" w:date="2023-07-25T14:40:00Z">
        <w:r>
          <w:rPr>
            <w:rFonts w:ascii="Times" w:hAnsi="Times"/>
          </w:rPr>
          <w:t xml:space="preserve">We survey respondents </w:t>
        </w:r>
      </w:ins>
      <w:ins w:id="1196" w:author="Bas Hofstra" w:date="2023-08-30T14:58:00Z">
        <w:r w:rsidR="007E7C90">
          <w:rPr>
            <w:rFonts w:ascii="Times" w:hAnsi="Times"/>
          </w:rPr>
          <w:t>about</w:t>
        </w:r>
      </w:ins>
      <w:ins w:id="1197" w:author="Bas Hofstra" w:date="2023-07-25T14:40:00Z">
        <w:r>
          <w:rPr>
            <w:rFonts w:ascii="Times" w:hAnsi="Times"/>
          </w:rPr>
          <w:t xml:space="preserve"> three</w:t>
        </w:r>
      </w:ins>
      <w:ins w:id="1198" w:author="Bas Hofstra" w:date="2023-07-25T14:47:00Z">
        <w:r w:rsidR="008F3C53">
          <w:rPr>
            <w:rFonts w:ascii="Times" w:hAnsi="Times"/>
          </w:rPr>
          <w:t xml:space="preserve"> different</w:t>
        </w:r>
      </w:ins>
      <w:ins w:id="1199" w:author="Bas Hofstra" w:date="2023-07-25T14:40:00Z">
        <w:r>
          <w:rPr>
            <w:rFonts w:ascii="Times" w:hAnsi="Times"/>
          </w:rPr>
          <w:t xml:space="preserve"> batteries of X’s. The first</w:t>
        </w:r>
      </w:ins>
      <w:ins w:id="1200" w:author="Bas Hofstra" w:date="2023-07-25T14:41:00Z">
        <w:r>
          <w:rPr>
            <w:rFonts w:ascii="Times" w:hAnsi="Times"/>
          </w:rPr>
          <w:t xml:space="preserve"> </w:t>
        </w:r>
      </w:ins>
      <w:ins w:id="1201" w:author="Bas Hofstra" w:date="2023-08-30T14:58:00Z">
        <w:r w:rsidR="007E7C90">
          <w:rPr>
            <w:rFonts w:ascii="Times" w:hAnsi="Times"/>
          </w:rPr>
          <w:t xml:space="preserve">battery are </w:t>
        </w:r>
      </w:ins>
      <w:ins w:id="1202" w:author="Bas Hofstra" w:date="2023-08-30T14:57:00Z">
        <w:r w:rsidR="007E7C90">
          <w:rPr>
            <w:rFonts w:ascii="Times" w:hAnsi="Times"/>
          </w:rPr>
          <w:t>six</w:t>
        </w:r>
      </w:ins>
      <w:ins w:id="1203" w:author="Bas Hofstra" w:date="2023-07-25T14:41:00Z">
        <w:r>
          <w:rPr>
            <w:rFonts w:ascii="Times" w:hAnsi="Times"/>
          </w:rPr>
          <w:t xml:space="preserve"> </w:t>
        </w:r>
      </w:ins>
      <w:ins w:id="1204" w:author="Bas Hofstra" w:date="2023-08-30T14:59:00Z">
        <w:r w:rsidR="007E7C90">
          <w:rPr>
            <w:rFonts w:ascii="Times" w:hAnsi="Times"/>
          </w:rPr>
          <w:t xml:space="preserve">X’s </w:t>
        </w:r>
      </w:ins>
      <w:ins w:id="1205" w:author="Bas Hofstra" w:date="2023-07-25T14:41:00Z">
        <w:r>
          <w:rPr>
            <w:rFonts w:ascii="Times" w:hAnsi="Times"/>
          </w:rPr>
          <w:t>about knowing someone whom</w:t>
        </w:r>
      </w:ins>
      <w:ins w:id="1206" w:author="Bas Hofstra" w:date="2023-08-30T14:56:00Z">
        <w:r w:rsidR="00AB509C" w:rsidDel="00AB509C">
          <w:rPr>
            <w:rStyle w:val="CommentReference"/>
            <w:rFonts w:eastAsiaTheme="minorHAnsi" w:cstheme="minorBidi"/>
            <w:lang w:eastAsia="nl-NL"/>
          </w:rPr>
          <w:t xml:space="preserve"> </w:t>
        </w:r>
      </w:ins>
      <w:del w:id="1207" w:author="Bas Hofstra" w:date="2023-08-30T14:56:00Z">
        <w:r w:rsidR="003F24C4" w:rsidDel="00AB509C">
          <w:rPr>
            <w:rStyle w:val="CommentReference"/>
            <w:rFonts w:eastAsiaTheme="minorHAnsi" w:cstheme="minorBidi"/>
            <w:lang w:eastAsia="nl-NL"/>
          </w:rPr>
          <w:commentReference w:id="1208"/>
        </w:r>
      </w:del>
      <w:ins w:id="1209" w:author="Bas Hofstra" w:date="2023-07-25T14:41:00Z">
        <w:r>
          <w:rPr>
            <w:rFonts w:ascii="Times" w:hAnsi="Times"/>
          </w:rPr>
          <w:t>“in the last 12 months” graduated from university</w:t>
        </w:r>
      </w:ins>
      <w:ins w:id="1210" w:author="Bas Hofstra" w:date="2023-08-30T14:56:00Z">
        <w:r w:rsidR="007E7C90">
          <w:rPr>
            <w:rFonts w:ascii="Times" w:hAnsi="Times"/>
          </w:rPr>
          <w:t>, university of applied science,</w:t>
        </w:r>
      </w:ins>
      <w:ins w:id="1211" w:author="Bas Hofstra" w:date="2023-08-30T14:57:00Z">
        <w:r w:rsidR="007E7C90">
          <w:rPr>
            <w:rFonts w:ascii="Times" w:hAnsi="Times"/>
          </w:rPr>
          <w:t xml:space="preserve"> </w:t>
        </w:r>
        <w:proofErr w:type="spellStart"/>
        <w:r w:rsidR="007E7C90">
          <w:rPr>
            <w:rFonts w:ascii="Times" w:hAnsi="Times"/>
          </w:rPr>
          <w:t>tertiairy</w:t>
        </w:r>
        <w:proofErr w:type="spellEnd"/>
        <w:r w:rsidR="007E7C90">
          <w:rPr>
            <w:rFonts w:ascii="Times" w:hAnsi="Times"/>
          </w:rPr>
          <w:t xml:space="preserve"> vocational education, had a son/daughter,</w:t>
        </w:r>
      </w:ins>
      <w:ins w:id="1212" w:author="Bas Hofstra" w:date="2023-07-25T14:42:00Z">
        <w:r>
          <w:rPr>
            <w:rFonts w:ascii="Times" w:hAnsi="Times"/>
          </w:rPr>
          <w:t xml:space="preserve"> gave birth to twins</w:t>
        </w:r>
      </w:ins>
      <w:ins w:id="1213" w:author="Bas Hofstra" w:date="2023-08-30T14:57:00Z">
        <w:r w:rsidR="007E7C90">
          <w:rPr>
            <w:rFonts w:ascii="Times" w:hAnsi="Times"/>
          </w:rPr>
          <w:t>, or was infected with the COVID-19 virus</w:t>
        </w:r>
      </w:ins>
      <w:ins w:id="1214" w:author="Bas Hofstra" w:date="2023-07-25T14:42:00Z">
        <w:r>
          <w:rPr>
            <w:rFonts w:ascii="Times" w:hAnsi="Times"/>
          </w:rPr>
          <w:t>.</w:t>
        </w:r>
      </w:ins>
      <w:ins w:id="1215" w:author="Bas Hofstra" w:date="2023-07-25T14:43:00Z">
        <w:r>
          <w:rPr>
            <w:rFonts w:ascii="Times" w:hAnsi="Times"/>
          </w:rPr>
          <w:t xml:space="preserve"> </w:t>
        </w:r>
      </w:ins>
      <w:ins w:id="1216" w:author="Bas Hofstra" w:date="2023-07-25T14:44:00Z">
        <w:r>
          <w:rPr>
            <w:rFonts w:ascii="Times" w:hAnsi="Times"/>
          </w:rPr>
          <w:t xml:space="preserve">The second </w:t>
        </w:r>
      </w:ins>
      <w:ins w:id="1217" w:author="Bas Hofstra" w:date="2023-08-30T14:59:00Z">
        <w:r w:rsidR="007E7C90">
          <w:rPr>
            <w:rFonts w:ascii="Times" w:hAnsi="Times"/>
          </w:rPr>
          <w:t xml:space="preserve">battery are </w:t>
        </w:r>
      </w:ins>
      <w:ins w:id="1218" w:author="Bas Hofstra" w:date="2023-07-25T14:44:00Z">
        <w:r>
          <w:rPr>
            <w:rFonts w:ascii="Times" w:hAnsi="Times"/>
          </w:rPr>
          <w:t xml:space="preserve">three </w:t>
        </w:r>
      </w:ins>
      <w:ins w:id="1219" w:author="Bas Hofstra" w:date="2023-08-30T14:59:00Z">
        <w:r w:rsidR="007E7C90">
          <w:rPr>
            <w:rFonts w:ascii="Times" w:hAnsi="Times"/>
          </w:rPr>
          <w:t xml:space="preserve">X’s on </w:t>
        </w:r>
      </w:ins>
      <w:ins w:id="1220" w:author="Bas Hofstra" w:date="2023-07-25T14:44:00Z">
        <w:r>
          <w:rPr>
            <w:rFonts w:ascii="Times" w:hAnsi="Times"/>
          </w:rPr>
          <w:t xml:space="preserve">knowing someone who </w:t>
        </w:r>
      </w:ins>
      <w:ins w:id="1221" w:author="Bas Hofstra" w:date="2023-07-25T14:47:00Z">
        <w:r w:rsidR="008F3C53">
          <w:rPr>
            <w:rFonts w:ascii="Times" w:hAnsi="Times"/>
          </w:rPr>
          <w:t>“</w:t>
        </w:r>
      </w:ins>
      <w:ins w:id="1222" w:author="Bas Hofstra" w:date="2023-07-25T14:44:00Z">
        <w:r>
          <w:rPr>
            <w:rFonts w:ascii="Times" w:hAnsi="Times"/>
          </w:rPr>
          <w:t>drives an electric vehicle,</w:t>
        </w:r>
      </w:ins>
      <w:ins w:id="1223" w:author="Bas Hofstra" w:date="2023-07-25T14:47:00Z">
        <w:r w:rsidR="008F3C53">
          <w:rPr>
            <w:rFonts w:ascii="Times" w:hAnsi="Times"/>
          </w:rPr>
          <w:t>”</w:t>
        </w:r>
      </w:ins>
      <w:ins w:id="1224" w:author="Bas Hofstra" w:date="2023-07-25T14:44:00Z">
        <w:r>
          <w:rPr>
            <w:rFonts w:ascii="Times" w:hAnsi="Times"/>
          </w:rPr>
          <w:t xml:space="preserve"> </w:t>
        </w:r>
      </w:ins>
      <w:ins w:id="1225" w:author="Bas Hofstra" w:date="2023-07-25T14:47:00Z">
        <w:r w:rsidR="008F3C53">
          <w:rPr>
            <w:rFonts w:ascii="Times" w:hAnsi="Times"/>
          </w:rPr>
          <w:t>“</w:t>
        </w:r>
      </w:ins>
      <w:ins w:id="1226" w:author="Bas Hofstra" w:date="2023-07-25T14:44:00Z">
        <w:r>
          <w:rPr>
            <w:rFonts w:ascii="Times" w:hAnsi="Times"/>
          </w:rPr>
          <w:t xml:space="preserve">drives a scooter,” and </w:t>
        </w:r>
      </w:ins>
      <w:ins w:id="1227" w:author="Bas Hofstra" w:date="2023-07-25T14:47:00Z">
        <w:r w:rsidR="008F3C53">
          <w:rPr>
            <w:rFonts w:ascii="Times" w:hAnsi="Times"/>
          </w:rPr>
          <w:t>“</w:t>
        </w:r>
      </w:ins>
      <w:ins w:id="1228" w:author="Bas Hofstra" w:date="2023-07-25T14:44:00Z">
        <w:r>
          <w:rPr>
            <w:rFonts w:ascii="Times" w:hAnsi="Times"/>
          </w:rPr>
          <w:t>is vegan.</w:t>
        </w:r>
      </w:ins>
      <w:ins w:id="1229" w:author="Bas Hofstra" w:date="2023-07-25T14:47:00Z">
        <w:r w:rsidR="008F3C53">
          <w:rPr>
            <w:rFonts w:ascii="Times" w:hAnsi="Times"/>
          </w:rPr>
          <w:t>”</w:t>
        </w:r>
      </w:ins>
      <w:ins w:id="1230" w:author="Bas Hofstra" w:date="2023-07-25T14:44:00Z">
        <w:r>
          <w:rPr>
            <w:rFonts w:ascii="Times" w:hAnsi="Times"/>
          </w:rPr>
          <w:t xml:space="preserve"> </w:t>
        </w:r>
      </w:ins>
      <w:ins w:id="1231" w:author="Bas Hofstra" w:date="2023-08-30T14:59:00Z">
        <w:r w:rsidR="007E7C90">
          <w:rPr>
            <w:rFonts w:ascii="Times" w:hAnsi="Times"/>
          </w:rPr>
          <w:t>T</w:t>
        </w:r>
      </w:ins>
      <w:ins w:id="1232" w:author="Bas Hofstra" w:date="2023-07-25T14:45:00Z">
        <w:r>
          <w:rPr>
            <w:rFonts w:ascii="Times" w:hAnsi="Times"/>
          </w:rPr>
          <w:t xml:space="preserve">he </w:t>
        </w:r>
      </w:ins>
      <w:ins w:id="1233" w:author="Bas Hofstra" w:date="2023-07-25T14:44:00Z">
        <w:r>
          <w:rPr>
            <w:rFonts w:ascii="Times" w:hAnsi="Times"/>
          </w:rPr>
          <w:t>third 3</w:t>
        </w:r>
      </w:ins>
      <w:ins w:id="1234" w:author="Bas Hofstra" w:date="2023-08-30T14:58:00Z">
        <w:r w:rsidR="007E7C90">
          <w:rPr>
            <w:rFonts w:ascii="Times" w:hAnsi="Times"/>
          </w:rPr>
          <w:t>4</w:t>
        </w:r>
      </w:ins>
      <w:ins w:id="1235" w:author="Bas Hofstra" w:date="2023-07-25T14:45:00Z">
        <w:r>
          <w:rPr>
            <w:rFonts w:ascii="Times" w:hAnsi="Times"/>
          </w:rPr>
          <w:t xml:space="preserve"> </w:t>
        </w:r>
      </w:ins>
      <w:ins w:id="1236" w:author="Bas Hofstra" w:date="2023-08-30T14:59:00Z">
        <w:r w:rsidR="007E7C90">
          <w:rPr>
            <w:rFonts w:ascii="Times" w:hAnsi="Times"/>
          </w:rPr>
          <w:t>X’s</w:t>
        </w:r>
      </w:ins>
      <w:ins w:id="1237" w:author="Bas Hofstra" w:date="2023-07-25T14:45:00Z">
        <w:r>
          <w:rPr>
            <w:rFonts w:ascii="Times" w:hAnsi="Times"/>
          </w:rPr>
          <w:t xml:space="preserve"> </w:t>
        </w:r>
      </w:ins>
      <w:ins w:id="1238" w:author="Bas Hofstra" w:date="2023-08-30T14:59:00Z">
        <w:r w:rsidR="007E7C90">
          <w:rPr>
            <w:rFonts w:ascii="Times" w:hAnsi="Times"/>
          </w:rPr>
          <w:t xml:space="preserve">are about </w:t>
        </w:r>
      </w:ins>
      <w:ins w:id="1239" w:author="Bas Hofstra" w:date="2023-07-25T14:45:00Z">
        <w:r>
          <w:rPr>
            <w:rFonts w:ascii="Times" w:hAnsi="Times"/>
          </w:rPr>
          <w:t>whether and how many others they know carrying a specific name (e.g., “Sophie,” “</w:t>
        </w:r>
        <w:proofErr w:type="spellStart"/>
        <w:r>
          <w:rPr>
            <w:rFonts w:ascii="Times" w:hAnsi="Times"/>
          </w:rPr>
          <w:t>Daan</w:t>
        </w:r>
        <w:proofErr w:type="spellEnd"/>
        <w:r>
          <w:rPr>
            <w:rFonts w:ascii="Times" w:hAnsi="Times"/>
          </w:rPr>
          <w:t>,” “Noor,” and so forth). We selected these names</w:t>
        </w:r>
      </w:ins>
      <w:ins w:id="1240" w:author="Bas Hofstra" w:date="2023-07-25T15:44:00Z">
        <w:r w:rsidR="00F07616">
          <w:rPr>
            <w:rFonts w:ascii="Times" w:hAnsi="Times"/>
          </w:rPr>
          <w:t xml:space="preserve"> and categories</w:t>
        </w:r>
      </w:ins>
      <w:ins w:id="1241" w:author="Bas Hofstra" w:date="2023-07-25T14:45:00Z">
        <w:r>
          <w:rPr>
            <w:rFonts w:ascii="Times" w:hAnsi="Times"/>
          </w:rPr>
          <w:t xml:space="preserve"> on the basis of</w:t>
        </w:r>
      </w:ins>
      <w:ins w:id="1242" w:author="Bas Hofstra" w:date="2023-07-25T14:46:00Z">
        <w:r>
          <w:rPr>
            <w:rFonts w:ascii="Times" w:hAnsi="Times"/>
          </w:rPr>
          <w:t xml:space="preserve">… </w:t>
        </w:r>
      </w:ins>
      <w:proofErr w:type="gramStart"/>
      <w:ins w:id="1243" w:author="Bas Hofstra" w:date="2023-07-25T14:45:00Z">
        <w:r w:rsidRPr="00EB4EB8">
          <w:rPr>
            <w:rFonts w:ascii="Times" w:hAnsi="Times"/>
            <w:highlight w:val="red"/>
            <w:rPrChange w:id="1244" w:author="Bas Hofstra" w:date="2023-07-25T14:46:00Z">
              <w:rPr>
                <w:rFonts w:ascii="Times" w:hAnsi="Times"/>
              </w:rPr>
            </w:rPrChange>
          </w:rPr>
          <w:t>[</w:t>
        </w:r>
      </w:ins>
      <w:ins w:id="1245" w:author="Bas Hofstra" w:date="2023-07-25T14:47:00Z">
        <w:r w:rsidR="008F3C53">
          <w:rPr>
            <w:rFonts w:ascii="Times" w:hAnsi="Times"/>
            <w:highlight w:val="red"/>
          </w:rPr>
          <w:t>?</w:t>
        </w:r>
      </w:ins>
      <w:proofErr w:type="spellStart"/>
      <w:ins w:id="1246" w:author="Bas Hofstra" w:date="2023-07-25T14:45:00Z">
        <w:r w:rsidRPr="00EB4EB8">
          <w:rPr>
            <w:rFonts w:ascii="Times" w:hAnsi="Times"/>
            <w:highlight w:val="red"/>
            <w:rPrChange w:id="1247" w:author="Bas Hofstra" w:date="2023-07-25T14:46:00Z">
              <w:rPr>
                <w:rFonts w:ascii="Times" w:hAnsi="Times"/>
              </w:rPr>
            </w:rPrChange>
          </w:rPr>
          <w:t>Rense</w:t>
        </w:r>
        <w:proofErr w:type="spellEnd"/>
        <w:proofErr w:type="gramEnd"/>
        <w:r w:rsidRPr="00EB4EB8">
          <w:rPr>
            <w:rFonts w:ascii="Times" w:hAnsi="Times"/>
            <w:highlight w:val="red"/>
            <w:rPrChange w:id="1248" w:author="Bas Hofstra" w:date="2023-07-25T14:46:00Z">
              <w:rPr>
                <w:rFonts w:ascii="Times" w:hAnsi="Times"/>
              </w:rPr>
            </w:rPrChange>
          </w:rPr>
          <w:t xml:space="preserve"> &amp; </w:t>
        </w:r>
        <w:proofErr w:type="spellStart"/>
        <w:r w:rsidRPr="00EB4EB8">
          <w:rPr>
            <w:rFonts w:ascii="Times" w:hAnsi="Times"/>
            <w:highlight w:val="red"/>
            <w:rPrChange w:id="1249" w:author="Bas Hofstra" w:date="2023-07-25T14:46:00Z">
              <w:rPr>
                <w:rFonts w:ascii="Times" w:hAnsi="Times"/>
              </w:rPr>
            </w:rPrChange>
          </w:rPr>
          <w:t>Beate</w:t>
        </w:r>
      </w:ins>
      <w:proofErr w:type="spellEnd"/>
      <w:ins w:id="1250" w:author="Bas Hofstra" w:date="2023-07-25T14:47:00Z">
        <w:r w:rsidR="008F3C53">
          <w:rPr>
            <w:rFonts w:ascii="Times" w:hAnsi="Times"/>
            <w:highlight w:val="red"/>
          </w:rPr>
          <w:t>?</w:t>
        </w:r>
      </w:ins>
      <w:ins w:id="1251" w:author="Bas Hofstra" w:date="2023-07-25T14:45:00Z">
        <w:r w:rsidRPr="00EB4EB8">
          <w:rPr>
            <w:rFonts w:ascii="Times" w:hAnsi="Times"/>
            <w:highlight w:val="red"/>
            <w:rPrChange w:id="1252" w:author="Bas Hofstra" w:date="2023-07-25T14:46:00Z">
              <w:rPr>
                <w:rFonts w:ascii="Times" w:hAnsi="Times"/>
              </w:rPr>
            </w:rPrChange>
          </w:rPr>
          <w:t>]</w:t>
        </w:r>
      </w:ins>
      <w:ins w:id="1253" w:author="Bas Hofstra" w:date="2023-07-25T14:46:00Z">
        <w:r w:rsidRPr="008F3C53">
          <w:rPr>
            <w:rFonts w:ascii="Times" w:hAnsi="Times"/>
            <w:rPrChange w:id="1254" w:author="Bas Hofstra" w:date="2023-07-25T14:48:00Z">
              <w:rPr>
                <w:rFonts w:ascii="Times" w:hAnsi="Times"/>
                <w:highlight w:val="red"/>
              </w:rPr>
            </w:rPrChange>
          </w:rPr>
          <w:t>.</w:t>
        </w:r>
      </w:ins>
      <w:ins w:id="1255" w:author="Bas Hofstra" w:date="2023-07-25T14:47:00Z">
        <w:r w:rsidR="008F3C53" w:rsidRPr="008F3C53">
          <w:rPr>
            <w:rFonts w:ascii="Times" w:hAnsi="Times"/>
            <w:rPrChange w:id="1256" w:author="Bas Hofstra" w:date="2023-07-25T14:48:00Z">
              <w:rPr>
                <w:rFonts w:ascii="Times" w:hAnsi="Times"/>
                <w:highlight w:val="red"/>
              </w:rPr>
            </w:rPrChange>
          </w:rPr>
          <w:t xml:space="preserve"> </w:t>
        </w:r>
      </w:ins>
      <w:ins w:id="1257" w:author="Bas Hofstra" w:date="2023-07-25T14:43:00Z">
        <w:r>
          <w:rPr>
            <w:rFonts w:ascii="Times" w:hAnsi="Times"/>
          </w:rPr>
          <w:t xml:space="preserve">Respondents in all three batteries indicated first whether they know someone with that </w:t>
        </w:r>
      </w:ins>
      <w:ins w:id="1258" w:author="Bas Hofstra" w:date="2023-08-30T15:00:00Z">
        <w:r w:rsidR="007E7C90">
          <w:rPr>
            <w:rFonts w:ascii="Times" w:hAnsi="Times"/>
          </w:rPr>
          <w:t>feature (yes/no)</w:t>
        </w:r>
      </w:ins>
      <w:ins w:id="1259" w:author="Bas Hofstra" w:date="2023-07-25T14:43:00Z">
        <w:r>
          <w:rPr>
            <w:rFonts w:ascii="Times" w:hAnsi="Times"/>
          </w:rPr>
          <w:t xml:space="preserve"> and then reported the number of</w:t>
        </w:r>
      </w:ins>
      <w:ins w:id="1260" w:author="Bas Hofstra" w:date="2023-07-25T14:44:00Z">
        <w:r>
          <w:rPr>
            <w:rFonts w:ascii="Times" w:hAnsi="Times"/>
          </w:rPr>
          <w:t xml:space="preserve"> person</w:t>
        </w:r>
      </w:ins>
      <w:ins w:id="1261" w:author="Bas Hofstra" w:date="2023-08-30T15:00:00Z">
        <w:r w:rsidR="007E7C90">
          <w:rPr>
            <w:rFonts w:ascii="Times" w:hAnsi="Times"/>
          </w:rPr>
          <w:t>s</w:t>
        </w:r>
      </w:ins>
      <w:ins w:id="1262" w:author="Bas Hofstra" w:date="2023-07-25T14:44:00Z">
        <w:r>
          <w:rPr>
            <w:rFonts w:ascii="Times" w:hAnsi="Times"/>
          </w:rPr>
          <w:t xml:space="preserve"> that </w:t>
        </w:r>
      </w:ins>
      <w:ins w:id="1263" w:author="Bas Hofstra" w:date="2023-08-30T15:00:00Z">
        <w:r w:rsidR="007E7C90">
          <w:rPr>
            <w:rFonts w:ascii="Times" w:hAnsi="Times"/>
          </w:rPr>
          <w:t xml:space="preserve">they </w:t>
        </w:r>
      </w:ins>
      <w:ins w:id="1264" w:author="Bas Hofstra" w:date="2023-07-25T14:44:00Z">
        <w:r>
          <w:rPr>
            <w:rFonts w:ascii="Times" w:hAnsi="Times"/>
          </w:rPr>
          <w:t>know carrying that feature.</w:t>
        </w:r>
      </w:ins>
      <w:ins w:id="1265" w:author="Bas Hofstra" w:date="2023-07-25T14:48:00Z">
        <w:r w:rsidR="008F3C53">
          <w:rPr>
            <w:rFonts w:ascii="Times" w:hAnsi="Times"/>
          </w:rPr>
          <w:t xml:space="preserve"> See Appendix </w:t>
        </w:r>
      </w:ins>
      <w:ins w:id="1266" w:author="Bas Hofstra" w:date="2023-08-30T15:26:00Z">
        <w:r w:rsidR="001243DB">
          <w:rPr>
            <w:rFonts w:ascii="Times" w:hAnsi="Times"/>
            <w:highlight w:val="red"/>
          </w:rPr>
          <w:t>A</w:t>
        </w:r>
      </w:ins>
      <w:ins w:id="1267" w:author="Bas Hofstra" w:date="2023-07-25T14:48:00Z">
        <w:r w:rsidR="008F3C53">
          <w:rPr>
            <w:rFonts w:ascii="Times" w:hAnsi="Times"/>
          </w:rPr>
          <w:t xml:space="preserve"> for </w:t>
        </w:r>
      </w:ins>
      <w:ins w:id="1268" w:author="Bas Hofstra" w:date="2023-08-30T15:00:00Z">
        <w:r w:rsidR="007E7C90">
          <w:rPr>
            <w:rFonts w:ascii="Times" w:hAnsi="Times"/>
          </w:rPr>
          <w:t>our list of</w:t>
        </w:r>
      </w:ins>
      <w:ins w:id="1269" w:author="Bas Hofstra" w:date="2023-07-25T14:48:00Z">
        <w:r w:rsidR="008F3C53">
          <w:rPr>
            <w:rFonts w:ascii="Times" w:hAnsi="Times"/>
          </w:rPr>
          <w:t xml:space="preserve"> NSUM-categories and their population sizes</w:t>
        </w:r>
      </w:ins>
      <w:ins w:id="1270" w:author="Bas Hofstra" w:date="2023-08-30T15:00:00Z">
        <w:r w:rsidR="007E7C90">
          <w:rPr>
            <w:rFonts w:ascii="Times" w:hAnsi="Times"/>
          </w:rPr>
          <w:t xml:space="preserve"> during the time of the survey</w:t>
        </w:r>
      </w:ins>
      <w:ins w:id="1271" w:author="Bas Hofstra" w:date="2023-07-25T14:48:00Z">
        <w:r w:rsidR="008F3C53">
          <w:rPr>
            <w:rFonts w:ascii="Times" w:hAnsi="Times"/>
          </w:rPr>
          <w:t>.</w:t>
        </w:r>
      </w:ins>
    </w:p>
    <w:p w14:paraId="2DFFC839" w14:textId="11EBE3E0" w:rsidR="008F3C53" w:rsidRDefault="008F3C53">
      <w:pPr>
        <w:spacing w:line="360" w:lineRule="auto"/>
        <w:ind w:right="561"/>
        <w:jc w:val="both"/>
        <w:rPr>
          <w:ins w:id="1272" w:author="Bas Hofstra" w:date="2023-07-25T14:49:00Z"/>
          <w:rFonts w:ascii="Times" w:hAnsi="Times"/>
        </w:rPr>
        <w:pPrChange w:id="1273" w:author="Bas Hofstra" w:date="2023-07-25T15:34:00Z">
          <w:pPr>
            <w:spacing w:line="276" w:lineRule="auto"/>
            <w:ind w:right="561"/>
            <w:jc w:val="both"/>
          </w:pPr>
        </w:pPrChange>
      </w:pPr>
    </w:p>
    <w:p w14:paraId="614F3A51" w14:textId="377D1A21" w:rsidR="008F3C53" w:rsidRPr="008F3C53" w:rsidRDefault="008F3C53">
      <w:pPr>
        <w:spacing w:line="360" w:lineRule="auto"/>
        <w:jc w:val="both"/>
        <w:rPr>
          <w:ins w:id="1274" w:author="Bas Hofstra" w:date="2023-07-25T14:58:00Z"/>
          <w:rFonts w:ascii="Times" w:hAnsi="Times"/>
          <w:b/>
          <w:rPrChange w:id="1275" w:author="Bas Hofstra" w:date="2023-07-25T14:58:00Z">
            <w:rPr>
              <w:ins w:id="1276" w:author="Bas Hofstra" w:date="2023-07-25T14:58:00Z"/>
              <w:rFonts w:ascii="Times" w:hAnsi="Times"/>
            </w:rPr>
          </w:rPrChange>
        </w:rPr>
        <w:pPrChange w:id="1277" w:author="Bas Hofstra" w:date="2023-07-25T15:34:00Z">
          <w:pPr>
            <w:spacing w:line="276" w:lineRule="auto"/>
            <w:ind w:right="561"/>
            <w:jc w:val="both"/>
          </w:pPr>
        </w:pPrChange>
      </w:pPr>
      <w:ins w:id="1278" w:author="Bas Hofstra" w:date="2023-07-25T14:49:00Z">
        <w:r>
          <w:rPr>
            <w:rFonts w:ascii="Times" w:hAnsi="Times"/>
            <w:b/>
          </w:rPr>
          <w:lastRenderedPageBreak/>
          <w:t>Network Size Estimation</w:t>
        </w:r>
        <w:r w:rsidRPr="00E74DFC">
          <w:rPr>
            <w:rFonts w:ascii="Times" w:hAnsi="Times"/>
            <w:b/>
          </w:rPr>
          <w:t xml:space="preserve"> Strategy</w:t>
        </w:r>
      </w:ins>
    </w:p>
    <w:p w14:paraId="4F72E133" w14:textId="3591AE26" w:rsidR="008F3C53" w:rsidRPr="003336F9" w:rsidDel="002157C6" w:rsidRDefault="008F3C53">
      <w:pPr>
        <w:autoSpaceDE w:val="0"/>
        <w:autoSpaceDN w:val="0"/>
        <w:adjustRightInd w:val="0"/>
        <w:spacing w:line="360" w:lineRule="auto"/>
        <w:jc w:val="both"/>
        <w:rPr>
          <w:del w:id="1279" w:author="Bas Hofstra" w:date="2023-07-25T14:59:00Z"/>
          <w:moveTo w:id="1280" w:author="Bas Hofstra" w:date="2023-07-25T14:58:00Z"/>
          <w:rFonts w:ascii="Times" w:hAnsi="Times"/>
          <w:color w:val="000000"/>
        </w:rPr>
        <w:pPrChange w:id="1281" w:author="Bas Hofstra" w:date="2023-07-25T15:34:00Z">
          <w:pPr>
            <w:autoSpaceDE w:val="0"/>
            <w:autoSpaceDN w:val="0"/>
            <w:adjustRightInd w:val="0"/>
            <w:spacing w:line="276" w:lineRule="auto"/>
            <w:jc w:val="both"/>
          </w:pPr>
        </w:pPrChange>
      </w:pPr>
      <w:moveToRangeStart w:id="1282" w:author="Bas Hofstra" w:date="2023-07-25T14:58:00Z" w:name="move141189512"/>
      <w:moveTo w:id="1283" w:author="Bas Hofstra" w:date="2023-07-25T14:58:00Z">
        <w:del w:id="1284" w:author="Bas Hofstra" w:date="2023-07-25T14:58:00Z">
          <w:r w:rsidRPr="003336F9" w:rsidDel="008F3C53">
            <w:rPr>
              <w:rFonts w:ascii="Times" w:hAnsi="Times" w:cs="Arial"/>
              <w:color w:val="222222"/>
              <w:shd w:val="clear" w:color="auto" w:fill="FFFFFF"/>
            </w:rPr>
            <w:delText xml:space="preserve">The </w:delText>
          </w:r>
        </w:del>
      </w:moveTo>
      <w:ins w:id="1285" w:author="Bas Hofstra" w:date="2023-07-25T14:58:00Z">
        <w:r>
          <w:rPr>
            <w:rFonts w:ascii="Times" w:hAnsi="Times" w:cs="Arial"/>
            <w:color w:val="222222"/>
            <w:shd w:val="clear" w:color="auto" w:fill="FFFFFF"/>
          </w:rPr>
          <w:t xml:space="preserve">NSUMs </w:t>
        </w:r>
      </w:ins>
      <w:moveTo w:id="1286" w:author="Bas Hofstra" w:date="2023-07-25T14:58:00Z">
        <w:del w:id="1287" w:author="Bas Hofstra" w:date="2023-07-25T14:58:00Z">
          <w:r w:rsidRPr="003336F9" w:rsidDel="008F3C53">
            <w:rPr>
              <w:rFonts w:ascii="Times" w:hAnsi="Times" w:cs="Arial"/>
              <w:color w:val="222222"/>
              <w:shd w:val="clear" w:color="auto" w:fill="FFFFFF"/>
            </w:rPr>
            <w:delText xml:space="preserve">method </w:delText>
          </w:r>
        </w:del>
        <w:r w:rsidRPr="003336F9">
          <w:rPr>
            <w:rFonts w:ascii="Times" w:hAnsi="Times" w:cs="Arial"/>
            <w:color w:val="222222"/>
            <w:shd w:val="clear" w:color="auto" w:fill="FFFFFF"/>
          </w:rPr>
          <w:t>assume</w:t>
        </w:r>
        <w:del w:id="1288" w:author="Bas Hofstra" w:date="2023-07-25T14:58:00Z">
          <w:r w:rsidRPr="003336F9" w:rsidDel="008F3C53">
            <w:rPr>
              <w:rFonts w:ascii="Times" w:hAnsi="Times" w:cs="Arial"/>
              <w:color w:val="222222"/>
              <w:shd w:val="clear" w:color="auto" w:fill="FFFFFF"/>
            </w:rPr>
            <w:delText>s</w:delText>
          </w:r>
        </w:del>
        <w:r w:rsidRPr="003336F9">
          <w:rPr>
            <w:rFonts w:ascii="Times" w:hAnsi="Times" w:cs="Arial"/>
            <w:color w:val="222222"/>
            <w:shd w:val="clear" w:color="auto" w:fill="FFFFFF"/>
          </w:rPr>
          <w:t xml:space="preserve"> that a person’s social network represents the population, which is not without problems. In general, three problems </w:t>
        </w:r>
      </w:moveTo>
      <w:ins w:id="1289" w:author="Bas Hofstra" w:date="2023-07-25T15:00:00Z">
        <w:r w:rsidR="002157C6">
          <w:rPr>
            <w:rFonts w:ascii="Times" w:hAnsi="Times" w:cs="Arial"/>
            <w:color w:val="222222"/>
            <w:shd w:val="clear" w:color="auto" w:fill="FFFFFF"/>
          </w:rPr>
          <w:t>may bias NSUM estimates</w:t>
        </w:r>
      </w:ins>
      <w:moveTo w:id="1290" w:author="Bas Hofstra" w:date="2023-07-25T14:58:00Z">
        <w:del w:id="1291" w:author="Bas Hofstra" w:date="2023-07-25T15:00:00Z">
          <w:r w:rsidRPr="003336F9" w:rsidDel="002157C6">
            <w:rPr>
              <w:rFonts w:ascii="Times" w:hAnsi="Times" w:cs="Arial"/>
              <w:color w:val="222222"/>
              <w:shd w:val="clear" w:color="auto" w:fill="FFFFFF"/>
            </w:rPr>
            <w:delText>of the scale up method are discussed</w:delText>
          </w:r>
        </w:del>
        <w:r w:rsidRPr="003336F9">
          <w:rPr>
            <w:rFonts w:ascii="Times" w:hAnsi="Times" w:cs="Arial"/>
            <w:color w:val="222222"/>
            <w:shd w:val="clear" w:color="auto" w:fill="FFFFFF"/>
          </w:rPr>
          <w:t xml:space="preserve"> (McCormick,</w:t>
        </w:r>
        <w:r>
          <w:rPr>
            <w:rFonts w:ascii="Times" w:hAnsi="Times" w:cs="Arial"/>
            <w:color w:val="222222"/>
            <w:shd w:val="clear" w:color="auto" w:fill="FFFFFF"/>
          </w:rPr>
          <w:t xml:space="preserve"> </w:t>
        </w:r>
        <w:proofErr w:type="spellStart"/>
        <w:r w:rsidRPr="003336F9">
          <w:rPr>
            <w:rFonts w:ascii="Times" w:hAnsi="Times" w:cs="Arial"/>
            <w:color w:val="222222"/>
            <w:shd w:val="clear" w:color="auto" w:fill="FFFFFF"/>
          </w:rPr>
          <w:t>Sa</w:t>
        </w:r>
        <w:r>
          <w:rPr>
            <w:rFonts w:ascii="Times" w:hAnsi="Times" w:cs="Arial"/>
            <w:color w:val="222222"/>
            <w:shd w:val="clear" w:color="auto" w:fill="FFFFFF"/>
          </w:rPr>
          <w:t>l</w:t>
        </w:r>
        <w:r w:rsidRPr="003336F9">
          <w:rPr>
            <w:rFonts w:ascii="Times" w:hAnsi="Times" w:cs="Arial"/>
            <w:color w:val="222222"/>
            <w:shd w:val="clear" w:color="auto" w:fill="FFFFFF"/>
          </w:rPr>
          <w:t>ganik</w:t>
        </w:r>
        <w:proofErr w:type="spellEnd"/>
        <w:r w:rsidRPr="003336F9">
          <w:rPr>
            <w:rFonts w:ascii="Times" w:hAnsi="Times" w:cs="Arial"/>
            <w:color w:val="222222"/>
            <w:shd w:val="clear" w:color="auto" w:fill="FFFFFF"/>
          </w:rPr>
          <w:t xml:space="preserve"> and Zheng 2010)</w:t>
        </w:r>
      </w:moveTo>
      <w:ins w:id="1292" w:author="Bas Hofstra" w:date="2023-07-25T15:00:00Z">
        <w:r w:rsidR="002157C6">
          <w:rPr>
            <w:rFonts w:ascii="Times" w:hAnsi="Times" w:cs="Arial"/>
            <w:color w:val="222222"/>
            <w:shd w:val="clear" w:color="auto" w:fill="FFFFFF"/>
          </w:rPr>
          <w:t>:</w:t>
        </w:r>
      </w:ins>
      <w:moveTo w:id="1293" w:author="Bas Hofstra" w:date="2023-07-25T14:58:00Z">
        <w:del w:id="1294" w:author="Bas Hofstra" w:date="2023-07-25T15:00:00Z">
          <w:r w:rsidRPr="003336F9" w:rsidDel="002157C6">
            <w:rPr>
              <w:rFonts w:ascii="Times" w:hAnsi="Times" w:cs="Arial"/>
              <w:color w:val="222222"/>
              <w:shd w:val="clear" w:color="auto" w:fill="FFFFFF"/>
            </w:rPr>
            <w:delText>,</w:delText>
          </w:r>
        </w:del>
        <w:r w:rsidRPr="003336F9">
          <w:rPr>
            <w:rFonts w:ascii="Times" w:hAnsi="Times" w:cs="Arial"/>
            <w:color w:val="222222"/>
            <w:shd w:val="clear" w:color="auto" w:fill="FFFFFF"/>
          </w:rPr>
          <w:t xml:space="preserve"> </w:t>
        </w:r>
        <w:del w:id="1295" w:author="Bas Hofstra" w:date="2023-07-25T15:00:00Z">
          <w:r w:rsidRPr="003336F9" w:rsidDel="002157C6">
            <w:rPr>
              <w:rFonts w:ascii="Times" w:hAnsi="Times" w:cs="Arial"/>
              <w:color w:val="222222"/>
              <w:shd w:val="clear" w:color="auto" w:fill="FFFFFF"/>
            </w:rPr>
            <w:delText xml:space="preserve">i.e. </w:delText>
          </w:r>
        </w:del>
        <w:r w:rsidRPr="002157C6">
          <w:rPr>
            <w:rFonts w:ascii="Times" w:hAnsi="Times" w:cs="Arial"/>
            <w:i/>
            <w:color w:val="222222"/>
            <w:shd w:val="clear" w:color="auto" w:fill="FFFFFF"/>
            <w:rPrChange w:id="1296" w:author="Bas Hofstra" w:date="2023-07-25T15:00:00Z">
              <w:rPr>
                <w:rFonts w:ascii="Times" w:hAnsi="Times" w:cs="Arial"/>
                <w:color w:val="222222"/>
                <w:shd w:val="clear" w:color="auto" w:fill="FFFFFF"/>
              </w:rPr>
            </w:rPrChange>
          </w:rPr>
          <w:t>transmission errors</w:t>
        </w:r>
        <w:r w:rsidRPr="003336F9">
          <w:rPr>
            <w:rFonts w:ascii="Times" w:hAnsi="Times" w:cs="Arial"/>
            <w:color w:val="222222"/>
            <w:shd w:val="clear" w:color="auto" w:fill="FFFFFF"/>
          </w:rPr>
          <w:t xml:space="preserve">, </w:t>
        </w:r>
        <w:r w:rsidRPr="002157C6">
          <w:rPr>
            <w:rFonts w:ascii="Times" w:hAnsi="Times" w:cs="Arial"/>
            <w:i/>
            <w:color w:val="222222"/>
            <w:shd w:val="clear" w:color="auto" w:fill="FFFFFF"/>
            <w:rPrChange w:id="1297" w:author="Bas Hofstra" w:date="2023-07-25T15:01:00Z">
              <w:rPr>
                <w:rFonts w:ascii="Times" w:hAnsi="Times" w:cs="Arial"/>
                <w:color w:val="222222"/>
                <w:shd w:val="clear" w:color="auto" w:fill="FFFFFF"/>
              </w:rPr>
            </w:rPrChange>
          </w:rPr>
          <w:t>barrier effects</w:t>
        </w:r>
        <w:r w:rsidRPr="003336F9">
          <w:rPr>
            <w:rFonts w:ascii="Times" w:hAnsi="Times" w:cs="Arial"/>
            <w:color w:val="222222"/>
            <w:shd w:val="clear" w:color="auto" w:fill="FFFFFF"/>
          </w:rPr>
          <w:t xml:space="preserve"> and </w:t>
        </w:r>
        <w:r w:rsidRPr="002157C6">
          <w:rPr>
            <w:rFonts w:ascii="Times" w:hAnsi="Times" w:cs="Arial"/>
            <w:i/>
            <w:color w:val="222222"/>
            <w:shd w:val="clear" w:color="auto" w:fill="FFFFFF"/>
            <w:rPrChange w:id="1298" w:author="Bas Hofstra" w:date="2023-07-25T15:01:00Z">
              <w:rPr>
                <w:rFonts w:ascii="Times" w:hAnsi="Times" w:cs="Arial"/>
                <w:color w:val="222222"/>
                <w:shd w:val="clear" w:color="auto" w:fill="FFFFFF"/>
              </w:rPr>
            </w:rPrChange>
          </w:rPr>
          <w:t xml:space="preserve">recall </w:t>
        </w:r>
        <w:del w:id="1299" w:author="Bas Hofstra" w:date="2023-07-25T15:01:00Z">
          <w:r w:rsidRPr="002157C6" w:rsidDel="002157C6">
            <w:rPr>
              <w:rFonts w:ascii="Times" w:hAnsi="Times" w:cs="Arial"/>
              <w:i/>
              <w:color w:val="222222"/>
              <w:shd w:val="clear" w:color="auto" w:fill="FFFFFF"/>
              <w:rPrChange w:id="1300" w:author="Bas Hofstra" w:date="2023-07-25T15:01:00Z">
                <w:rPr>
                  <w:rFonts w:ascii="Times" w:hAnsi="Times" w:cs="Arial"/>
                  <w:color w:val="222222"/>
                  <w:shd w:val="clear" w:color="auto" w:fill="FFFFFF"/>
                </w:rPr>
              </w:rPrChange>
            </w:rPr>
            <w:delText>problems</w:delText>
          </w:r>
        </w:del>
      </w:moveTo>
      <w:ins w:id="1301" w:author="Bas Hofstra" w:date="2023-07-25T15:01:00Z">
        <w:r w:rsidR="002157C6" w:rsidRPr="002157C6">
          <w:rPr>
            <w:rFonts w:ascii="Times" w:hAnsi="Times" w:cs="Arial"/>
            <w:i/>
            <w:color w:val="222222"/>
            <w:shd w:val="clear" w:color="auto" w:fill="FFFFFF"/>
            <w:rPrChange w:id="1302" w:author="Bas Hofstra" w:date="2023-07-25T15:01:00Z">
              <w:rPr>
                <w:rFonts w:ascii="Times" w:hAnsi="Times" w:cs="Arial"/>
                <w:color w:val="222222"/>
                <w:shd w:val="clear" w:color="auto" w:fill="FFFFFF"/>
              </w:rPr>
            </w:rPrChange>
          </w:rPr>
          <w:t>errors</w:t>
        </w:r>
      </w:ins>
      <w:moveTo w:id="1303" w:author="Bas Hofstra" w:date="2023-07-25T14:58:00Z">
        <w:r w:rsidRPr="003336F9">
          <w:rPr>
            <w:rFonts w:ascii="Times" w:hAnsi="Times" w:cs="Arial"/>
            <w:color w:val="222222"/>
            <w:shd w:val="clear" w:color="auto" w:fill="FFFFFF"/>
          </w:rPr>
          <w:t>. Transmission errors simply occur if a respondent does not know whether a person she knows belongs to a certain group</w:t>
        </w:r>
      </w:moveTo>
      <w:ins w:id="1304" w:author="Bas Hofstra" w:date="2023-07-25T15:01:00Z">
        <w:r w:rsidR="002157C6">
          <w:rPr>
            <w:rFonts w:ascii="Times" w:hAnsi="Times" w:cs="Arial"/>
            <w:color w:val="222222"/>
            <w:shd w:val="clear" w:color="auto" w:fill="FFFFFF"/>
          </w:rPr>
          <w:t xml:space="preserve"> (e.g., not knowing whether someone gave birth)</w:t>
        </w:r>
      </w:ins>
      <w:moveTo w:id="1305" w:author="Bas Hofstra" w:date="2023-07-25T14:58:00Z">
        <w:del w:id="1306" w:author="Bas Hofstra" w:date="2023-07-25T15:01:00Z">
          <w:r w:rsidRPr="003336F9" w:rsidDel="002157C6">
            <w:rPr>
              <w:rFonts w:ascii="Times" w:hAnsi="Times" w:cs="Arial"/>
              <w:color w:val="222222"/>
              <w:shd w:val="clear" w:color="auto" w:fill="FFFFFF"/>
            </w:rPr>
            <w:delText>, in our example, the respondent wouldn’t know that a person in the network is a twin</w:delText>
          </w:r>
        </w:del>
        <w:r w:rsidRPr="003336F9">
          <w:rPr>
            <w:rFonts w:ascii="Times" w:hAnsi="Times" w:cs="Arial"/>
            <w:color w:val="222222"/>
            <w:shd w:val="clear" w:color="auto" w:fill="FFFFFF"/>
          </w:rPr>
          <w:t>. Barrier effects occur since networks are not random or no perfect reflection of the population. People know many people who are alike themselves but much fewer who are different. Finally, recall errors are made in very large or very small populations: numbers in smaller populations are overestimated, while numbers in larger populations are underestimated (</w:t>
        </w:r>
        <w:r w:rsidRPr="003336F9">
          <w:rPr>
            <w:rFonts w:ascii="Times" w:hAnsi="Times"/>
            <w:color w:val="000000"/>
          </w:rPr>
          <w:t xml:space="preserve">Zheng, </w:t>
        </w:r>
        <w:proofErr w:type="spellStart"/>
        <w:r w:rsidRPr="003336F9">
          <w:rPr>
            <w:rFonts w:ascii="Times" w:hAnsi="Times"/>
            <w:color w:val="000000"/>
          </w:rPr>
          <w:t>Salganik</w:t>
        </w:r>
        <w:proofErr w:type="spellEnd"/>
        <w:r w:rsidRPr="003336F9">
          <w:rPr>
            <w:rFonts w:ascii="Times" w:hAnsi="Times"/>
            <w:color w:val="000000"/>
          </w:rPr>
          <w:t xml:space="preserve">, and Gelman 2006). </w:t>
        </w:r>
        <w:del w:id="1307" w:author="Bas Hofstra" w:date="2023-07-25T14:58:00Z">
          <w:r w:rsidRPr="003336F9" w:rsidDel="002157C6">
            <w:rPr>
              <w:rFonts w:ascii="Times" w:hAnsi="Times"/>
              <w:color w:val="000000"/>
            </w:rPr>
            <w:delText xml:space="preserve">These problems are partially tackled by latent nonrandom mixing model techniques. </w:delText>
          </w:r>
        </w:del>
      </w:moveTo>
    </w:p>
    <w:moveToRangeEnd w:id="1282"/>
    <w:p w14:paraId="6CD402E0" w14:textId="1C7F2B49" w:rsidR="008F3C53" w:rsidRDefault="008F3C53">
      <w:pPr>
        <w:autoSpaceDE w:val="0"/>
        <w:autoSpaceDN w:val="0"/>
        <w:adjustRightInd w:val="0"/>
        <w:spacing w:line="360" w:lineRule="auto"/>
        <w:jc w:val="both"/>
        <w:rPr>
          <w:ins w:id="1308" w:author="Bas Hofstra" w:date="2023-07-25T14:58:00Z"/>
          <w:rFonts w:ascii="Times" w:hAnsi="Times"/>
        </w:rPr>
        <w:pPrChange w:id="1309" w:author="Bas Hofstra" w:date="2023-07-25T15:34:00Z">
          <w:pPr>
            <w:spacing w:line="276" w:lineRule="auto"/>
            <w:ind w:right="561"/>
            <w:jc w:val="both"/>
          </w:pPr>
        </w:pPrChange>
      </w:pPr>
    </w:p>
    <w:p w14:paraId="4DD12120" w14:textId="77777777" w:rsidR="00214EF3" w:rsidRDefault="00214EF3">
      <w:pPr>
        <w:spacing w:line="360" w:lineRule="auto"/>
        <w:ind w:right="-6"/>
        <w:jc w:val="both"/>
        <w:rPr>
          <w:ins w:id="1310" w:author="Bas Hofstra" w:date="2023-07-25T15:19:00Z"/>
          <w:rFonts w:ascii="Times" w:hAnsi="Times"/>
        </w:rPr>
        <w:pPrChange w:id="1311" w:author="Bas Hofstra" w:date="2023-07-25T15:34:00Z">
          <w:pPr>
            <w:spacing w:line="276" w:lineRule="auto"/>
            <w:ind w:right="-6"/>
            <w:jc w:val="both"/>
          </w:pPr>
        </w:pPrChange>
      </w:pPr>
    </w:p>
    <w:p w14:paraId="68E1AD34" w14:textId="3AA101DC" w:rsidR="002157C6" w:rsidRDefault="008F3C53">
      <w:pPr>
        <w:spacing w:line="360" w:lineRule="auto"/>
        <w:ind w:right="-6"/>
        <w:jc w:val="both"/>
        <w:rPr>
          <w:ins w:id="1312" w:author="Bas Hofstra" w:date="2023-07-25T15:13:00Z"/>
          <w:rFonts w:ascii="Times" w:hAnsi="Times"/>
        </w:rPr>
        <w:pPrChange w:id="1313" w:author="Bas Hofstra" w:date="2023-07-25T15:34:00Z">
          <w:pPr>
            <w:spacing w:line="276" w:lineRule="auto"/>
            <w:ind w:right="-6"/>
            <w:jc w:val="both"/>
          </w:pPr>
        </w:pPrChange>
      </w:pPr>
      <w:ins w:id="1314" w:author="Bas Hofstra" w:date="2023-07-25T14:57:00Z">
        <w:r>
          <w:rPr>
            <w:rFonts w:ascii="Times" w:hAnsi="Times"/>
          </w:rPr>
          <w:t xml:space="preserve">By carefully curating </w:t>
        </w:r>
      </w:ins>
      <w:ins w:id="1315" w:author="Bas Hofstra" w:date="2023-07-25T14:59:00Z">
        <w:r w:rsidR="002157C6">
          <w:rPr>
            <w:rFonts w:ascii="Times" w:hAnsi="Times"/>
          </w:rPr>
          <w:t xml:space="preserve">a </w:t>
        </w:r>
      </w:ins>
      <w:ins w:id="1316" w:author="Bas Hofstra" w:date="2023-07-25T14:57:00Z">
        <w:r>
          <w:rPr>
            <w:rFonts w:ascii="Times" w:hAnsi="Times"/>
          </w:rPr>
          <w:t xml:space="preserve">selection of </w:t>
        </w:r>
        <w:proofErr w:type="spellStart"/>
        <w:r>
          <w:rPr>
            <w:rFonts w:ascii="Times" w:hAnsi="Times"/>
          </w:rPr>
          <w:t>Xs</w:t>
        </w:r>
        <w:proofErr w:type="spellEnd"/>
        <w:r>
          <w:rPr>
            <w:rFonts w:ascii="Times" w:hAnsi="Times"/>
          </w:rPr>
          <w:t xml:space="preserve">, we already </w:t>
        </w:r>
        <w:proofErr w:type="spellStart"/>
        <w:r>
          <w:rPr>
            <w:rFonts w:ascii="Times" w:hAnsi="Times"/>
          </w:rPr>
          <w:t>ameloriate</w:t>
        </w:r>
        <w:proofErr w:type="spellEnd"/>
        <w:r>
          <w:rPr>
            <w:rFonts w:ascii="Times" w:hAnsi="Times"/>
          </w:rPr>
          <w:t xml:space="preserve"> some of the</w:t>
        </w:r>
      </w:ins>
      <w:ins w:id="1317" w:author="Bas Hofstra" w:date="2023-07-25T14:59:00Z">
        <w:r w:rsidR="002157C6">
          <w:rPr>
            <w:rFonts w:ascii="Times" w:hAnsi="Times"/>
          </w:rPr>
          <w:t xml:space="preserve">se issues. For instance, our </w:t>
        </w:r>
        <w:proofErr w:type="spellStart"/>
        <w:r w:rsidR="002157C6">
          <w:rPr>
            <w:rFonts w:ascii="Times" w:hAnsi="Times"/>
          </w:rPr>
          <w:t>Xs</w:t>
        </w:r>
        <w:proofErr w:type="spellEnd"/>
        <w:r w:rsidR="002157C6">
          <w:rPr>
            <w:rFonts w:ascii="Times" w:hAnsi="Times"/>
          </w:rPr>
          <w:t xml:space="preserve"> crosscut social groups</w:t>
        </w:r>
      </w:ins>
      <w:ins w:id="1318" w:author="Bas Hofstra" w:date="2023-07-25T15:01:00Z">
        <w:r w:rsidR="002157C6">
          <w:rPr>
            <w:rFonts w:ascii="Times" w:hAnsi="Times"/>
          </w:rPr>
          <w:t xml:space="preserve"> by age, social class, and ethnic background</w:t>
        </w:r>
      </w:ins>
      <w:ins w:id="1319" w:author="Bas Hofstra" w:date="2023-07-25T14:59:00Z">
        <w:r w:rsidR="002157C6">
          <w:rPr>
            <w:rFonts w:ascii="Times" w:hAnsi="Times"/>
          </w:rPr>
          <w:t xml:space="preserve"> (reducing </w:t>
        </w:r>
        <w:r w:rsidR="002157C6" w:rsidRPr="002157C6">
          <w:rPr>
            <w:rFonts w:ascii="Times" w:hAnsi="Times"/>
            <w:i/>
            <w:rPrChange w:id="1320" w:author="Bas Hofstra" w:date="2023-07-25T14:59:00Z">
              <w:rPr>
                <w:rFonts w:ascii="Times" w:hAnsi="Times"/>
              </w:rPr>
            </w:rPrChange>
          </w:rPr>
          <w:t>barrier effects</w:t>
        </w:r>
        <w:r w:rsidR="002157C6">
          <w:rPr>
            <w:rFonts w:ascii="Times" w:hAnsi="Times"/>
          </w:rPr>
          <w:t xml:space="preserve">), </w:t>
        </w:r>
      </w:ins>
      <w:ins w:id="1321" w:author="Bas Hofstra" w:date="2023-07-25T15:00:00Z">
        <w:r w:rsidR="002157C6">
          <w:rPr>
            <w:rFonts w:ascii="Times" w:hAnsi="Times"/>
          </w:rPr>
          <w:t xml:space="preserve">consist </w:t>
        </w:r>
      </w:ins>
      <w:ins w:id="1322" w:author="Bas Hofstra" w:date="2023-07-25T15:02:00Z">
        <w:r w:rsidR="002157C6">
          <w:rPr>
            <w:rFonts w:ascii="Times" w:hAnsi="Times"/>
          </w:rPr>
          <w:t>mostly</w:t>
        </w:r>
      </w:ins>
      <w:ins w:id="1323" w:author="Bas Hofstra" w:date="2023-07-25T15:00:00Z">
        <w:r w:rsidR="002157C6">
          <w:rPr>
            <w:rFonts w:ascii="Times" w:hAnsi="Times"/>
          </w:rPr>
          <w:t xml:space="preserve"> of names (likely reducing </w:t>
        </w:r>
        <w:r w:rsidR="002157C6" w:rsidRPr="002157C6">
          <w:rPr>
            <w:rFonts w:ascii="Times" w:hAnsi="Times"/>
            <w:i/>
            <w:rPrChange w:id="1324" w:author="Bas Hofstra" w:date="2023-07-25T15:00:00Z">
              <w:rPr>
                <w:rFonts w:ascii="Times" w:hAnsi="Times"/>
              </w:rPr>
            </w:rPrChange>
          </w:rPr>
          <w:t>transmission errors</w:t>
        </w:r>
        <w:r w:rsidR="002157C6">
          <w:rPr>
            <w:rFonts w:ascii="Times" w:hAnsi="Times"/>
          </w:rPr>
          <w:t xml:space="preserve">), and </w:t>
        </w:r>
      </w:ins>
      <w:ins w:id="1325" w:author="Bas Hofstra" w:date="2023-07-25T15:02:00Z">
        <w:r w:rsidR="002157C6">
          <w:rPr>
            <w:rFonts w:ascii="Times" w:hAnsi="Times"/>
          </w:rPr>
          <w:t>consist of</w:t>
        </w:r>
      </w:ins>
      <w:ins w:id="1326" w:author="Bas Hofstra" w:date="2023-07-25T15:03:00Z">
        <w:r w:rsidR="002157C6">
          <w:rPr>
            <w:rFonts w:ascii="Times" w:hAnsi="Times"/>
          </w:rPr>
          <w:t xml:space="preserve"> large number of </w:t>
        </w:r>
      </w:ins>
      <w:proofErr w:type="spellStart"/>
      <w:ins w:id="1327" w:author="Bas Hofstra" w:date="2023-07-25T15:02:00Z">
        <w:r w:rsidR="002157C6">
          <w:rPr>
            <w:rFonts w:ascii="Times" w:hAnsi="Times"/>
          </w:rPr>
          <w:t>Xs</w:t>
        </w:r>
        <w:proofErr w:type="spellEnd"/>
        <w:r w:rsidR="002157C6">
          <w:rPr>
            <w:rFonts w:ascii="Times" w:hAnsi="Times"/>
          </w:rPr>
          <w:t xml:space="preserve"> (</w:t>
        </w:r>
      </w:ins>
      <w:ins w:id="1328" w:author="Bas Hofstra" w:date="2023-07-25T15:03:00Z">
        <w:r w:rsidR="002157C6">
          <w:rPr>
            <w:rFonts w:ascii="Times" w:hAnsi="Times"/>
          </w:rPr>
          <w:t xml:space="preserve">likely </w:t>
        </w:r>
      </w:ins>
      <w:commentRangeStart w:id="1329"/>
      <w:ins w:id="1330" w:author="Bas Hofstra" w:date="2023-07-25T15:02:00Z">
        <w:r w:rsidR="002157C6">
          <w:rPr>
            <w:rFonts w:ascii="Times" w:hAnsi="Times"/>
          </w:rPr>
          <w:t xml:space="preserve">reducing </w:t>
        </w:r>
      </w:ins>
      <w:ins w:id="1331" w:author="Bas Hofstra" w:date="2023-07-25T15:03:00Z">
        <w:r w:rsidR="002157C6">
          <w:rPr>
            <w:rFonts w:ascii="Times" w:hAnsi="Times"/>
          </w:rPr>
          <w:t xml:space="preserve">or </w:t>
        </w:r>
        <w:proofErr w:type="spellStart"/>
        <w:r w:rsidR="002157C6">
          <w:rPr>
            <w:rFonts w:ascii="Times" w:hAnsi="Times"/>
          </w:rPr>
          <w:t>avering</w:t>
        </w:r>
        <w:proofErr w:type="spellEnd"/>
        <w:r w:rsidR="002157C6">
          <w:rPr>
            <w:rFonts w:ascii="Times" w:hAnsi="Times"/>
          </w:rPr>
          <w:t xml:space="preserve"> out </w:t>
        </w:r>
        <w:commentRangeEnd w:id="1329"/>
        <w:r w:rsidR="002157C6">
          <w:rPr>
            <w:rStyle w:val="CommentReference"/>
            <w:rFonts w:eastAsiaTheme="minorHAnsi" w:cstheme="minorBidi"/>
            <w:lang w:eastAsia="nl-NL"/>
          </w:rPr>
          <w:commentReference w:id="1329"/>
        </w:r>
      </w:ins>
      <w:ins w:id="1332" w:author="Bas Hofstra" w:date="2023-07-25T15:02:00Z">
        <w:r w:rsidR="002157C6">
          <w:rPr>
            <w:rFonts w:ascii="Times" w:hAnsi="Times"/>
          </w:rPr>
          <w:t>recall error)</w:t>
        </w:r>
      </w:ins>
      <w:ins w:id="1333" w:author="Bas Hofstra" w:date="2023-07-25T15:03:00Z">
        <w:r w:rsidR="002157C6">
          <w:rPr>
            <w:rFonts w:ascii="Times" w:hAnsi="Times"/>
          </w:rPr>
          <w:t xml:space="preserve">. Yet, </w:t>
        </w:r>
      </w:ins>
      <w:ins w:id="1334" w:author="Bas Hofstra" w:date="2023-07-25T15:04:00Z">
        <w:r w:rsidR="002157C6">
          <w:rPr>
            <w:rFonts w:ascii="Times" w:hAnsi="Times"/>
          </w:rPr>
          <w:t xml:space="preserve">to err on the side of caution, we </w:t>
        </w:r>
      </w:ins>
      <w:ins w:id="1335" w:author="Bas Hofstra" w:date="2023-07-25T15:05:00Z">
        <w:r w:rsidR="002157C6">
          <w:rPr>
            <w:rFonts w:ascii="Times" w:hAnsi="Times"/>
          </w:rPr>
          <w:t xml:space="preserve">follow </w:t>
        </w:r>
        <w:proofErr w:type="spellStart"/>
        <w:r w:rsidR="002157C6">
          <w:rPr>
            <w:rFonts w:ascii="Times" w:hAnsi="Times"/>
          </w:rPr>
          <w:t>Maltiel</w:t>
        </w:r>
        <w:proofErr w:type="spellEnd"/>
        <w:r w:rsidR="002157C6">
          <w:rPr>
            <w:rFonts w:ascii="Times" w:hAnsi="Times"/>
          </w:rPr>
          <w:t xml:space="preserve"> et al. (2015) who propose </w:t>
        </w:r>
        <w:proofErr w:type="spellStart"/>
        <w:r w:rsidR="002157C6">
          <w:rPr>
            <w:rFonts w:ascii="Times" w:hAnsi="Times"/>
          </w:rPr>
          <w:t>Baysian</w:t>
        </w:r>
        <w:proofErr w:type="spellEnd"/>
        <w:r w:rsidR="002157C6">
          <w:rPr>
            <w:rFonts w:ascii="Times" w:hAnsi="Times"/>
          </w:rPr>
          <w:t xml:space="preserve"> methods using Markov Chain Monte Carlo algorithms so as to further reduce barrier effects and transmission errors in the </w:t>
        </w:r>
      </w:ins>
      <w:ins w:id="1336" w:author="Bas Hofstra" w:date="2023-07-25T15:06:00Z">
        <w:r w:rsidR="002157C6">
          <w:rPr>
            <w:rFonts w:ascii="Times" w:hAnsi="Times"/>
          </w:rPr>
          <w:t>network size estimations</w:t>
        </w:r>
      </w:ins>
      <w:ins w:id="1337" w:author="Bas Hofstra" w:date="2023-07-25T15:09:00Z">
        <w:r w:rsidR="00907A39">
          <w:rPr>
            <w:rFonts w:ascii="Times" w:hAnsi="Times"/>
          </w:rPr>
          <w:t>.</w:t>
        </w:r>
      </w:ins>
      <w:ins w:id="1338" w:author="Bas Hofstra" w:date="2023-07-25T15:06:00Z">
        <w:r w:rsidR="002157C6">
          <w:rPr>
            <w:rFonts w:ascii="Times" w:hAnsi="Times"/>
          </w:rPr>
          <w:t xml:space="preserve"> In short, th</w:t>
        </w:r>
      </w:ins>
      <w:ins w:id="1339" w:author="Bas Hofstra" w:date="2023-07-25T15:09:00Z">
        <w:r w:rsidR="00907A39">
          <w:rPr>
            <w:rFonts w:ascii="Times" w:hAnsi="Times"/>
          </w:rPr>
          <w:t>is</w:t>
        </w:r>
      </w:ins>
      <w:ins w:id="1340" w:author="Bas Hofstra" w:date="2023-07-25T15:06:00Z">
        <w:r w:rsidR="002157C6">
          <w:rPr>
            <w:rFonts w:ascii="Times" w:hAnsi="Times"/>
          </w:rPr>
          <w:t xml:space="preserve"> procedure includes a random effect </w:t>
        </w:r>
      </w:ins>
      <w:ins w:id="1341" w:author="Bas Hofstra" w:date="2023-07-25T15:07:00Z">
        <w:r w:rsidR="002157C6">
          <w:rPr>
            <w:rFonts w:ascii="Times" w:hAnsi="Times"/>
          </w:rPr>
          <w:t xml:space="preserve">to regularize </w:t>
        </w:r>
      </w:ins>
      <w:ins w:id="1342" w:author="Bas Hofstra" w:date="2023-07-25T15:08:00Z">
        <w:r w:rsidR="002157C6">
          <w:rPr>
            <w:rFonts w:ascii="Times" w:hAnsi="Times"/>
          </w:rPr>
          <w:t xml:space="preserve">degree </w:t>
        </w:r>
      </w:ins>
      <w:ins w:id="1343" w:author="Bas Hofstra" w:date="2023-07-25T15:07:00Z">
        <w:r w:rsidR="002157C6">
          <w:rPr>
            <w:rFonts w:ascii="Times" w:hAnsi="Times"/>
          </w:rPr>
          <w:t>estimates, allows probabilities that a person knows someone on a given group vary randomly across individuals, and a</w:t>
        </w:r>
      </w:ins>
      <w:ins w:id="1344" w:author="Bas Hofstra" w:date="2023-07-25T15:08:00Z">
        <w:r w:rsidR="002157C6">
          <w:rPr>
            <w:rFonts w:ascii="Times" w:hAnsi="Times"/>
          </w:rPr>
          <w:t xml:space="preserve">dds a multiplier to </w:t>
        </w:r>
        <w:r w:rsidR="00907A39">
          <w:rPr>
            <w:rFonts w:ascii="Times" w:hAnsi="Times"/>
          </w:rPr>
          <w:t>the binomial proportion of persons known in a cate</w:t>
        </w:r>
      </w:ins>
      <w:ins w:id="1345" w:author="Bas Hofstra" w:date="2023-07-25T15:09:00Z">
        <w:r w:rsidR="00907A39">
          <w:rPr>
            <w:rFonts w:ascii="Times" w:hAnsi="Times"/>
          </w:rPr>
          <w:t>gory. We use the NSUM R package (</w:t>
        </w:r>
        <w:proofErr w:type="spellStart"/>
        <w:r w:rsidR="00907A39">
          <w:rPr>
            <w:rFonts w:ascii="Times" w:hAnsi="Times"/>
          </w:rPr>
          <w:t>Maltiel</w:t>
        </w:r>
        <w:proofErr w:type="spellEnd"/>
        <w:r w:rsidR="00907A39">
          <w:rPr>
            <w:rFonts w:ascii="Times" w:hAnsi="Times"/>
          </w:rPr>
          <w:t xml:space="preserve"> and </w:t>
        </w:r>
        <w:proofErr w:type="spellStart"/>
        <w:r w:rsidR="00907A39">
          <w:rPr>
            <w:rFonts w:ascii="Times" w:hAnsi="Times"/>
          </w:rPr>
          <w:t>Baraff</w:t>
        </w:r>
        <w:proofErr w:type="spellEnd"/>
        <w:r w:rsidR="00907A39">
          <w:rPr>
            <w:rFonts w:ascii="Times" w:hAnsi="Times"/>
          </w:rPr>
          <w:t xml:space="preserve"> 2015), and refer to </w:t>
        </w:r>
        <w:proofErr w:type="spellStart"/>
        <w:r w:rsidR="00907A39">
          <w:rPr>
            <w:rFonts w:ascii="Times" w:hAnsi="Times"/>
          </w:rPr>
          <w:t>Maltiel</w:t>
        </w:r>
        <w:proofErr w:type="spellEnd"/>
        <w:r w:rsidR="00907A39">
          <w:rPr>
            <w:rFonts w:ascii="Times" w:hAnsi="Times"/>
          </w:rPr>
          <w:t xml:space="preserve"> et al. (2015) for details on the estimation procedure.</w:t>
        </w:r>
        <w:r w:rsidR="00B30524">
          <w:rPr>
            <w:rFonts w:ascii="Times" w:hAnsi="Times"/>
          </w:rPr>
          <w:t xml:space="preserve"> We </w:t>
        </w:r>
      </w:ins>
      <w:ins w:id="1346" w:author="Bas Hofstra" w:date="2023-07-25T15:10:00Z">
        <w:r w:rsidR="00B30524">
          <w:rPr>
            <w:rFonts w:ascii="Times" w:hAnsi="Times"/>
          </w:rPr>
          <w:t>extract starting values from the basic scale-up estimator, run 40,000 estimations of the algorithm (</w:t>
        </w:r>
        <w:proofErr w:type="spellStart"/>
        <w:r w:rsidR="00B30524">
          <w:rPr>
            <w:rFonts w:ascii="Times" w:hAnsi="Times"/>
          </w:rPr>
          <w:t>burnin</w:t>
        </w:r>
        <w:proofErr w:type="spellEnd"/>
        <w:r w:rsidR="00B30524">
          <w:rPr>
            <w:rFonts w:ascii="Times" w:hAnsi="Times"/>
          </w:rPr>
          <w:t xml:space="preserve"> </w:t>
        </w:r>
      </w:ins>
      <w:ins w:id="1347" w:author="Bas Hofstra" w:date="2023-07-25T15:11:00Z">
        <w:r w:rsidR="00B30524">
          <w:rPr>
            <w:rFonts w:ascii="Times" w:hAnsi="Times"/>
          </w:rPr>
          <w:t xml:space="preserve">= </w:t>
        </w:r>
      </w:ins>
      <w:ins w:id="1348" w:author="Bas Hofstra" w:date="2023-07-25T15:10:00Z">
        <w:r w:rsidR="00B30524">
          <w:rPr>
            <w:rFonts w:ascii="Times" w:hAnsi="Times"/>
          </w:rPr>
          <w:t>1,000</w:t>
        </w:r>
      </w:ins>
      <w:ins w:id="1349" w:author="Bas Hofstra" w:date="2023-07-25T15:11:00Z">
        <w:r w:rsidR="00B30524">
          <w:rPr>
            <w:rFonts w:ascii="Times" w:hAnsi="Times"/>
          </w:rPr>
          <w:t>), and retain 4,000 chains from which we extract an average network size per respondent.</w:t>
        </w:r>
      </w:ins>
    </w:p>
    <w:p w14:paraId="1E437895" w14:textId="77777777" w:rsidR="00214EF3" w:rsidRDefault="00214EF3">
      <w:pPr>
        <w:spacing w:line="360" w:lineRule="auto"/>
        <w:jc w:val="both"/>
        <w:rPr>
          <w:ins w:id="1350" w:author="Bas Hofstra" w:date="2023-07-25T15:19:00Z"/>
          <w:rFonts w:ascii="Times" w:hAnsi="Times"/>
        </w:rPr>
        <w:pPrChange w:id="1351" w:author="Bas Hofstra" w:date="2023-07-25T15:34:00Z">
          <w:pPr>
            <w:spacing w:line="276" w:lineRule="auto"/>
            <w:jc w:val="both"/>
          </w:pPr>
        </w:pPrChange>
      </w:pPr>
    </w:p>
    <w:p w14:paraId="29E1B19B" w14:textId="77777777" w:rsidR="003C3B69" w:rsidRDefault="00B30524">
      <w:pPr>
        <w:spacing w:line="360" w:lineRule="auto"/>
        <w:jc w:val="both"/>
        <w:rPr>
          <w:ins w:id="1352" w:author="Bas Hofstra" w:date="2023-08-30T15:29:00Z"/>
          <w:rFonts w:ascii="Times" w:hAnsi="Times"/>
        </w:rPr>
      </w:pPr>
      <w:ins w:id="1353" w:author="Bas Hofstra" w:date="2023-07-25T15:13:00Z">
        <w:r>
          <w:rPr>
            <w:rFonts w:ascii="Times" w:hAnsi="Times"/>
          </w:rPr>
          <w:t>Finally, as NSUM network sizes vary substantially depending on the selected X-categories, we take an additional ste</w:t>
        </w:r>
      </w:ins>
      <w:ins w:id="1354" w:author="Bas Hofstra" w:date="2023-07-25T15:15:00Z">
        <w:r>
          <w:rPr>
            <w:rFonts w:ascii="Times" w:hAnsi="Times"/>
          </w:rPr>
          <w:t>p as an attempt to</w:t>
        </w:r>
      </w:ins>
      <w:ins w:id="1355" w:author="Bas Hofstra" w:date="2023-07-25T15:13:00Z">
        <w:r>
          <w:rPr>
            <w:rFonts w:ascii="Times" w:hAnsi="Times"/>
          </w:rPr>
          <w:t xml:space="preserve"> account for this. We run each estimation of network size and hold</w:t>
        </w:r>
      </w:ins>
      <w:ins w:id="1356" w:author="Bas Hofstra" w:date="2023-07-25T15:16:00Z">
        <w:r>
          <w:rPr>
            <w:rFonts w:ascii="Times" w:hAnsi="Times"/>
          </w:rPr>
          <w:t xml:space="preserve"> </w:t>
        </w:r>
      </w:ins>
      <w:ins w:id="1357" w:author="Bas Hofstra" w:date="2023-07-25T15:13:00Z">
        <w:r>
          <w:rPr>
            <w:rFonts w:ascii="Times" w:hAnsi="Times"/>
          </w:rPr>
          <w:t>out an X-category</w:t>
        </w:r>
      </w:ins>
      <w:ins w:id="1358" w:author="Bas Hofstra" w:date="2023-07-25T15:16:00Z">
        <w:r>
          <w:rPr>
            <w:rFonts w:ascii="Times" w:hAnsi="Times"/>
          </w:rPr>
          <w:t xml:space="preserve"> to </w:t>
        </w:r>
      </w:ins>
      <w:ins w:id="1359" w:author="Bas Hofstra" w:date="2023-07-25T15:13:00Z">
        <w:r>
          <w:rPr>
            <w:rFonts w:ascii="Times" w:hAnsi="Times"/>
          </w:rPr>
          <w:t xml:space="preserve">find out if network sizes vary under different X-category selections. </w:t>
        </w:r>
      </w:ins>
      <w:ins w:id="1360" w:author="Bas Hofstra" w:date="2023-07-25T15:16:00Z">
        <w:r>
          <w:rPr>
            <w:rFonts w:ascii="Times" w:hAnsi="Times"/>
          </w:rPr>
          <w:t>W</w:t>
        </w:r>
      </w:ins>
      <w:ins w:id="1361" w:author="Bas Hofstra" w:date="2023-07-25T15:13:00Z">
        <w:r>
          <w:rPr>
            <w:rFonts w:ascii="Times" w:hAnsi="Times"/>
          </w:rPr>
          <w:t>e coin th</w:t>
        </w:r>
      </w:ins>
      <w:ins w:id="1362" w:author="Bas Hofstra" w:date="2023-07-25T15:16:00Z">
        <w:r>
          <w:rPr>
            <w:rFonts w:ascii="Times" w:hAnsi="Times"/>
          </w:rPr>
          <w:t xml:space="preserve">is the </w:t>
        </w:r>
      </w:ins>
      <w:ins w:id="1363" w:author="Bas Hofstra" w:date="2023-07-25T15:13:00Z">
        <w:r>
          <w:rPr>
            <w:rFonts w:ascii="Times" w:hAnsi="Times"/>
          </w:rPr>
          <w:t xml:space="preserve">“brute-force” approach. In our paper, we estimated individual network size 43 times and each time hold out a different X-category. We then repeated this with different </w:t>
        </w:r>
        <w:proofErr w:type="spellStart"/>
        <w:r>
          <w:rPr>
            <w:rFonts w:ascii="Times" w:hAnsi="Times"/>
          </w:rPr>
          <w:t>TauK</w:t>
        </w:r>
        <w:proofErr w:type="spellEnd"/>
        <w:r>
          <w:rPr>
            <w:rFonts w:ascii="Times" w:hAnsi="Times"/>
          </w:rPr>
          <w:t xml:space="preserve"> regimes (the assumed transmission errors in the model, here: low, medium, high, very high). Essentially, this implies we estimated 172 (= 43 X-categories*4 </w:t>
        </w:r>
        <w:proofErr w:type="spellStart"/>
        <w:r>
          <w:rPr>
            <w:rFonts w:ascii="Times" w:hAnsi="Times"/>
          </w:rPr>
          <w:t>TauK</w:t>
        </w:r>
        <w:proofErr w:type="spellEnd"/>
        <w:r>
          <w:rPr>
            <w:rFonts w:ascii="Times" w:hAnsi="Times"/>
          </w:rPr>
          <w:t xml:space="preserve"> regimes) network sizes per individual. Note that the point-estimates of network size might vary. Yet, one of the key endeavors of this paper is to model variation </w:t>
        </w:r>
        <w:r>
          <w:rPr>
            <w:rFonts w:ascii="Times" w:hAnsi="Times"/>
            <w:i/>
          </w:rPr>
          <w:t>between</w:t>
        </w:r>
        <w:r>
          <w:rPr>
            <w:rFonts w:ascii="Times" w:hAnsi="Times"/>
          </w:rPr>
          <w:t xml:space="preserve"> individuals rather than to arrive </w:t>
        </w:r>
        <w:r>
          <w:rPr>
            <w:rFonts w:ascii="Times" w:hAnsi="Times"/>
          </w:rPr>
          <w:lastRenderedPageBreak/>
          <w:t xml:space="preserve">a fixed number. If intra-person correlations between different </w:t>
        </w:r>
        <w:proofErr w:type="spellStart"/>
        <w:r>
          <w:rPr>
            <w:rFonts w:ascii="Times" w:hAnsi="Times"/>
          </w:rPr>
          <w:t>estimands</w:t>
        </w:r>
        <w:proofErr w:type="spellEnd"/>
        <w:r>
          <w:rPr>
            <w:rFonts w:ascii="Times" w:hAnsi="Times"/>
          </w:rPr>
          <w:t xml:space="preserve"> are high, we can assume that the network size variation is highly consistent between individuals and independent from held out X-categories.</w:t>
        </w:r>
      </w:ins>
      <w:ins w:id="1364" w:author="Bas Hofstra" w:date="2023-08-30T15:28:00Z">
        <w:r w:rsidR="003C3B69">
          <w:rPr>
            <w:rFonts w:ascii="Times" w:hAnsi="Times"/>
          </w:rPr>
          <w:t xml:space="preserve"> This is the measure we use for our inferential analyses. </w:t>
        </w:r>
      </w:ins>
    </w:p>
    <w:p w14:paraId="61D04E71" w14:textId="77777777" w:rsidR="003C3B69" w:rsidRDefault="003C3B69">
      <w:pPr>
        <w:spacing w:line="360" w:lineRule="auto"/>
        <w:jc w:val="both"/>
        <w:rPr>
          <w:ins w:id="1365" w:author="Bas Hofstra" w:date="2023-08-30T15:29:00Z"/>
          <w:rFonts w:ascii="Times" w:hAnsi="Times"/>
        </w:rPr>
      </w:pPr>
    </w:p>
    <w:p w14:paraId="15DB74F0" w14:textId="2A79317B" w:rsidR="00B30524" w:rsidRDefault="003C3B69">
      <w:pPr>
        <w:spacing w:line="360" w:lineRule="auto"/>
        <w:jc w:val="both"/>
        <w:rPr>
          <w:ins w:id="1366" w:author="Bas Hofstra" w:date="2023-07-25T15:32:00Z"/>
          <w:rFonts w:ascii="Times" w:hAnsi="Times"/>
        </w:rPr>
        <w:pPrChange w:id="1367" w:author="Bas Hofstra" w:date="2023-07-25T15:34:00Z">
          <w:pPr>
            <w:spacing w:line="276" w:lineRule="auto"/>
            <w:jc w:val="both"/>
          </w:pPr>
        </w:pPrChange>
      </w:pPr>
      <w:ins w:id="1368" w:author="Bas Hofstra" w:date="2023-08-30T15:28:00Z">
        <w:r>
          <w:rPr>
            <w:rFonts w:ascii="Times" w:hAnsi="Times"/>
          </w:rPr>
          <w:t xml:space="preserve">We also select a number of X-categories and calculate network sizes </w:t>
        </w:r>
      </w:ins>
      <w:ins w:id="1369" w:author="Bas Hofstra" w:date="2023-08-30T15:29:00Z">
        <w:r>
          <w:rPr>
            <w:rFonts w:ascii="Times" w:hAnsi="Times"/>
          </w:rPr>
          <w:t xml:space="preserve">for descriptive analyses and comparisons </w:t>
        </w:r>
      </w:ins>
      <w:ins w:id="1370" w:author="Bas Hofstra" w:date="2023-08-30T15:28:00Z">
        <w:r>
          <w:rPr>
            <w:rFonts w:ascii="Times" w:hAnsi="Times"/>
          </w:rPr>
          <w:t xml:space="preserve">on the basis of the naïve estimator (e.g., Hofstra et al. [2021], </w:t>
        </w:r>
      </w:ins>
      <w:ins w:id="1371" w:author="Bas Hofstra" w:date="2023-08-30T17:12:00Z">
        <w:r w:rsidR="0051038F">
          <w:rPr>
            <w:rFonts w:ascii="Times" w:hAnsi="Times"/>
          </w:rPr>
          <w:t>E</w:t>
        </w:r>
      </w:ins>
      <w:ins w:id="1372" w:author="Bas Hofstra" w:date="2023-08-30T15:28:00Z">
        <w:r>
          <w:rPr>
            <w:rFonts w:ascii="Times" w:hAnsi="Times"/>
          </w:rPr>
          <w:t>qu</w:t>
        </w:r>
      </w:ins>
      <w:ins w:id="1373" w:author="Bas Hofstra" w:date="2023-08-30T15:29:00Z">
        <w:r>
          <w:rPr>
            <w:rFonts w:ascii="Times" w:hAnsi="Times"/>
          </w:rPr>
          <w:t>ation 2). We report which X-categories we use when we discuss those comparisons.</w:t>
        </w:r>
      </w:ins>
    </w:p>
    <w:p w14:paraId="6FE8F95B" w14:textId="77777777" w:rsidR="00537287" w:rsidRDefault="00537287">
      <w:pPr>
        <w:spacing w:line="360" w:lineRule="auto"/>
        <w:jc w:val="both"/>
        <w:rPr>
          <w:ins w:id="1374" w:author="Bas Hofstra" w:date="2023-07-25T15:05:00Z"/>
          <w:rFonts w:ascii="Times" w:hAnsi="Times"/>
        </w:rPr>
        <w:pPrChange w:id="1375" w:author="Bas Hofstra" w:date="2023-07-25T15:34:00Z">
          <w:pPr>
            <w:spacing w:line="276" w:lineRule="auto"/>
            <w:ind w:right="561"/>
            <w:jc w:val="both"/>
          </w:pPr>
        </w:pPrChange>
      </w:pPr>
    </w:p>
    <w:p w14:paraId="6ADCD49F" w14:textId="0434995A" w:rsidR="00EB4EB8" w:rsidRPr="003D361D" w:rsidDel="008F3C53" w:rsidRDefault="00EB4EB8">
      <w:pPr>
        <w:spacing w:line="360" w:lineRule="auto"/>
        <w:jc w:val="both"/>
        <w:rPr>
          <w:del w:id="1376" w:author="Bas Hofstra" w:date="2023-07-25T14:48:00Z"/>
          <w:rFonts w:ascii="Times" w:hAnsi="Times"/>
          <w:b/>
        </w:rPr>
        <w:pPrChange w:id="1377" w:author="Bas Hofstra" w:date="2023-07-25T15:34:00Z">
          <w:pPr>
            <w:spacing w:line="276" w:lineRule="auto"/>
            <w:jc w:val="both"/>
          </w:pPr>
        </w:pPrChange>
      </w:pPr>
    </w:p>
    <w:p w14:paraId="448B1F01" w14:textId="623022EF" w:rsidR="00BC534C" w:rsidDel="008F3C53" w:rsidRDefault="00E74DFC">
      <w:pPr>
        <w:spacing w:line="360" w:lineRule="auto"/>
        <w:jc w:val="both"/>
        <w:rPr>
          <w:del w:id="1378" w:author="Bas Hofstra" w:date="2023-07-25T14:48:00Z"/>
          <w:rFonts w:ascii="Times" w:hAnsi="Times"/>
        </w:rPr>
        <w:pPrChange w:id="1379" w:author="Bas Hofstra" w:date="2023-07-25T15:34:00Z">
          <w:pPr>
            <w:spacing w:line="276" w:lineRule="auto"/>
            <w:jc w:val="both"/>
          </w:pPr>
        </w:pPrChange>
      </w:pPr>
      <w:del w:id="1380" w:author="Bas Hofstra" w:date="2023-07-25T14:48:00Z">
        <w:r w:rsidDel="008F3C53">
          <w:rPr>
            <w:rFonts w:ascii="Times" w:hAnsi="Times"/>
          </w:rPr>
          <w:delText>- 43 Xs</w:delText>
        </w:r>
        <w:r w:rsidR="00191D2D" w:rsidDel="008F3C53">
          <w:rPr>
            <w:rFonts w:ascii="Times" w:hAnsi="Times"/>
          </w:rPr>
          <w:delText xml:space="preserve"> (see Appendix X for all Xs and their population sizes)</w:delText>
        </w:r>
      </w:del>
    </w:p>
    <w:p w14:paraId="1DE2FEDE" w14:textId="427FD985" w:rsidR="00191D2D" w:rsidRPr="00D23B7B" w:rsidDel="008F3C53" w:rsidRDefault="00191D2D">
      <w:pPr>
        <w:spacing w:line="360" w:lineRule="auto"/>
        <w:jc w:val="both"/>
        <w:rPr>
          <w:del w:id="1381" w:author="Bas Hofstra" w:date="2023-07-25T14:48:00Z"/>
          <w:rFonts w:ascii="Times" w:hAnsi="Times"/>
          <w:color w:val="FF0000"/>
        </w:rPr>
        <w:pPrChange w:id="1382" w:author="Bas Hofstra" w:date="2023-07-25T15:34:00Z">
          <w:pPr>
            <w:spacing w:line="276" w:lineRule="auto"/>
            <w:jc w:val="both"/>
          </w:pPr>
        </w:pPrChange>
      </w:pPr>
      <w:del w:id="1383" w:author="Bas Hofstra" w:date="2023-07-25T14:48:00Z">
        <w:r w:rsidRPr="00D23B7B" w:rsidDel="008F3C53">
          <w:rPr>
            <w:rFonts w:ascii="Times" w:hAnsi="Times"/>
            <w:color w:val="FF0000"/>
          </w:rPr>
          <w:sym w:font="Wingdings" w:char="F0E0"/>
        </w:r>
        <w:r w:rsidRPr="00D23B7B" w:rsidDel="008F3C53">
          <w:rPr>
            <w:rFonts w:ascii="Times" w:hAnsi="Times"/>
            <w:color w:val="FF0000"/>
          </w:rPr>
          <w:delText xml:space="preserve"> we need to explain how we selected </w:delText>
        </w:r>
        <w:r w:rsidR="0005499F" w:rsidDel="008F3C53">
          <w:rPr>
            <w:rFonts w:ascii="Times" w:hAnsi="Times"/>
            <w:color w:val="FF0000"/>
          </w:rPr>
          <w:delText xml:space="preserve">the </w:delText>
        </w:r>
        <w:r w:rsidRPr="00D23B7B" w:rsidDel="008F3C53">
          <w:rPr>
            <w:rFonts w:ascii="Times" w:hAnsi="Times"/>
            <w:color w:val="FF0000"/>
          </w:rPr>
          <w:delText>names, @Rense?</w:delText>
        </w:r>
      </w:del>
    </w:p>
    <w:p w14:paraId="255D8F3F" w14:textId="3FFA3382" w:rsidR="0047435F" w:rsidDel="00B30524" w:rsidRDefault="0047435F">
      <w:pPr>
        <w:spacing w:line="360" w:lineRule="auto"/>
        <w:jc w:val="both"/>
        <w:rPr>
          <w:del w:id="1384" w:author="Bas Hofstra" w:date="2023-07-25T15:11:00Z"/>
          <w:rFonts w:ascii="Times" w:hAnsi="Times"/>
        </w:rPr>
        <w:pPrChange w:id="1385" w:author="Bas Hofstra" w:date="2023-07-25T15:34:00Z">
          <w:pPr>
            <w:spacing w:line="276" w:lineRule="auto"/>
            <w:jc w:val="both"/>
          </w:pPr>
        </w:pPrChange>
      </w:pPr>
      <w:del w:id="1386" w:author="Bas Hofstra" w:date="2023-07-25T15:11:00Z">
        <w:r w:rsidDel="00B30524">
          <w:rPr>
            <w:rFonts w:ascii="Times" w:hAnsi="Times"/>
          </w:rPr>
          <w:delText>- Starting values are regular “basic scale-up estimator” values (so same for all estimations)</w:delText>
        </w:r>
      </w:del>
    </w:p>
    <w:p w14:paraId="50CB05E0" w14:textId="67D8DDCE" w:rsidR="00E74DFC" w:rsidRPr="008452EA" w:rsidDel="00B30524" w:rsidRDefault="00E74DFC">
      <w:pPr>
        <w:spacing w:line="360" w:lineRule="auto"/>
        <w:jc w:val="both"/>
        <w:rPr>
          <w:del w:id="1387" w:author="Bas Hofstra" w:date="2023-07-25T15:11:00Z"/>
          <w:rFonts w:ascii="Times" w:hAnsi="Times"/>
          <w:lang w:val="fr-FR"/>
        </w:rPr>
        <w:pPrChange w:id="1388" w:author="Bas Hofstra" w:date="2023-07-25T15:34:00Z">
          <w:pPr>
            <w:spacing w:line="276" w:lineRule="auto"/>
            <w:jc w:val="both"/>
          </w:pPr>
        </w:pPrChange>
      </w:pPr>
      <w:del w:id="1389" w:author="Bas Hofstra" w:date="2023-07-25T15:11:00Z">
        <w:r w:rsidRPr="008452EA" w:rsidDel="00B30524">
          <w:rPr>
            <w:rFonts w:ascii="Times" w:hAnsi="Times"/>
            <w:lang w:val="fr-FR"/>
          </w:rPr>
          <w:delText xml:space="preserve">- </w:delText>
        </w:r>
        <w:r w:rsidR="0047435F" w:rsidRPr="008452EA" w:rsidDel="00B30524">
          <w:rPr>
            <w:rFonts w:ascii="Times" w:hAnsi="Times"/>
            <w:lang w:val="fr-FR"/>
          </w:rPr>
          <w:delText>M</w:delText>
        </w:r>
        <w:r w:rsidRPr="008452EA" w:rsidDel="00B30524">
          <w:rPr>
            <w:rFonts w:ascii="Times" w:hAnsi="Times"/>
            <w:lang w:val="fr-FR"/>
          </w:rPr>
          <w:delText xml:space="preserve">arkov </w:delText>
        </w:r>
        <w:r w:rsidR="0047435F" w:rsidRPr="008452EA" w:rsidDel="00B30524">
          <w:rPr>
            <w:rFonts w:ascii="Times" w:hAnsi="Times"/>
            <w:lang w:val="fr-FR"/>
          </w:rPr>
          <w:delText>Chain Monte Carlo (MCMC)</w:delText>
        </w:r>
      </w:del>
    </w:p>
    <w:p w14:paraId="6CDE80FC" w14:textId="05C21F47" w:rsidR="00E74DFC" w:rsidRPr="008452EA" w:rsidDel="00B30524" w:rsidRDefault="00E74DFC">
      <w:pPr>
        <w:spacing w:line="360" w:lineRule="auto"/>
        <w:jc w:val="both"/>
        <w:rPr>
          <w:del w:id="1390" w:author="Bas Hofstra" w:date="2023-07-25T15:11:00Z"/>
          <w:rFonts w:ascii="Times" w:hAnsi="Times"/>
          <w:lang w:val="fr-FR"/>
        </w:rPr>
        <w:pPrChange w:id="1391" w:author="Bas Hofstra" w:date="2023-07-25T15:34:00Z">
          <w:pPr>
            <w:spacing w:line="276" w:lineRule="auto"/>
            <w:jc w:val="both"/>
          </w:pPr>
        </w:pPrChange>
      </w:pPr>
      <w:del w:id="1392" w:author="Bas Hofstra" w:date="2023-07-25T15:11:00Z">
        <w:r w:rsidRPr="008452EA" w:rsidDel="00B30524">
          <w:rPr>
            <w:rFonts w:ascii="Times" w:hAnsi="Times"/>
            <w:lang w:val="fr-FR"/>
          </w:rPr>
          <w:delText>- 40,000 iterations</w:delText>
        </w:r>
      </w:del>
    </w:p>
    <w:p w14:paraId="16008565" w14:textId="03368871" w:rsidR="00E74DFC" w:rsidDel="00B30524" w:rsidRDefault="00E74DFC">
      <w:pPr>
        <w:spacing w:line="360" w:lineRule="auto"/>
        <w:jc w:val="both"/>
        <w:rPr>
          <w:del w:id="1393" w:author="Bas Hofstra" w:date="2023-07-25T15:11:00Z"/>
          <w:rFonts w:ascii="Times" w:hAnsi="Times"/>
        </w:rPr>
        <w:pPrChange w:id="1394" w:author="Bas Hofstra" w:date="2023-07-25T15:34:00Z">
          <w:pPr>
            <w:spacing w:line="276" w:lineRule="auto"/>
            <w:jc w:val="both"/>
          </w:pPr>
        </w:pPrChange>
      </w:pPr>
      <w:del w:id="1395" w:author="Bas Hofstra" w:date="2023-07-25T15:11:00Z">
        <w:r w:rsidDel="00B30524">
          <w:rPr>
            <w:rFonts w:ascii="Times" w:hAnsi="Times"/>
          </w:rPr>
          <w:delText>- 1,000 burnin size</w:delText>
        </w:r>
      </w:del>
    </w:p>
    <w:p w14:paraId="5C89E1D8" w14:textId="5E1CF984" w:rsidR="00E74DFC" w:rsidDel="00B30524" w:rsidRDefault="00E74DFC">
      <w:pPr>
        <w:spacing w:line="360" w:lineRule="auto"/>
        <w:jc w:val="both"/>
        <w:rPr>
          <w:del w:id="1396" w:author="Bas Hofstra" w:date="2023-07-25T15:11:00Z"/>
          <w:rFonts w:ascii="Times" w:hAnsi="Times"/>
        </w:rPr>
        <w:pPrChange w:id="1397" w:author="Bas Hofstra" w:date="2023-07-25T15:34:00Z">
          <w:pPr>
            <w:spacing w:line="276" w:lineRule="auto"/>
            <w:jc w:val="both"/>
          </w:pPr>
        </w:pPrChange>
      </w:pPr>
      <w:del w:id="1398" w:author="Bas Hofstra" w:date="2023-07-25T15:11:00Z">
        <w:r w:rsidDel="00B30524">
          <w:rPr>
            <w:rFonts w:ascii="Times" w:hAnsi="Times"/>
          </w:rPr>
          <w:delText>- 4,000 chains retained</w:delText>
        </w:r>
      </w:del>
    </w:p>
    <w:p w14:paraId="7EAAF706" w14:textId="0292B28D" w:rsidR="00E74DFC" w:rsidDel="00B30524" w:rsidRDefault="00E74DFC">
      <w:pPr>
        <w:spacing w:line="360" w:lineRule="auto"/>
        <w:jc w:val="both"/>
        <w:rPr>
          <w:del w:id="1399" w:author="Bas Hofstra" w:date="2023-07-25T15:11:00Z"/>
          <w:rFonts w:ascii="Times" w:hAnsi="Times"/>
        </w:rPr>
        <w:pPrChange w:id="1400" w:author="Bas Hofstra" w:date="2023-07-25T15:34:00Z">
          <w:pPr>
            <w:spacing w:line="276" w:lineRule="auto"/>
            <w:jc w:val="both"/>
          </w:pPr>
        </w:pPrChange>
      </w:pPr>
      <w:del w:id="1401" w:author="Bas Hofstra" w:date="2023-07-25T15:11:00Z">
        <w:r w:rsidDel="00B30524">
          <w:rPr>
            <w:rFonts w:ascii="Times" w:hAnsi="Times"/>
          </w:rPr>
          <w:delText xml:space="preserve">- </w:delText>
        </w:r>
        <w:r w:rsidR="0047435F" w:rsidDel="00B30524">
          <w:rPr>
            <w:rFonts w:ascii="Times" w:hAnsi="Times"/>
          </w:rPr>
          <w:delText>A</w:delText>
        </w:r>
        <w:r w:rsidDel="00B30524">
          <w:rPr>
            <w:rFonts w:ascii="Times" w:hAnsi="Times"/>
          </w:rPr>
          <w:delText xml:space="preserve">veraged network size </w:delText>
        </w:r>
        <w:r w:rsidR="0047435F" w:rsidDel="00B30524">
          <w:rPr>
            <w:rFonts w:ascii="Times" w:hAnsi="Times"/>
          </w:rPr>
          <w:delText xml:space="preserve">and SD </w:delText>
        </w:r>
        <w:r w:rsidDel="00B30524">
          <w:rPr>
            <w:rFonts w:ascii="Times" w:hAnsi="Times"/>
          </w:rPr>
          <w:delText>over those 4,000 chains for each respondent</w:delText>
        </w:r>
      </w:del>
    </w:p>
    <w:p w14:paraId="7FE020A5" w14:textId="1D14041C" w:rsidR="00E74DFC" w:rsidDel="00B30524" w:rsidRDefault="0047435F">
      <w:pPr>
        <w:spacing w:line="360" w:lineRule="auto"/>
        <w:jc w:val="both"/>
        <w:rPr>
          <w:del w:id="1402" w:author="Bas Hofstra" w:date="2023-07-25T15:11:00Z"/>
          <w:rFonts w:ascii="Times" w:hAnsi="Times"/>
        </w:rPr>
        <w:pPrChange w:id="1403" w:author="Bas Hofstra" w:date="2023-07-25T15:34:00Z">
          <w:pPr>
            <w:spacing w:line="276" w:lineRule="auto"/>
            <w:jc w:val="both"/>
          </w:pPr>
        </w:pPrChange>
      </w:pPr>
      <w:del w:id="1404" w:author="Bas Hofstra" w:date="2023-07-25T15:11:00Z">
        <w:r w:rsidDel="00B30524">
          <w:rPr>
            <w:rFonts w:ascii="Times" w:hAnsi="Times"/>
          </w:rPr>
          <w:delText>- That we we get (a) a netsize, (b) and SD</w:delText>
        </w:r>
      </w:del>
    </w:p>
    <w:p w14:paraId="6EF907F9" w14:textId="7B7EEE9C" w:rsidR="0047435F" w:rsidDel="00B30524" w:rsidRDefault="0047435F">
      <w:pPr>
        <w:spacing w:line="360" w:lineRule="auto"/>
        <w:jc w:val="both"/>
        <w:rPr>
          <w:del w:id="1405" w:author="Bas Hofstra" w:date="2023-07-25T15:16:00Z"/>
          <w:rFonts w:ascii="Times" w:hAnsi="Times"/>
        </w:rPr>
        <w:pPrChange w:id="1406" w:author="Bas Hofstra" w:date="2023-07-25T15:34:00Z">
          <w:pPr>
            <w:spacing w:line="276" w:lineRule="auto"/>
            <w:jc w:val="both"/>
          </w:pPr>
        </w:pPrChange>
      </w:pPr>
      <w:del w:id="1407" w:author="Bas Hofstra" w:date="2023-07-25T15:16:00Z">
        <w:r w:rsidDel="00B30524">
          <w:rPr>
            <w:rFonts w:ascii="Times" w:hAnsi="Times"/>
          </w:rPr>
          <w:delText>- Four scenarios of different transmission errors (tauK 0.25, 0.5, 0.75, 0.99)</w:delText>
        </w:r>
      </w:del>
    </w:p>
    <w:p w14:paraId="62B3D570" w14:textId="4F94DC45" w:rsidR="0047435F" w:rsidDel="00B30524" w:rsidRDefault="0047435F">
      <w:pPr>
        <w:spacing w:line="360" w:lineRule="auto"/>
        <w:jc w:val="both"/>
        <w:rPr>
          <w:del w:id="1408" w:author="Bas Hofstra" w:date="2023-07-25T15:16:00Z"/>
          <w:rFonts w:ascii="Times" w:hAnsi="Times"/>
        </w:rPr>
        <w:pPrChange w:id="1409" w:author="Bas Hofstra" w:date="2023-07-25T15:34:00Z">
          <w:pPr>
            <w:spacing w:line="276" w:lineRule="auto"/>
            <w:jc w:val="both"/>
          </w:pPr>
        </w:pPrChange>
      </w:pPr>
      <w:del w:id="1410" w:author="Bas Hofstra" w:date="2023-07-25T15:16:00Z">
        <w:r w:rsidDel="00B30524">
          <w:rPr>
            <w:rFonts w:ascii="Times" w:hAnsi="Times"/>
          </w:rPr>
          <w:delText>- 172 estimates with NSUM for network size, as we need to “hold out” each X for each estimand</w:delText>
        </w:r>
      </w:del>
    </w:p>
    <w:p w14:paraId="2CE1D6C5" w14:textId="7425A03B" w:rsidR="0047435F" w:rsidDel="00B30524" w:rsidRDefault="0047435F">
      <w:pPr>
        <w:spacing w:line="360" w:lineRule="auto"/>
        <w:jc w:val="both"/>
        <w:rPr>
          <w:del w:id="1411" w:author="Bas Hofstra" w:date="2023-07-25T15:11:00Z"/>
          <w:rFonts w:ascii="Times" w:hAnsi="Times"/>
        </w:rPr>
        <w:pPrChange w:id="1412" w:author="Bas Hofstra" w:date="2023-07-25T15:34:00Z">
          <w:pPr>
            <w:spacing w:line="276" w:lineRule="auto"/>
            <w:jc w:val="both"/>
          </w:pPr>
        </w:pPrChange>
      </w:pPr>
    </w:p>
    <w:p w14:paraId="6280DA7D" w14:textId="23EE5DD8" w:rsidR="002B087C" w:rsidDel="00B30524" w:rsidRDefault="002B087C">
      <w:pPr>
        <w:spacing w:line="360" w:lineRule="auto"/>
        <w:jc w:val="both"/>
        <w:rPr>
          <w:del w:id="1413" w:author="Bas Hofstra" w:date="2023-07-25T15:11:00Z"/>
          <w:rFonts w:ascii="Times" w:hAnsi="Times"/>
        </w:rPr>
        <w:pPrChange w:id="1414" w:author="Bas Hofstra" w:date="2023-07-25T15:34:00Z">
          <w:pPr>
            <w:spacing w:line="276" w:lineRule="auto"/>
            <w:jc w:val="both"/>
          </w:pPr>
        </w:pPrChange>
      </w:pPr>
    </w:p>
    <w:p w14:paraId="448E2B21" w14:textId="4469A816" w:rsidR="002B087C" w:rsidRPr="003C425D" w:rsidDel="00B30524" w:rsidRDefault="00AB0B71">
      <w:pPr>
        <w:spacing w:line="360" w:lineRule="auto"/>
        <w:jc w:val="both"/>
        <w:rPr>
          <w:del w:id="1415" w:author="Bas Hofstra" w:date="2023-07-25T15:11:00Z"/>
          <w:rFonts w:ascii="Times" w:hAnsi="Times"/>
          <w:b/>
          <w:bCs/>
        </w:rPr>
        <w:pPrChange w:id="1416" w:author="Bas Hofstra" w:date="2023-07-25T15:34:00Z">
          <w:pPr>
            <w:spacing w:line="276" w:lineRule="auto"/>
            <w:jc w:val="both"/>
          </w:pPr>
        </w:pPrChange>
      </w:pPr>
      <w:del w:id="1417" w:author="Bas Hofstra" w:date="2023-07-25T15:11:00Z">
        <w:r w:rsidRPr="003C425D" w:rsidDel="00B30524">
          <w:rPr>
            <w:rFonts w:ascii="Times" w:hAnsi="Times"/>
            <w:b/>
            <w:bCs/>
          </w:rPr>
          <w:delText>Measurements</w:delText>
        </w:r>
      </w:del>
    </w:p>
    <w:p w14:paraId="71526DA3" w14:textId="390FA079" w:rsidR="002B087C" w:rsidDel="003D361D" w:rsidRDefault="002B087C">
      <w:pPr>
        <w:spacing w:line="360" w:lineRule="auto"/>
        <w:jc w:val="both"/>
        <w:rPr>
          <w:del w:id="1418" w:author="Bas Hofstra" w:date="2023-07-25T15:26:00Z"/>
          <w:rFonts w:ascii="Times" w:hAnsi="Times"/>
        </w:rPr>
        <w:pPrChange w:id="1419" w:author="Bas Hofstra" w:date="2023-07-25T15:34:00Z">
          <w:pPr>
            <w:spacing w:line="276" w:lineRule="auto"/>
            <w:jc w:val="both"/>
          </w:pPr>
        </w:pPrChange>
      </w:pPr>
    </w:p>
    <w:p w14:paraId="45C72469" w14:textId="43B7626E" w:rsidR="00A00ECF" w:rsidRPr="00A00ECF" w:rsidDel="003D361D" w:rsidRDefault="00A00ECF">
      <w:pPr>
        <w:spacing w:line="360" w:lineRule="auto"/>
        <w:jc w:val="both"/>
        <w:rPr>
          <w:del w:id="1420" w:author="Bas Hofstra" w:date="2023-07-25T15:26:00Z"/>
          <w:rFonts w:ascii="Times" w:hAnsi="Times"/>
          <w:b/>
        </w:rPr>
        <w:pPrChange w:id="1421" w:author="Bas Hofstra" w:date="2023-07-25T15:34:00Z">
          <w:pPr>
            <w:spacing w:line="276" w:lineRule="auto"/>
            <w:jc w:val="both"/>
          </w:pPr>
        </w:pPrChange>
      </w:pPr>
      <w:del w:id="1422" w:author="Bas Hofstra" w:date="2023-07-25T15:26:00Z">
        <w:r w:rsidDel="003D361D">
          <w:rPr>
            <w:rFonts w:ascii="Times" w:hAnsi="Times"/>
            <w:b/>
          </w:rPr>
          <w:delText>Network Size Estimates</w:delText>
        </w:r>
      </w:del>
    </w:p>
    <w:p w14:paraId="5264DF26" w14:textId="661C2369" w:rsidR="00572A24" w:rsidDel="00B30524" w:rsidRDefault="00610C16">
      <w:pPr>
        <w:spacing w:line="360" w:lineRule="auto"/>
        <w:jc w:val="both"/>
        <w:rPr>
          <w:del w:id="1423" w:author="Bas Hofstra" w:date="2023-07-25T15:16:00Z"/>
          <w:rFonts w:ascii="Times" w:hAnsi="Times"/>
        </w:rPr>
        <w:pPrChange w:id="1424" w:author="Bas Hofstra" w:date="2023-07-25T15:34:00Z">
          <w:pPr>
            <w:spacing w:line="276" w:lineRule="auto"/>
            <w:jc w:val="both"/>
          </w:pPr>
        </w:pPrChange>
      </w:pPr>
      <w:del w:id="1425" w:author="Bas Hofstra" w:date="2023-07-25T15:12:00Z">
        <w:r w:rsidDel="00B30524">
          <w:rPr>
            <w:rFonts w:ascii="Times" w:hAnsi="Times"/>
          </w:rPr>
          <w:delText>One element of</w:delText>
        </w:r>
      </w:del>
      <w:del w:id="1426" w:author="Bas Hofstra" w:date="2023-07-25T15:13:00Z">
        <w:r w:rsidDel="00B30524">
          <w:rPr>
            <w:rFonts w:ascii="Times" w:hAnsi="Times"/>
          </w:rPr>
          <w:delText xml:space="preserve"> </w:delText>
        </w:r>
      </w:del>
      <w:del w:id="1427" w:author="Bas Hofstra" w:date="2023-07-25T14:51:00Z">
        <w:r w:rsidDel="008F3C53">
          <w:rPr>
            <w:rFonts w:ascii="Times" w:hAnsi="Times"/>
          </w:rPr>
          <w:delText>network scale-up methods</w:delText>
        </w:r>
      </w:del>
      <w:del w:id="1428" w:author="Bas Hofstra" w:date="2023-07-25T15:12:00Z">
        <w:r w:rsidDel="00B30524">
          <w:rPr>
            <w:rFonts w:ascii="Times" w:hAnsi="Times"/>
          </w:rPr>
          <w:delText xml:space="preserve"> is that </w:delText>
        </w:r>
      </w:del>
      <w:del w:id="1429" w:author="Bas Hofstra" w:date="2023-07-25T15:13:00Z">
        <w:r w:rsidDel="00B30524">
          <w:rPr>
            <w:rFonts w:ascii="Times" w:hAnsi="Times"/>
          </w:rPr>
          <w:delText>network sizes vary substantially depend</w:delText>
        </w:r>
        <w:r w:rsidR="00D045C3" w:rsidDel="00B30524">
          <w:rPr>
            <w:rFonts w:ascii="Times" w:hAnsi="Times"/>
          </w:rPr>
          <w:delText>ing</w:delText>
        </w:r>
        <w:r w:rsidDel="00B30524">
          <w:rPr>
            <w:rFonts w:ascii="Times" w:hAnsi="Times"/>
          </w:rPr>
          <w:delText xml:space="preserve"> on the selected X-categories</w:delText>
        </w:r>
      </w:del>
      <w:del w:id="1430" w:author="Bas Hofstra" w:date="2023-07-25T15:12:00Z">
        <w:r w:rsidDel="00B30524">
          <w:rPr>
            <w:rFonts w:ascii="Times" w:hAnsi="Times"/>
          </w:rPr>
          <w:delText xml:space="preserve">. </w:delText>
        </w:r>
      </w:del>
      <w:del w:id="1431" w:author="Bas Hofstra" w:date="2023-07-25T15:16:00Z">
        <w:r w:rsidDel="00B30524">
          <w:rPr>
            <w:rFonts w:ascii="Times" w:hAnsi="Times"/>
          </w:rPr>
          <w:delText>There are several ways to account for this. First, by setting out to carefully</w:delText>
        </w:r>
        <w:r w:rsidR="00D045C3" w:rsidDel="00B30524">
          <w:rPr>
            <w:rFonts w:ascii="Times" w:hAnsi="Times"/>
          </w:rPr>
          <w:delText xml:space="preserve"> curate </w:delText>
        </w:r>
        <w:r w:rsidDel="00B30524">
          <w:rPr>
            <w:rFonts w:ascii="Times" w:hAnsi="Times"/>
          </w:rPr>
          <w:delText xml:space="preserve">the </w:delText>
        </w:r>
        <w:r w:rsidR="00D045C3" w:rsidDel="00B30524">
          <w:rPr>
            <w:rFonts w:ascii="Times" w:hAnsi="Times"/>
          </w:rPr>
          <w:delText xml:space="preserve">chosen </w:delText>
        </w:r>
        <w:r w:rsidDel="00B30524">
          <w:rPr>
            <w:rFonts w:ascii="Times" w:hAnsi="Times"/>
          </w:rPr>
          <w:delText xml:space="preserve">X-categories one can reach a sufficient coverage of the population such that different groups (e.g., social classes, xyz) are well-represented and can find enough acquaintances in the battery of questions. In our case, </w:delText>
        </w:r>
        <w:r w:rsidR="001D647A" w:rsidDel="00B30524">
          <w:rPr>
            <w:rFonts w:ascii="Times" w:hAnsi="Times"/>
          </w:rPr>
          <w:delText xml:space="preserve">the focus was on common names, but also on behavior such as eating </w:delText>
        </w:r>
      </w:del>
      <w:del w:id="1432" w:author="Bas Hofstra" w:date="2023-07-25T14:51:00Z">
        <w:r w:rsidR="001D647A" w:rsidDel="008F3C53">
          <w:rPr>
            <w:rFonts w:ascii="Times" w:hAnsi="Times"/>
          </w:rPr>
          <w:delText>no meat</w:delText>
        </w:r>
      </w:del>
      <w:del w:id="1433" w:author="Bas Hofstra" w:date="2023-07-25T15:16:00Z">
        <w:r w:rsidR="001D647A" w:rsidDel="00B30524">
          <w:rPr>
            <w:rFonts w:ascii="Times" w:hAnsi="Times"/>
          </w:rPr>
          <w:delText xml:space="preserve"> and driving a scooter. Since our research was conducted in the aftermath of covid, we also asked…. See</w:delText>
        </w:r>
      </w:del>
      <w:del w:id="1434" w:author="Bas Hofstra" w:date="2023-07-25T14:51:00Z">
        <w:r w:rsidR="001D647A" w:rsidDel="008F3C53">
          <w:rPr>
            <w:rFonts w:ascii="Times" w:hAnsi="Times"/>
          </w:rPr>
          <w:delText xml:space="preserve"> </w:delText>
        </w:r>
      </w:del>
      <w:del w:id="1435" w:author="Bas Hofstra" w:date="2023-07-25T14:50:00Z">
        <w:r w:rsidR="001D647A" w:rsidDel="008F3C53">
          <w:rPr>
            <w:rFonts w:ascii="Times" w:hAnsi="Times"/>
          </w:rPr>
          <w:delText>a</w:delText>
        </w:r>
      </w:del>
      <w:del w:id="1436" w:author="Bas Hofstra" w:date="2023-07-25T15:16:00Z">
        <w:r w:rsidR="001D647A" w:rsidDel="00B30524">
          <w:rPr>
            <w:rFonts w:ascii="Times" w:hAnsi="Times"/>
          </w:rPr>
          <w:delText xml:space="preserve">ppendix </w:delText>
        </w:r>
      </w:del>
      <w:del w:id="1437" w:author="Bas Hofstra" w:date="2023-07-25T14:50:00Z">
        <w:r w:rsidR="001D647A" w:rsidDel="008F3C53">
          <w:rPr>
            <w:rFonts w:ascii="Times" w:hAnsi="Times"/>
          </w:rPr>
          <w:delText>1</w:delText>
        </w:r>
      </w:del>
      <w:del w:id="1438" w:author="Bas Hofstra" w:date="2023-07-25T15:16:00Z">
        <w:r w:rsidR="001D647A" w:rsidDel="00B30524">
          <w:rPr>
            <w:rFonts w:ascii="Times" w:hAnsi="Times"/>
          </w:rPr>
          <w:delText xml:space="preserve"> for the </w:delText>
        </w:r>
        <w:commentRangeStart w:id="1439"/>
        <w:r w:rsidR="001D647A" w:rsidDel="00B30524">
          <w:rPr>
            <w:rFonts w:ascii="Times" w:hAnsi="Times"/>
          </w:rPr>
          <w:delText>questionnaire</w:delText>
        </w:r>
        <w:commentRangeEnd w:id="1439"/>
        <w:r w:rsidR="008F3C53" w:rsidDel="00B30524">
          <w:rPr>
            <w:rStyle w:val="CommentReference"/>
            <w:rFonts w:eastAsiaTheme="minorHAnsi" w:cstheme="minorBidi"/>
            <w:lang w:eastAsia="nl-NL"/>
          </w:rPr>
          <w:commentReference w:id="1439"/>
        </w:r>
        <w:r w:rsidR="001D647A" w:rsidDel="00B30524">
          <w:rPr>
            <w:rFonts w:ascii="Times" w:hAnsi="Times"/>
          </w:rPr>
          <w:delText>.</w:delText>
        </w:r>
      </w:del>
      <w:del w:id="1440" w:author="Bas Hofstra" w:date="2023-07-25T14:51:00Z">
        <w:r w:rsidDel="008F3C53">
          <w:rPr>
            <w:rFonts w:ascii="Times" w:hAnsi="Times"/>
          </w:rPr>
          <w:delText>.</w:delText>
        </w:r>
      </w:del>
      <w:del w:id="1441" w:author="Bas Hofstra" w:date="2023-07-25T15:16:00Z">
        <w:r w:rsidDel="00B30524">
          <w:rPr>
            <w:rFonts w:ascii="Times" w:hAnsi="Times"/>
          </w:rPr>
          <w:delText xml:space="preserve"> Second, </w:delText>
        </w:r>
      </w:del>
      <w:del w:id="1442" w:author="Bas Hofstra" w:date="2023-07-25T15:13:00Z">
        <w:r w:rsidDel="00B30524">
          <w:rPr>
            <w:rFonts w:ascii="Times" w:hAnsi="Times"/>
          </w:rPr>
          <w:delText xml:space="preserve">by </w:delText>
        </w:r>
      </w:del>
      <w:del w:id="1443" w:author="Bas Hofstra" w:date="2023-07-25T15:16:00Z">
        <w:r w:rsidDel="00B30524">
          <w:rPr>
            <w:rFonts w:ascii="Times" w:hAnsi="Times"/>
          </w:rPr>
          <w:delText>run</w:delText>
        </w:r>
      </w:del>
      <w:del w:id="1444" w:author="Bas Hofstra" w:date="2023-07-25T15:13:00Z">
        <w:r w:rsidDel="00B30524">
          <w:rPr>
            <w:rFonts w:ascii="Times" w:hAnsi="Times"/>
          </w:rPr>
          <w:delText>ning</w:delText>
        </w:r>
      </w:del>
      <w:del w:id="1445" w:author="Bas Hofstra" w:date="2023-07-25T15:16:00Z">
        <w:r w:rsidDel="00B30524">
          <w:rPr>
            <w:rFonts w:ascii="Times" w:hAnsi="Times"/>
          </w:rPr>
          <w:delText xml:space="preserve"> each estimation of network size and by holding out an X-category, we can find out if network sizes vary under different X-category </w:delText>
        </w:r>
        <w:r w:rsidR="006C72EB" w:rsidDel="00B30524">
          <w:rPr>
            <w:rFonts w:ascii="Times" w:hAnsi="Times"/>
          </w:rPr>
          <w:delText>selections</w:delText>
        </w:r>
        <w:r w:rsidDel="00B30524">
          <w:rPr>
            <w:rFonts w:ascii="Times" w:hAnsi="Times"/>
          </w:rPr>
          <w:delText xml:space="preserve">. This second approach is what we coin the “brute-force” approach. </w:delText>
        </w:r>
        <w:r w:rsidR="006C72EB" w:rsidDel="00B30524">
          <w:rPr>
            <w:rFonts w:ascii="Times" w:hAnsi="Times"/>
          </w:rPr>
          <w:delText>In our paper</w:delText>
        </w:r>
        <w:r w:rsidDel="00B30524">
          <w:rPr>
            <w:rFonts w:ascii="Times" w:hAnsi="Times"/>
          </w:rPr>
          <w:delText>, we estimated individual network size 43 times and each time h</w:delText>
        </w:r>
        <w:r w:rsidR="000F786D" w:rsidDel="00B30524">
          <w:rPr>
            <w:rFonts w:ascii="Times" w:hAnsi="Times"/>
          </w:rPr>
          <w:delText>o</w:delText>
        </w:r>
        <w:r w:rsidDel="00B30524">
          <w:rPr>
            <w:rFonts w:ascii="Times" w:hAnsi="Times"/>
          </w:rPr>
          <w:delText xml:space="preserve">ld out a different X-category. We then repeated </w:delText>
        </w:r>
        <w:r w:rsidR="00BD0B8C" w:rsidDel="00B30524">
          <w:rPr>
            <w:rFonts w:ascii="Times" w:hAnsi="Times"/>
          </w:rPr>
          <w:delText xml:space="preserve">this </w:delText>
        </w:r>
        <w:r w:rsidDel="00B30524">
          <w:rPr>
            <w:rFonts w:ascii="Times" w:hAnsi="Times"/>
          </w:rPr>
          <w:delText>with different TauK regimes (the assumed transmission errors</w:delText>
        </w:r>
        <w:r w:rsidR="00572A24" w:rsidDel="00B30524">
          <w:rPr>
            <w:rFonts w:ascii="Times" w:hAnsi="Times"/>
          </w:rPr>
          <w:delText xml:space="preserve"> in the model</w:delText>
        </w:r>
        <w:r w:rsidDel="00B30524">
          <w:rPr>
            <w:rFonts w:ascii="Times" w:hAnsi="Times"/>
          </w:rPr>
          <w:delText xml:space="preserve">, here: low, medium, high, very high). </w:delText>
        </w:r>
        <w:r w:rsidR="00BD0B8C" w:rsidDel="00B30524">
          <w:rPr>
            <w:rFonts w:ascii="Times" w:hAnsi="Times"/>
          </w:rPr>
          <w:delText>Essentially, this implies we estimated 172 (=</w:delText>
        </w:r>
        <w:r w:rsidR="00572A24" w:rsidDel="00B30524">
          <w:rPr>
            <w:rFonts w:ascii="Times" w:hAnsi="Times"/>
          </w:rPr>
          <w:delText xml:space="preserve"> </w:delText>
        </w:r>
        <w:r w:rsidR="00BD0B8C" w:rsidDel="00B30524">
          <w:rPr>
            <w:rFonts w:ascii="Times" w:hAnsi="Times"/>
          </w:rPr>
          <w:delText>43</w:delText>
        </w:r>
        <w:r w:rsidR="00572A24" w:rsidDel="00B30524">
          <w:rPr>
            <w:rFonts w:ascii="Times" w:hAnsi="Times"/>
          </w:rPr>
          <w:delText xml:space="preserve"> X-categories</w:delText>
        </w:r>
        <w:r w:rsidR="00BD0B8C" w:rsidDel="00B30524">
          <w:rPr>
            <w:rFonts w:ascii="Times" w:hAnsi="Times"/>
          </w:rPr>
          <w:delText>*4 TauK regimes) network sizes per individual. Note that the point-estimate</w:delText>
        </w:r>
        <w:r w:rsidR="006A0E6D" w:rsidDel="00B30524">
          <w:rPr>
            <w:rFonts w:ascii="Times" w:hAnsi="Times"/>
          </w:rPr>
          <w:delText>s of network size</w:delText>
        </w:r>
        <w:r w:rsidR="00BD0B8C" w:rsidDel="00B30524">
          <w:rPr>
            <w:rFonts w:ascii="Times" w:hAnsi="Times"/>
          </w:rPr>
          <w:delText xml:space="preserve"> might vary</w:delText>
        </w:r>
        <w:r w:rsidR="00D045C3" w:rsidDel="00B30524">
          <w:rPr>
            <w:rFonts w:ascii="Times" w:hAnsi="Times"/>
          </w:rPr>
          <w:delText>. Yet,</w:delText>
        </w:r>
        <w:r w:rsidR="00572A24" w:rsidDel="00B30524">
          <w:rPr>
            <w:rFonts w:ascii="Times" w:hAnsi="Times"/>
          </w:rPr>
          <w:delText xml:space="preserve"> one of the key endeavors of this paper is to model variation </w:delText>
        </w:r>
        <w:r w:rsidR="00572A24" w:rsidDel="00B30524">
          <w:rPr>
            <w:rFonts w:ascii="Times" w:hAnsi="Times"/>
            <w:i/>
          </w:rPr>
          <w:delText>between</w:delText>
        </w:r>
        <w:r w:rsidR="00572A24" w:rsidDel="00B30524">
          <w:rPr>
            <w:rFonts w:ascii="Times" w:hAnsi="Times"/>
          </w:rPr>
          <w:delText xml:space="preserve"> individuals rather than to arrive a fixed number. If </w:delText>
        </w:r>
        <w:r w:rsidR="006A0E6D" w:rsidDel="00B30524">
          <w:rPr>
            <w:rFonts w:ascii="Times" w:hAnsi="Times"/>
          </w:rPr>
          <w:delText xml:space="preserve">intra-person </w:delText>
        </w:r>
        <w:r w:rsidR="00BD0B8C" w:rsidDel="00B30524">
          <w:rPr>
            <w:rFonts w:ascii="Times" w:hAnsi="Times"/>
          </w:rPr>
          <w:delText xml:space="preserve">correlations between </w:delText>
        </w:r>
        <w:r w:rsidR="002E2756" w:rsidDel="00B30524">
          <w:rPr>
            <w:rFonts w:ascii="Times" w:hAnsi="Times"/>
          </w:rPr>
          <w:delText>different</w:delText>
        </w:r>
        <w:r w:rsidR="006A0E6D" w:rsidDel="00B30524">
          <w:rPr>
            <w:rFonts w:ascii="Times" w:hAnsi="Times"/>
          </w:rPr>
          <w:delText xml:space="preserve"> estima</w:delText>
        </w:r>
        <w:r w:rsidR="002E2756" w:rsidDel="00B30524">
          <w:rPr>
            <w:rFonts w:ascii="Times" w:hAnsi="Times"/>
          </w:rPr>
          <w:delText>nds</w:delText>
        </w:r>
        <w:r w:rsidR="006A0E6D" w:rsidDel="00B30524">
          <w:rPr>
            <w:rFonts w:ascii="Times" w:hAnsi="Times"/>
          </w:rPr>
          <w:delText xml:space="preserve"> are high, we can assume that</w:delText>
        </w:r>
        <w:r w:rsidR="002E2756" w:rsidDel="00B30524">
          <w:rPr>
            <w:rFonts w:ascii="Times" w:hAnsi="Times"/>
          </w:rPr>
          <w:delText xml:space="preserve"> </w:delText>
        </w:r>
        <w:r w:rsidR="006A0E6D" w:rsidDel="00B30524">
          <w:rPr>
            <w:rFonts w:ascii="Times" w:hAnsi="Times"/>
          </w:rPr>
          <w:delText>the network size variation is</w:delText>
        </w:r>
        <w:r w:rsidR="00D045C3" w:rsidDel="00B30524">
          <w:rPr>
            <w:rFonts w:ascii="Times" w:hAnsi="Times"/>
          </w:rPr>
          <w:delText xml:space="preserve"> highly</w:delText>
        </w:r>
        <w:r w:rsidR="006A0E6D" w:rsidDel="00B30524">
          <w:rPr>
            <w:rFonts w:ascii="Times" w:hAnsi="Times"/>
          </w:rPr>
          <w:delText xml:space="preserve"> consistent between individuals and </w:delText>
        </w:r>
        <w:r w:rsidR="002E2756" w:rsidDel="00B30524">
          <w:rPr>
            <w:rFonts w:ascii="Times" w:hAnsi="Times"/>
          </w:rPr>
          <w:delText xml:space="preserve">independent from held out X-categories. </w:delText>
        </w:r>
      </w:del>
    </w:p>
    <w:p w14:paraId="614F5993" w14:textId="3E6B3CEE" w:rsidR="00572E65" w:rsidRPr="00572A24" w:rsidDel="003D361D" w:rsidRDefault="00572A24">
      <w:pPr>
        <w:spacing w:line="360" w:lineRule="auto"/>
        <w:jc w:val="both"/>
        <w:rPr>
          <w:del w:id="1446" w:author="Bas Hofstra" w:date="2023-07-25T15:26:00Z"/>
          <w:rFonts w:ascii="Times" w:hAnsi="Times"/>
        </w:rPr>
        <w:pPrChange w:id="1447" w:author="Bas Hofstra" w:date="2023-07-25T15:34:00Z">
          <w:pPr>
            <w:spacing w:line="276" w:lineRule="auto"/>
            <w:ind w:firstLine="708"/>
            <w:jc w:val="both"/>
          </w:pPr>
        </w:pPrChange>
      </w:pPr>
      <w:del w:id="1448" w:author="Bas Hofstra" w:date="2023-07-25T15:26:00Z">
        <w:r w:rsidDel="003D361D">
          <w:rPr>
            <w:rFonts w:ascii="Times" w:hAnsi="Times"/>
          </w:rPr>
          <w:delText xml:space="preserve">Figure </w:delText>
        </w:r>
        <w:r w:rsidRPr="008F3C53" w:rsidDel="003D361D">
          <w:rPr>
            <w:rFonts w:ascii="Times" w:hAnsi="Times"/>
            <w:highlight w:val="red"/>
            <w:rPrChange w:id="1449" w:author="Bas Hofstra" w:date="2023-07-25T14:51:00Z">
              <w:rPr>
                <w:rFonts w:ascii="Times" w:hAnsi="Times"/>
              </w:rPr>
            </w:rPrChange>
          </w:rPr>
          <w:delText>1</w:delText>
        </w:r>
        <w:r w:rsidDel="003D361D">
          <w:rPr>
            <w:rFonts w:ascii="Times" w:hAnsi="Times"/>
          </w:rPr>
          <w:delText xml:space="preserve"> depicts the results </w:delText>
        </w:r>
      </w:del>
      <w:del w:id="1450" w:author="Bas Hofstra" w:date="2023-07-25T15:16:00Z">
        <w:r w:rsidDel="00B30524">
          <w:rPr>
            <w:rFonts w:ascii="Times" w:hAnsi="Times"/>
          </w:rPr>
          <w:delText>for this brute-force approach</w:delText>
        </w:r>
      </w:del>
      <w:del w:id="1451" w:author="Bas Hofstra" w:date="2023-07-25T15:26:00Z">
        <w:r w:rsidDel="003D361D">
          <w:rPr>
            <w:rFonts w:ascii="Times" w:hAnsi="Times"/>
          </w:rPr>
          <w:delText>. In Panel A, we observe the density distribution of all correlations between all the 172 different scenarios. In short, correlations are very high and more than 98% of the correlations is even higher than .95. This is also reflected in the density distributions of network size itself in Panel B, where we observe that distributions are alike – i.e., carrying a long tail, where many respondents have a medium number of estimated acquaintances, and only few respondents have very many.</w:delText>
        </w:r>
        <w:r w:rsidR="0061077D" w:rsidDel="003D361D">
          <w:rPr>
            <w:rFonts w:ascii="Times" w:hAnsi="Times"/>
          </w:rPr>
          <w:delText xml:space="preserve"> The median and mean network size over all of these scenarios is about 379 and 540 </w:delText>
        </w:r>
        <w:r w:rsidR="007C4529" w:rsidDel="003D361D">
          <w:rPr>
            <w:rFonts w:ascii="Times" w:hAnsi="Times"/>
          </w:rPr>
          <w:delText>acquaintances</w:delText>
        </w:r>
        <w:r w:rsidR="0061077D" w:rsidDel="003D361D">
          <w:rPr>
            <w:rFonts w:ascii="Times" w:hAnsi="Times"/>
          </w:rPr>
          <w:delText>, respectively.</w:delText>
        </w:r>
      </w:del>
    </w:p>
    <w:p w14:paraId="07439909" w14:textId="330D443D" w:rsidR="00572E65" w:rsidDel="003D361D" w:rsidRDefault="00572E65">
      <w:pPr>
        <w:spacing w:line="360" w:lineRule="auto"/>
        <w:jc w:val="both"/>
        <w:rPr>
          <w:del w:id="1452" w:author="Bas Hofstra" w:date="2023-07-25T15:26:00Z"/>
          <w:rFonts w:ascii="Times" w:hAnsi="Times"/>
          <w:i/>
          <w:color w:val="000000"/>
        </w:rPr>
        <w:pPrChange w:id="1453" w:author="Bas Hofstra" w:date="2023-07-25T15:34:00Z">
          <w:pPr>
            <w:spacing w:line="276" w:lineRule="auto"/>
            <w:jc w:val="both"/>
          </w:pPr>
        </w:pPrChange>
      </w:pPr>
    </w:p>
    <w:p w14:paraId="7967622E" w14:textId="1EFFA078" w:rsidR="002E3185" w:rsidRPr="0005499F" w:rsidDel="003D361D" w:rsidRDefault="002E3185">
      <w:pPr>
        <w:spacing w:line="360" w:lineRule="auto"/>
        <w:jc w:val="both"/>
        <w:rPr>
          <w:del w:id="1454" w:author="Bas Hofstra" w:date="2023-07-25T15:26:00Z"/>
          <w:rFonts w:ascii="Times" w:hAnsi="Times"/>
          <w:color w:val="000000"/>
        </w:rPr>
        <w:pPrChange w:id="1455" w:author="Bas Hofstra" w:date="2023-07-25T15:34:00Z">
          <w:pPr>
            <w:spacing w:line="276" w:lineRule="auto"/>
            <w:jc w:val="both"/>
          </w:pPr>
        </w:pPrChange>
      </w:pPr>
    </w:p>
    <w:p w14:paraId="0826199F" w14:textId="371C634F" w:rsidR="002E3185" w:rsidDel="003D361D" w:rsidRDefault="002E3185">
      <w:pPr>
        <w:spacing w:line="360" w:lineRule="auto"/>
        <w:jc w:val="both"/>
        <w:rPr>
          <w:del w:id="1456" w:author="Bas Hofstra" w:date="2023-07-25T15:26:00Z"/>
          <w:rFonts w:ascii="Times" w:hAnsi="Times"/>
          <w:color w:val="000000"/>
          <w:lang w:val="nl-NL"/>
        </w:rPr>
        <w:pPrChange w:id="1457" w:author="Bas Hofstra" w:date="2023-07-25T15:34:00Z">
          <w:pPr>
            <w:spacing w:line="276" w:lineRule="auto"/>
            <w:jc w:val="both"/>
          </w:pPr>
        </w:pPrChange>
      </w:pPr>
      <w:del w:id="1458" w:author="Bas Hofstra" w:date="2023-07-25T15:26:00Z">
        <w:r w:rsidDel="003D361D">
          <w:rPr>
            <w:rFonts w:ascii="Times" w:hAnsi="Times"/>
            <w:noProof/>
            <w:color w:val="000000"/>
            <w:lang w:val="nl-NL"/>
          </w:rPr>
          <w:drawing>
            <wp:inline distT="0" distB="0" distL="0" distR="0" wp14:anchorId="1EFD8DC2" wp14:editId="4DBDD516">
              <wp:extent cx="5756910" cy="191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nsities.pdf"/>
                      <pic:cNvPicPr/>
                    </pic:nvPicPr>
                    <pic:blipFill>
                      <a:blip r:embed="rId10">
                        <a:extLst>
                          <a:ext uri="{28A0092B-C50C-407E-A947-70E740481C1C}">
                            <a14:useLocalDpi xmlns:a14="http://schemas.microsoft.com/office/drawing/2010/main" val="0"/>
                          </a:ext>
                        </a:extLst>
                      </a:blip>
                      <a:stretch>
                        <a:fillRect/>
                      </a:stretch>
                    </pic:blipFill>
                    <pic:spPr>
                      <a:xfrm>
                        <a:off x="0" y="0"/>
                        <a:ext cx="5756910" cy="1918970"/>
                      </a:xfrm>
                      <a:prstGeom prst="rect">
                        <a:avLst/>
                      </a:prstGeom>
                    </pic:spPr>
                  </pic:pic>
                </a:graphicData>
              </a:graphic>
            </wp:inline>
          </w:drawing>
        </w:r>
      </w:del>
    </w:p>
    <w:p w14:paraId="2968A184" w14:textId="571A9495" w:rsidR="002E3185" w:rsidDel="003D361D" w:rsidRDefault="002E3185">
      <w:pPr>
        <w:spacing w:line="360" w:lineRule="auto"/>
        <w:jc w:val="both"/>
        <w:rPr>
          <w:del w:id="1459" w:author="Bas Hofstra" w:date="2023-07-25T15:26:00Z"/>
          <w:rFonts w:ascii="Times" w:hAnsi="Times"/>
          <w:color w:val="000000"/>
          <w:lang w:val="nl-NL"/>
        </w:rPr>
        <w:pPrChange w:id="1460" w:author="Bas Hofstra" w:date="2023-07-25T15:34:00Z">
          <w:pPr>
            <w:spacing w:line="276" w:lineRule="auto"/>
            <w:jc w:val="both"/>
          </w:pPr>
        </w:pPrChange>
      </w:pPr>
    </w:p>
    <w:p w14:paraId="71FDD8A7" w14:textId="69559C2E" w:rsidR="002E3185" w:rsidRPr="00877524" w:rsidDel="003D361D" w:rsidRDefault="00590DA7">
      <w:pPr>
        <w:spacing w:line="360" w:lineRule="auto"/>
        <w:jc w:val="both"/>
        <w:rPr>
          <w:del w:id="1461" w:author="Bas Hofstra" w:date="2023-07-25T15:26:00Z"/>
          <w:rFonts w:ascii="Times" w:hAnsi="Times"/>
          <w:color w:val="000000"/>
        </w:rPr>
        <w:pPrChange w:id="1462" w:author="Bas Hofstra" w:date="2023-07-25T15:34:00Z">
          <w:pPr>
            <w:spacing w:line="276" w:lineRule="auto"/>
            <w:jc w:val="both"/>
          </w:pPr>
        </w:pPrChange>
      </w:pPr>
      <w:del w:id="1463" w:author="Bas Hofstra" w:date="2023-07-25T15:26:00Z">
        <w:r w:rsidRPr="00877524" w:rsidDel="003D361D">
          <w:rPr>
            <w:rFonts w:ascii="Times" w:hAnsi="Times"/>
            <w:color w:val="000000"/>
          </w:rPr>
          <w:delText xml:space="preserve">Figure </w:delText>
        </w:r>
        <w:r w:rsidRPr="008F3C53" w:rsidDel="003D361D">
          <w:rPr>
            <w:rFonts w:ascii="Times" w:hAnsi="Times"/>
            <w:color w:val="000000"/>
            <w:highlight w:val="red"/>
            <w:rPrChange w:id="1464" w:author="Bas Hofstra" w:date="2023-07-25T14:51:00Z">
              <w:rPr>
                <w:rFonts w:ascii="Times" w:hAnsi="Times"/>
                <w:color w:val="000000"/>
              </w:rPr>
            </w:rPrChange>
          </w:rPr>
          <w:delText>1</w:delText>
        </w:r>
        <w:r w:rsidRPr="00877524" w:rsidDel="003D361D">
          <w:rPr>
            <w:rFonts w:ascii="Times" w:hAnsi="Times"/>
            <w:color w:val="000000"/>
          </w:rPr>
          <w:delText xml:space="preserve">. </w:delText>
        </w:r>
        <w:r w:rsidR="00877524" w:rsidRPr="00877524" w:rsidDel="003D361D">
          <w:rPr>
            <w:rFonts w:ascii="Times" w:hAnsi="Times"/>
            <w:i/>
            <w:color w:val="000000"/>
          </w:rPr>
          <w:delText>Panel A</w:delText>
        </w:r>
        <w:r w:rsidR="00877524" w:rsidDel="003D361D">
          <w:rPr>
            <w:rFonts w:ascii="Times" w:hAnsi="Times"/>
            <w:i/>
            <w:color w:val="000000"/>
          </w:rPr>
          <w:delText xml:space="preserve"> depicts the correlations between network sizes in different scenarios. 98.5 percent of all these correlations are higher than .95. Panel B depicts the density distributions of the network sizes in the different scenarios, suggesting highly similar distributions. Median network size is about 379, and the average is about 540.</w:delText>
        </w:r>
      </w:del>
    </w:p>
    <w:p w14:paraId="4C854C58" w14:textId="6AFF1E10" w:rsidR="002E3185" w:rsidDel="00E97171" w:rsidRDefault="002E3185">
      <w:pPr>
        <w:spacing w:line="360" w:lineRule="auto"/>
        <w:jc w:val="both"/>
        <w:rPr>
          <w:del w:id="1465" w:author="Bas Hofstra" w:date="2023-07-25T14:23:00Z"/>
          <w:rFonts w:ascii="Times" w:hAnsi="Times"/>
          <w:color w:val="000000"/>
        </w:rPr>
        <w:pPrChange w:id="1466" w:author="Bas Hofstra" w:date="2023-07-25T15:34:00Z">
          <w:pPr>
            <w:spacing w:line="276" w:lineRule="auto"/>
            <w:jc w:val="both"/>
          </w:pPr>
        </w:pPrChange>
      </w:pPr>
    </w:p>
    <w:p w14:paraId="1E575041" w14:textId="1455775E" w:rsidR="00B8435D" w:rsidRPr="00877524" w:rsidDel="003D361D" w:rsidRDefault="00B8435D">
      <w:pPr>
        <w:spacing w:line="360" w:lineRule="auto"/>
        <w:jc w:val="both"/>
        <w:rPr>
          <w:del w:id="1467" w:author="Bas Hofstra" w:date="2023-07-25T15:26:00Z"/>
          <w:rFonts w:ascii="Times" w:hAnsi="Times"/>
          <w:color w:val="000000"/>
        </w:rPr>
        <w:pPrChange w:id="1468" w:author="Bas Hofstra" w:date="2023-07-25T15:34:00Z">
          <w:pPr>
            <w:spacing w:line="276" w:lineRule="auto"/>
            <w:jc w:val="both"/>
          </w:pPr>
        </w:pPrChange>
      </w:pPr>
    </w:p>
    <w:p w14:paraId="31524DC6" w14:textId="256390AF" w:rsidR="002E3185" w:rsidRDefault="00DA4898">
      <w:pPr>
        <w:spacing w:line="360" w:lineRule="auto"/>
        <w:jc w:val="both"/>
        <w:rPr>
          <w:rFonts w:ascii="Times" w:hAnsi="Times"/>
          <w:b/>
          <w:color w:val="000000"/>
        </w:rPr>
        <w:pPrChange w:id="1469" w:author="Bas Hofstra" w:date="2023-07-25T15:34:00Z">
          <w:pPr>
            <w:spacing w:line="276" w:lineRule="auto"/>
            <w:jc w:val="both"/>
          </w:pPr>
        </w:pPrChange>
      </w:pPr>
      <w:r>
        <w:rPr>
          <w:rFonts w:ascii="Times" w:hAnsi="Times"/>
          <w:b/>
          <w:color w:val="000000"/>
        </w:rPr>
        <w:t>Independent variable</w:t>
      </w:r>
      <w:r w:rsidR="00213230">
        <w:rPr>
          <w:rFonts w:ascii="Times" w:hAnsi="Times"/>
          <w:b/>
          <w:color w:val="000000"/>
        </w:rPr>
        <w:t>s</w:t>
      </w:r>
    </w:p>
    <w:p w14:paraId="403B6646" w14:textId="2AABA64A" w:rsidR="00435CA9" w:rsidDel="005D069E" w:rsidRDefault="00B0659A">
      <w:pPr>
        <w:spacing w:line="360" w:lineRule="auto"/>
        <w:jc w:val="both"/>
        <w:rPr>
          <w:del w:id="1470" w:author="Bas Hofstra" w:date="2023-07-25T14:18:00Z"/>
          <w:rFonts w:ascii="Times" w:hAnsi="Times"/>
          <w:color w:val="000000"/>
        </w:rPr>
        <w:pPrChange w:id="1471" w:author="Bas Hofstra" w:date="2023-07-25T15:34:00Z">
          <w:pPr>
            <w:spacing w:line="276" w:lineRule="auto"/>
            <w:jc w:val="both"/>
          </w:pPr>
        </w:pPrChange>
      </w:pPr>
      <w:r w:rsidRPr="00B0659A">
        <w:rPr>
          <w:rFonts w:ascii="Times" w:hAnsi="Times"/>
          <w:color w:val="000000"/>
        </w:rPr>
        <w:t>We construct</w:t>
      </w:r>
      <w:r>
        <w:rPr>
          <w:rFonts w:ascii="Times" w:hAnsi="Times"/>
          <w:color w:val="000000"/>
        </w:rPr>
        <w:t xml:space="preserve"> </w:t>
      </w:r>
      <w:r w:rsidR="00B8435D">
        <w:rPr>
          <w:rFonts w:ascii="Times" w:hAnsi="Times"/>
          <w:color w:val="000000"/>
        </w:rPr>
        <w:t xml:space="preserve">a </w:t>
      </w:r>
      <w:r>
        <w:rPr>
          <w:rFonts w:ascii="Times" w:hAnsi="Times"/>
          <w:color w:val="000000"/>
        </w:rPr>
        <w:t>vector of independent variables that we then relate to our estimated network sizes.</w:t>
      </w:r>
      <w:ins w:id="1472" w:author="Bas Hofstra" w:date="2023-07-25T14:17:00Z">
        <w:r w:rsidR="005D069E">
          <w:rPr>
            <w:rFonts w:ascii="Times" w:hAnsi="Times"/>
            <w:color w:val="000000"/>
          </w:rPr>
          <w:t xml:space="preserve"> </w:t>
        </w:r>
      </w:ins>
      <w:del w:id="1473" w:author="Bas Hofstra" w:date="2023-08-30T15:30:00Z">
        <w:r w:rsidR="00E01771" w:rsidDel="003C3B69">
          <w:rPr>
            <w:rStyle w:val="CommentReference"/>
            <w:rFonts w:eastAsiaTheme="minorHAnsi" w:cstheme="minorBidi"/>
            <w:lang w:eastAsia="nl-NL"/>
          </w:rPr>
          <w:commentReference w:id="1474"/>
        </w:r>
      </w:del>
      <w:del w:id="1475" w:author="Bas Hofstra" w:date="2023-07-25T14:15:00Z">
        <w:r w:rsidR="002E3185" w:rsidRPr="002E3185" w:rsidDel="005D069E">
          <w:rPr>
            <w:rFonts w:ascii="Times" w:hAnsi="Times"/>
            <w:color w:val="000000"/>
          </w:rPr>
          <w:delText xml:space="preserve"> </w:delText>
        </w:r>
      </w:del>
    </w:p>
    <w:p w14:paraId="3B515609" w14:textId="4B68A621" w:rsidR="005D069E" w:rsidDel="005D069E" w:rsidRDefault="005D069E">
      <w:pPr>
        <w:spacing w:line="360" w:lineRule="auto"/>
        <w:jc w:val="both"/>
        <w:rPr>
          <w:del w:id="1476" w:author="Bas Hofstra" w:date="2023-07-25T14:18:00Z"/>
          <w:moveTo w:id="1477" w:author="Bas Hofstra" w:date="2023-07-25T14:14:00Z"/>
          <w:rFonts w:ascii="Times" w:hAnsi="Times"/>
          <w:color w:val="000000"/>
        </w:rPr>
        <w:pPrChange w:id="1478" w:author="Bas Hofstra" w:date="2023-07-25T15:34:00Z">
          <w:pPr>
            <w:spacing w:line="276" w:lineRule="auto"/>
            <w:jc w:val="both"/>
          </w:pPr>
        </w:pPrChange>
      </w:pPr>
      <w:moveToRangeStart w:id="1479" w:author="Bas Hofstra" w:date="2023-07-25T14:14:00Z" w:name="move141186862"/>
    </w:p>
    <w:p w14:paraId="3A5E7408" w14:textId="2E2B0D5E" w:rsidR="005D069E" w:rsidDel="005D069E" w:rsidRDefault="005D069E">
      <w:pPr>
        <w:spacing w:line="360" w:lineRule="auto"/>
        <w:jc w:val="both"/>
        <w:rPr>
          <w:del w:id="1480" w:author="Bas Hofstra" w:date="2023-07-25T14:18:00Z"/>
          <w:moveTo w:id="1481" w:author="Bas Hofstra" w:date="2023-07-25T14:14:00Z"/>
          <w:rFonts w:ascii="Times" w:hAnsi="Times"/>
          <w:color w:val="000000"/>
        </w:rPr>
        <w:pPrChange w:id="1482" w:author="Bas Hofstra" w:date="2023-07-25T15:34:00Z">
          <w:pPr>
            <w:spacing w:line="276" w:lineRule="auto"/>
            <w:jc w:val="both"/>
          </w:pPr>
        </w:pPrChange>
      </w:pPr>
      <w:moveTo w:id="1483" w:author="Bas Hofstra" w:date="2023-07-25T14:14:00Z">
        <w:del w:id="1484" w:author="Bas Hofstra" w:date="2023-07-25T14:18:00Z">
          <w:r w:rsidRPr="006F4F87" w:rsidDel="005D069E">
            <w:rPr>
              <w:rFonts w:ascii="Times" w:hAnsi="Times"/>
              <w:smallCaps/>
              <w:color w:val="000000"/>
              <w:highlight w:val="yellow"/>
            </w:rPr>
            <w:delText>Work</w:delText>
          </w:r>
          <w:r w:rsidRPr="006F4F87" w:rsidDel="005D069E">
            <w:rPr>
              <w:rFonts w:ascii="Times" w:hAnsi="Times"/>
              <w:color w:val="000000"/>
              <w:highlight w:val="yellow"/>
            </w:rPr>
            <w:delText>.</w:delText>
          </w:r>
          <w:r w:rsidDel="005D069E">
            <w:rPr>
              <w:rFonts w:ascii="Times" w:hAnsi="Times"/>
              <w:color w:val="000000"/>
            </w:rPr>
            <w:delText xml:space="preserve"> </w:delText>
          </w:r>
        </w:del>
        <w:r>
          <w:rPr>
            <w:rFonts w:ascii="Times" w:hAnsi="Times"/>
            <w:color w:val="000000"/>
          </w:rPr>
          <w:t xml:space="preserve">Respondents were asked to report their current employment status (e.g., self-employed, retired, working for government, currently a student, working in industry, and so forth). We construct a binary variable that indicates whether respondents </w:t>
        </w:r>
        <w:r w:rsidRPr="005D069E">
          <w:rPr>
            <w:rFonts w:ascii="Times" w:hAnsi="Times"/>
            <w:smallCaps/>
            <w:color w:val="000000"/>
            <w:rPrChange w:id="1485" w:author="Bas Hofstra" w:date="2023-07-25T14:18:00Z">
              <w:rPr>
                <w:rFonts w:ascii="Times" w:hAnsi="Times"/>
                <w:color w:val="000000"/>
              </w:rPr>
            </w:rPrChange>
          </w:rPr>
          <w:t>work</w:t>
        </w:r>
        <w:r>
          <w:rPr>
            <w:rFonts w:ascii="Times" w:hAnsi="Times"/>
            <w:color w:val="000000"/>
          </w:rPr>
          <w:t xml:space="preserve"> (yes/no).</w:t>
        </w:r>
      </w:moveTo>
      <w:ins w:id="1486" w:author="Bas Hofstra" w:date="2023-07-25T14:18:00Z">
        <w:r>
          <w:rPr>
            <w:rFonts w:ascii="Times" w:hAnsi="Times"/>
            <w:color w:val="000000"/>
          </w:rPr>
          <w:t xml:space="preserve"> </w:t>
        </w:r>
      </w:ins>
    </w:p>
    <w:p w14:paraId="22836C3F" w14:textId="5EB84937" w:rsidR="005D069E" w:rsidRPr="006F4F87" w:rsidDel="005D069E" w:rsidRDefault="005D069E">
      <w:pPr>
        <w:spacing w:line="360" w:lineRule="auto"/>
        <w:jc w:val="both"/>
        <w:rPr>
          <w:del w:id="1487" w:author="Bas Hofstra" w:date="2023-07-25T14:19:00Z"/>
          <w:moveTo w:id="1488" w:author="Bas Hofstra" w:date="2023-07-25T14:14:00Z"/>
          <w:rFonts w:ascii="Times" w:hAnsi="Times"/>
          <w:color w:val="000000"/>
        </w:rPr>
        <w:pPrChange w:id="1489" w:author="Bas Hofstra" w:date="2023-07-25T15:34:00Z">
          <w:pPr>
            <w:spacing w:line="276" w:lineRule="auto"/>
            <w:jc w:val="both"/>
          </w:pPr>
        </w:pPrChange>
      </w:pPr>
      <w:moveToRangeStart w:id="1490" w:author="Bas Hofstra" w:date="2023-07-25T14:14:00Z" w:name="move141186882"/>
      <w:moveToRangeEnd w:id="1479"/>
      <w:moveTo w:id="1491" w:author="Bas Hofstra" w:date="2023-07-25T14:14:00Z">
        <w:del w:id="1492" w:author="Bas Hofstra" w:date="2023-07-25T14:18:00Z">
          <w:r w:rsidRPr="006F4F87" w:rsidDel="005D069E">
            <w:rPr>
              <w:rFonts w:ascii="Times" w:hAnsi="Times"/>
              <w:smallCaps/>
              <w:color w:val="000000"/>
              <w:highlight w:val="yellow"/>
            </w:rPr>
            <w:delText>Household size.</w:delText>
          </w:r>
          <w:r w:rsidDel="005D069E">
            <w:rPr>
              <w:rFonts w:ascii="Times" w:hAnsi="Times"/>
              <w:smallCaps/>
              <w:color w:val="000000"/>
            </w:rPr>
            <w:delText xml:space="preserve"> </w:delText>
          </w:r>
        </w:del>
        <w:r>
          <w:rPr>
            <w:rFonts w:ascii="Times" w:hAnsi="Times"/>
            <w:color w:val="000000"/>
          </w:rPr>
          <w:t xml:space="preserve">We </w:t>
        </w:r>
      </w:moveTo>
      <w:ins w:id="1493" w:author="Bas Hofstra" w:date="2023-07-25T14:18:00Z">
        <w:r>
          <w:rPr>
            <w:rFonts w:ascii="Times" w:hAnsi="Times"/>
            <w:color w:val="000000"/>
          </w:rPr>
          <w:t xml:space="preserve">also </w:t>
        </w:r>
      </w:ins>
      <w:commentRangeStart w:id="1494"/>
      <w:commentRangeStart w:id="1495"/>
      <w:moveTo w:id="1496" w:author="Bas Hofstra" w:date="2023-07-25T14:14:00Z">
        <w:r>
          <w:rPr>
            <w:rFonts w:ascii="Times" w:hAnsi="Times"/>
            <w:color w:val="000000"/>
          </w:rPr>
          <w:t>measure</w:t>
        </w:r>
        <w:commentRangeEnd w:id="1494"/>
        <w:r>
          <w:rPr>
            <w:rStyle w:val="CommentReference"/>
            <w:rFonts w:eastAsiaTheme="minorHAnsi" w:cstheme="minorBidi"/>
            <w:lang w:eastAsia="nl-NL"/>
          </w:rPr>
          <w:commentReference w:id="1494"/>
        </w:r>
      </w:moveTo>
      <w:commentRangeEnd w:id="1495"/>
      <w:r>
        <w:rPr>
          <w:rStyle w:val="CommentReference"/>
          <w:rFonts w:eastAsiaTheme="minorHAnsi" w:cstheme="minorBidi"/>
          <w:lang w:eastAsia="nl-NL"/>
        </w:rPr>
        <w:commentReference w:id="1495"/>
      </w:r>
      <w:moveTo w:id="1497" w:author="Bas Hofstra" w:date="2023-07-25T14:14:00Z">
        <w:r>
          <w:rPr>
            <w:rFonts w:ascii="Times" w:hAnsi="Times"/>
            <w:color w:val="000000"/>
          </w:rPr>
          <w:t xml:space="preserve"> how many persons live in the household that the respondent lives in</w:t>
        </w:r>
      </w:moveTo>
      <w:ins w:id="1498" w:author="Bas Hofstra" w:date="2023-07-25T14:18:00Z">
        <w:r>
          <w:rPr>
            <w:rFonts w:ascii="Times" w:hAnsi="Times"/>
            <w:color w:val="000000"/>
          </w:rPr>
          <w:t xml:space="preserve"> (</w:t>
        </w:r>
        <w:r>
          <w:rPr>
            <w:rFonts w:ascii="Times" w:hAnsi="Times"/>
            <w:smallCaps/>
            <w:color w:val="000000"/>
          </w:rPr>
          <w:t>household size</w:t>
        </w:r>
        <w:r>
          <w:rPr>
            <w:rFonts w:ascii="Times" w:hAnsi="Times"/>
            <w:color w:val="000000"/>
          </w:rPr>
          <w:t>)</w:t>
        </w:r>
      </w:ins>
      <w:moveTo w:id="1499" w:author="Bas Hofstra" w:date="2023-07-25T14:14:00Z">
        <w:r>
          <w:rPr>
            <w:rFonts w:ascii="Times" w:hAnsi="Times"/>
            <w:color w:val="000000"/>
          </w:rPr>
          <w:t>.</w:t>
        </w:r>
      </w:moveTo>
      <w:ins w:id="1500" w:author="Bas Hofstra" w:date="2023-07-25T14:19:00Z">
        <w:r>
          <w:rPr>
            <w:rFonts w:ascii="Times" w:hAnsi="Times"/>
            <w:color w:val="000000"/>
          </w:rPr>
          <w:t xml:space="preserve"> </w:t>
        </w:r>
      </w:ins>
    </w:p>
    <w:p w14:paraId="52C05646" w14:textId="71F1BA6E" w:rsidR="005D069E" w:rsidRPr="00435CA9" w:rsidDel="005D069E" w:rsidRDefault="005D069E">
      <w:pPr>
        <w:spacing w:line="360" w:lineRule="auto"/>
        <w:jc w:val="both"/>
        <w:rPr>
          <w:del w:id="1501" w:author="Bas Hofstra" w:date="2023-07-25T14:19:00Z"/>
          <w:moveTo w:id="1502" w:author="Bas Hofstra" w:date="2023-07-25T14:14:00Z"/>
          <w:rFonts w:ascii="Times" w:hAnsi="Times"/>
          <w:smallCaps/>
          <w:color w:val="000000"/>
        </w:rPr>
        <w:pPrChange w:id="1503" w:author="Bas Hofstra" w:date="2023-07-25T15:34:00Z">
          <w:pPr>
            <w:spacing w:line="276" w:lineRule="auto"/>
            <w:jc w:val="both"/>
          </w:pPr>
        </w:pPrChange>
      </w:pPr>
      <w:moveToRangeStart w:id="1504" w:author="Bas Hofstra" w:date="2023-07-25T14:14:00Z" w:name="move141186900"/>
      <w:moveToRangeEnd w:id="1490"/>
      <w:moveTo w:id="1505" w:author="Bas Hofstra" w:date="2023-07-25T14:14:00Z">
        <w:del w:id="1506" w:author="Bas Hofstra" w:date="2023-07-25T14:19:00Z">
          <w:r w:rsidRPr="006F4F87" w:rsidDel="005D069E">
            <w:rPr>
              <w:rFonts w:ascii="Times" w:hAnsi="Times"/>
              <w:smallCaps/>
              <w:color w:val="000000"/>
              <w:highlight w:val="yellow"/>
            </w:rPr>
            <w:delText>Income.</w:delText>
          </w:r>
          <w:r w:rsidDel="005D069E">
            <w:rPr>
              <w:rFonts w:ascii="Times" w:hAnsi="Times"/>
              <w:smallCaps/>
              <w:color w:val="000000"/>
            </w:rPr>
            <w:delText xml:space="preserve"> </w:delText>
          </w:r>
        </w:del>
        <w:r w:rsidRPr="00435CA9">
          <w:rPr>
            <w:rFonts w:ascii="Times" w:hAnsi="Times"/>
            <w:color w:val="000000"/>
          </w:rPr>
          <w:t>Respondents reporte</w:t>
        </w:r>
        <w:r>
          <w:rPr>
            <w:rFonts w:ascii="Times" w:hAnsi="Times"/>
            <w:color w:val="000000"/>
          </w:rPr>
          <w:t xml:space="preserve">d their income in seven intervals in the survey (e.g., minimum </w:t>
        </w:r>
        <w:r w:rsidRPr="006F4F87">
          <w:rPr>
            <w:color w:val="000000"/>
          </w:rPr>
          <w:t>income [&lt;€14,100], more than twice modal income [&gt;€87,100]</w:t>
        </w:r>
        <w:r>
          <w:rPr>
            <w:color w:val="000000"/>
          </w:rPr>
          <w:t>, and so forth). We created a categorical variable</w:t>
        </w:r>
      </w:moveTo>
      <w:ins w:id="1507" w:author="Bas Hofstra" w:date="2023-07-25T14:19:00Z">
        <w:r>
          <w:rPr>
            <w:color w:val="000000"/>
          </w:rPr>
          <w:t xml:space="preserve"> </w:t>
        </w:r>
        <w:r w:rsidRPr="005D069E">
          <w:rPr>
            <w:smallCaps/>
            <w:color w:val="000000"/>
            <w:rPrChange w:id="1508" w:author="Bas Hofstra" w:date="2023-07-25T14:19:00Z">
              <w:rPr>
                <w:i/>
                <w:color w:val="000000"/>
              </w:rPr>
            </w:rPrChange>
          </w:rPr>
          <w:t>income</w:t>
        </w:r>
      </w:ins>
      <w:moveTo w:id="1509" w:author="Bas Hofstra" w:date="2023-07-25T14:14:00Z">
        <w:r>
          <w:rPr>
            <w:color w:val="000000"/>
          </w:rPr>
          <w:t xml:space="preserve"> that indicated whether respondents earn up to modal income (1), earn a modal income or more (2), or whether respondents do not want to report or do not know their income, or are missing altogether (3). We include this last category so as to not further decrease our case count.</w:t>
        </w:r>
      </w:moveTo>
      <w:ins w:id="1510" w:author="Bas Hofstra" w:date="2023-07-25T14:19:00Z">
        <w:r>
          <w:rPr>
            <w:color w:val="000000"/>
          </w:rPr>
          <w:t xml:space="preserve"> </w:t>
        </w:r>
      </w:ins>
      <w:ins w:id="1511" w:author="Bas Hofstra" w:date="2023-08-30T15:30:00Z">
        <w:r w:rsidR="003C3B69">
          <w:rPr>
            <w:color w:val="000000"/>
          </w:rPr>
          <w:t>W</w:t>
        </w:r>
      </w:ins>
      <w:ins w:id="1512" w:author="Bas Hofstra" w:date="2023-07-25T14:19:00Z">
        <w:r>
          <w:rPr>
            <w:color w:val="000000"/>
          </w:rPr>
          <w:t>e</w:t>
        </w:r>
      </w:ins>
    </w:p>
    <w:p w14:paraId="19827CFA" w14:textId="2DD0FEC8" w:rsidR="005D069E" w:rsidRDefault="005D069E">
      <w:pPr>
        <w:spacing w:line="360" w:lineRule="auto"/>
        <w:jc w:val="both"/>
        <w:rPr>
          <w:ins w:id="1513" w:author="Bas Hofstra" w:date="2023-07-25T15:27:00Z"/>
          <w:rFonts w:ascii="Times" w:hAnsi="Times"/>
          <w:color w:val="000000"/>
        </w:rPr>
        <w:pPrChange w:id="1514" w:author="Bas Hofstra" w:date="2023-07-25T15:34:00Z">
          <w:pPr>
            <w:spacing w:line="276" w:lineRule="auto"/>
            <w:jc w:val="both"/>
          </w:pPr>
        </w:pPrChange>
      </w:pPr>
      <w:moveToRangeStart w:id="1515" w:author="Bas Hofstra" w:date="2023-07-25T14:14:00Z" w:name="move141186911"/>
      <w:moveToRangeEnd w:id="1504"/>
      <w:moveTo w:id="1516" w:author="Bas Hofstra" w:date="2023-07-25T14:14:00Z">
        <w:del w:id="1517" w:author="Bas Hofstra" w:date="2023-07-25T14:19:00Z">
          <w:r w:rsidRPr="00435CA9" w:rsidDel="005D069E">
            <w:rPr>
              <w:rFonts w:ascii="Times" w:hAnsi="Times"/>
              <w:smallCaps/>
              <w:color w:val="000000"/>
            </w:rPr>
            <w:delText>A</w:delText>
          </w:r>
        </w:del>
      </w:moveTo>
      <w:ins w:id="1518" w:author="Bas Hofstra" w:date="2023-07-25T14:19:00Z">
        <w:r>
          <w:rPr>
            <w:rFonts w:ascii="Times" w:hAnsi="Times"/>
            <w:smallCaps/>
            <w:color w:val="000000"/>
          </w:rPr>
          <w:t xml:space="preserve"> </w:t>
        </w:r>
      </w:ins>
      <w:moveTo w:id="1519" w:author="Bas Hofstra" w:date="2023-07-25T14:14:00Z">
        <w:del w:id="1520" w:author="Bas Hofstra" w:date="2023-07-25T14:19:00Z">
          <w:r w:rsidRPr="00435CA9" w:rsidDel="005D069E">
            <w:rPr>
              <w:rFonts w:ascii="Times" w:hAnsi="Times"/>
              <w:smallCaps/>
              <w:color w:val="000000"/>
            </w:rPr>
            <w:delText>ge/10.</w:delText>
          </w:r>
          <w:r w:rsidDel="005D069E">
            <w:rPr>
              <w:rFonts w:ascii="Times" w:hAnsi="Times"/>
              <w:color w:val="000000"/>
            </w:rPr>
            <w:delText xml:space="preserve"> We </w:delText>
          </w:r>
        </w:del>
        <w:r>
          <w:rPr>
            <w:rFonts w:ascii="Times" w:hAnsi="Times"/>
            <w:color w:val="000000"/>
          </w:rPr>
          <w:t>also measure an integer variable denoting age divided by ten (</w:t>
        </w:r>
        <w:r w:rsidRPr="00FF00EB">
          <w:rPr>
            <w:rFonts w:ascii="Times" w:hAnsi="Times"/>
            <w:smallCaps/>
            <w:color w:val="000000"/>
          </w:rPr>
          <w:t>age/10</w:t>
        </w:r>
        <w:r>
          <w:rPr>
            <w:rFonts w:ascii="Times" w:hAnsi="Times"/>
            <w:color w:val="000000"/>
          </w:rPr>
          <w:t>).</w:t>
        </w:r>
        <w:del w:id="1521" w:author="Bas Hofstra" w:date="2023-07-25T15:27:00Z">
          <w:r w:rsidDel="003D361D">
            <w:rPr>
              <w:rFonts w:ascii="Times" w:hAnsi="Times"/>
              <w:color w:val="000000"/>
            </w:rPr>
            <w:delText xml:space="preserve"> </w:delText>
          </w:r>
        </w:del>
      </w:moveTo>
    </w:p>
    <w:p w14:paraId="77AF1A3F" w14:textId="41D09A2E" w:rsidR="005D069E" w:rsidDel="005D069E" w:rsidRDefault="003C3B69">
      <w:pPr>
        <w:spacing w:line="360" w:lineRule="auto"/>
        <w:jc w:val="both"/>
        <w:rPr>
          <w:del w:id="1522" w:author="Bas Hofstra" w:date="2023-07-25T14:20:00Z"/>
          <w:moveTo w:id="1523" w:author="Bas Hofstra" w:date="2023-07-25T14:14:00Z"/>
          <w:rFonts w:ascii="Times" w:hAnsi="Times"/>
          <w:color w:val="000000"/>
        </w:rPr>
        <w:pPrChange w:id="1524" w:author="Bas Hofstra" w:date="2023-07-25T15:34:00Z">
          <w:pPr>
            <w:spacing w:line="276" w:lineRule="auto"/>
            <w:jc w:val="both"/>
          </w:pPr>
        </w:pPrChange>
      </w:pPr>
      <w:ins w:id="1525" w:author="Bas Hofstra" w:date="2023-08-30T15:30:00Z">
        <w:r>
          <w:rPr>
            <w:rFonts w:ascii="Times" w:hAnsi="Times"/>
            <w:color w:val="000000"/>
          </w:rPr>
          <w:tab/>
        </w:r>
      </w:ins>
      <w:commentRangeStart w:id="1526"/>
      <w:moveTo w:id="1527" w:author="Bas Hofstra" w:date="2023-07-25T14:14:00Z">
        <w:del w:id="1528" w:author="Bas Hofstra" w:date="2023-07-25T14:20:00Z">
          <w:r w:rsidR="005D069E" w:rsidDel="005D069E">
            <w:rPr>
              <w:rFonts w:ascii="Times" w:hAnsi="Times"/>
              <w:color w:val="000000"/>
            </w:rPr>
            <w:delText xml:space="preserve">We construct three binary variables indicating </w:delText>
          </w:r>
        </w:del>
      </w:moveTo>
      <w:commentRangeEnd w:id="1526"/>
      <w:del w:id="1529" w:author="Bas Hofstra" w:date="2023-08-30T15:30:00Z">
        <w:r w:rsidR="00E01771" w:rsidDel="003C3B69">
          <w:rPr>
            <w:rStyle w:val="CommentReference"/>
            <w:rFonts w:eastAsiaTheme="minorHAnsi" w:cstheme="minorBidi"/>
            <w:lang w:eastAsia="nl-NL"/>
          </w:rPr>
          <w:commentReference w:id="1526"/>
        </w:r>
      </w:del>
    </w:p>
    <w:moveToRangeEnd w:id="1515"/>
    <w:p w14:paraId="4D17890E" w14:textId="138EE8B6" w:rsidR="005D069E" w:rsidDel="005D069E" w:rsidRDefault="005D069E">
      <w:pPr>
        <w:spacing w:line="360" w:lineRule="auto"/>
        <w:jc w:val="both"/>
        <w:rPr>
          <w:del w:id="1530" w:author="Bas Hofstra" w:date="2023-07-25T14:14:00Z"/>
          <w:rFonts w:ascii="Times" w:hAnsi="Times"/>
          <w:smallCaps/>
          <w:color w:val="000000"/>
        </w:rPr>
        <w:pPrChange w:id="1531" w:author="Bas Hofstra" w:date="2023-07-25T15:34:00Z">
          <w:pPr>
            <w:spacing w:line="276" w:lineRule="auto"/>
            <w:jc w:val="both"/>
          </w:pPr>
        </w:pPrChange>
      </w:pPr>
    </w:p>
    <w:p w14:paraId="09E4C15C" w14:textId="50E37A1D" w:rsidR="005D069E" w:rsidRDefault="003C3B69">
      <w:pPr>
        <w:spacing w:line="360" w:lineRule="auto"/>
        <w:jc w:val="both"/>
        <w:rPr>
          <w:ins w:id="1532" w:author="Bas Hofstra" w:date="2023-07-25T14:20:00Z"/>
          <w:rFonts w:ascii="Times" w:hAnsi="Times"/>
          <w:color w:val="000000"/>
        </w:rPr>
        <w:pPrChange w:id="1533" w:author="Bas Hofstra" w:date="2023-07-25T15:34:00Z">
          <w:pPr>
            <w:spacing w:line="276" w:lineRule="auto"/>
            <w:ind w:firstLine="708"/>
            <w:jc w:val="both"/>
          </w:pPr>
        </w:pPrChange>
      </w:pPr>
      <w:ins w:id="1534" w:author="Bas Hofstra" w:date="2023-08-30T15:30:00Z">
        <w:r>
          <w:rPr>
            <w:rFonts w:ascii="Times" w:hAnsi="Times"/>
            <w:color w:val="000000"/>
          </w:rPr>
          <w:t>W</w:t>
        </w:r>
      </w:ins>
      <w:ins w:id="1535" w:author="Bas Hofstra" w:date="2023-07-25T14:15:00Z">
        <w:r w:rsidR="005D069E">
          <w:rPr>
            <w:rFonts w:ascii="Times" w:hAnsi="Times"/>
            <w:color w:val="000000"/>
          </w:rPr>
          <w:t xml:space="preserve">e consider a variable that labels respondents’ </w:t>
        </w:r>
        <w:r w:rsidR="005D069E" w:rsidRPr="00FF00EB">
          <w:rPr>
            <w:rFonts w:ascii="Times" w:hAnsi="Times"/>
            <w:smallCaps/>
            <w:color w:val="000000"/>
          </w:rPr>
          <w:t>migrant background</w:t>
        </w:r>
        <w:r w:rsidR="005D069E">
          <w:rPr>
            <w:rFonts w:ascii="Times" w:hAnsi="Times"/>
            <w:color w:val="000000"/>
          </w:rPr>
          <w:t xml:space="preserve"> (none, Western, non-Western) on the basis of their parental birth countries. If one or both of the parents are </w:t>
        </w:r>
        <w:r w:rsidR="005D069E">
          <w:rPr>
            <w:rFonts w:ascii="Times" w:hAnsi="Times"/>
            <w:i/>
            <w:color w:val="000000"/>
          </w:rPr>
          <w:t>not</w:t>
        </w:r>
        <w:r w:rsidR="005D069E">
          <w:rPr>
            <w:rFonts w:ascii="Times" w:hAnsi="Times"/>
            <w:color w:val="000000"/>
          </w:rPr>
          <w:t xml:space="preserve"> born in the Netherlands, we assign a migration background to the respondent that is either Western (Europe, North-America, and Oceania) or non-Western (Africa, Latin-America, Asia [excluding Indonesia and Japan], and Turkey). Mothers’ birth countries take precedent if parental birth countries do not overlap, with the exception of a non-Dutch father and a Dutch mother. This measure is standard practice in research on migration background in the Netherlands </w:t>
        </w:r>
        <w:r w:rsidR="005D069E" w:rsidRPr="00537287">
          <w:rPr>
            <w:rFonts w:ascii="Times" w:hAnsi="Times"/>
            <w:color w:val="000000"/>
          </w:rPr>
          <w:t>(</w:t>
        </w:r>
        <w:r w:rsidR="005D069E" w:rsidRPr="00537287">
          <w:rPr>
            <w:rFonts w:ascii="Times" w:hAnsi="Times"/>
            <w:color w:val="000000"/>
            <w:rPrChange w:id="1536" w:author="Bas Hofstra" w:date="2023-07-25T15:38:00Z">
              <w:rPr>
                <w:rFonts w:ascii="Times" w:hAnsi="Times"/>
                <w:color w:val="000000"/>
                <w:highlight w:val="yellow"/>
              </w:rPr>
            </w:rPrChange>
          </w:rPr>
          <w:t>Castles et al. 2013</w:t>
        </w:r>
        <w:r w:rsidR="005D069E">
          <w:rPr>
            <w:rFonts w:ascii="Times" w:hAnsi="Times"/>
            <w:color w:val="000000"/>
          </w:rPr>
          <w:t xml:space="preserve">). </w:t>
        </w:r>
      </w:ins>
    </w:p>
    <w:p w14:paraId="1AE8F3B8" w14:textId="5DE890EF" w:rsidR="00435CA9" w:rsidDel="005D069E" w:rsidRDefault="003C3B69" w:rsidP="003C3B69">
      <w:pPr>
        <w:spacing w:line="360" w:lineRule="auto"/>
        <w:ind w:firstLine="708"/>
        <w:jc w:val="both"/>
        <w:rPr>
          <w:del w:id="1537" w:author="Bas Hofstra" w:date="2023-07-25T14:21:00Z"/>
          <w:rFonts w:ascii="Times" w:hAnsi="Times"/>
          <w:color w:val="000000"/>
        </w:rPr>
        <w:pPrChange w:id="1538" w:author="Bas Hofstra" w:date="2023-08-30T15:30:00Z">
          <w:pPr>
            <w:spacing w:line="276" w:lineRule="auto"/>
            <w:jc w:val="both"/>
          </w:pPr>
        </w:pPrChange>
      </w:pPr>
      <w:ins w:id="1539" w:author="Bas Hofstra" w:date="2023-08-30T15:30:00Z">
        <w:r>
          <w:rPr>
            <w:rFonts w:ascii="Times" w:hAnsi="Times"/>
            <w:color w:val="000000"/>
          </w:rPr>
          <w:t xml:space="preserve">We construct </w:t>
        </w:r>
      </w:ins>
      <w:del w:id="1540" w:author="Bas Hofstra" w:date="2023-08-30T15:30:00Z">
        <w:r w:rsidR="00E01771" w:rsidDel="003C3B69">
          <w:rPr>
            <w:rStyle w:val="CommentReference"/>
            <w:rFonts w:eastAsiaTheme="minorHAnsi" w:cstheme="minorBidi"/>
            <w:lang w:eastAsia="nl-NL"/>
          </w:rPr>
          <w:commentReference w:id="1541"/>
        </w:r>
      </w:del>
      <w:del w:id="1542" w:author="Bas Hofstra" w:date="2023-07-25T14:21:00Z">
        <w:r w:rsidR="00435CA9" w:rsidRPr="00435CA9" w:rsidDel="005D069E">
          <w:rPr>
            <w:rFonts w:ascii="Times" w:hAnsi="Times"/>
            <w:smallCaps/>
            <w:color w:val="000000"/>
          </w:rPr>
          <w:delText>Biological sex</w:delText>
        </w:r>
        <w:r w:rsidR="00435CA9" w:rsidDel="005D069E">
          <w:rPr>
            <w:rFonts w:ascii="Times" w:hAnsi="Times"/>
            <w:color w:val="000000"/>
          </w:rPr>
          <w:delText xml:space="preserve">. </w:delText>
        </w:r>
        <w:r w:rsidR="00205713" w:rsidDel="005D069E">
          <w:rPr>
            <w:rFonts w:ascii="Times" w:hAnsi="Times"/>
            <w:color w:val="000000"/>
          </w:rPr>
          <w:delText xml:space="preserve">We construct </w:delText>
        </w:r>
      </w:del>
      <w:del w:id="1543" w:author="Bas Hofstra" w:date="2023-08-30T15:30:00Z">
        <w:r w:rsidR="00205713" w:rsidDel="003C3B69">
          <w:rPr>
            <w:rFonts w:ascii="Times" w:hAnsi="Times"/>
            <w:color w:val="000000"/>
          </w:rPr>
          <w:delText>a</w:delText>
        </w:r>
        <w:r w:rsidR="002E3185" w:rsidRPr="002E3185" w:rsidDel="003C3B69">
          <w:rPr>
            <w:rFonts w:ascii="Times" w:hAnsi="Times"/>
            <w:color w:val="000000"/>
          </w:rPr>
          <w:delText xml:space="preserve"> binary </w:delText>
        </w:r>
      </w:del>
      <w:r w:rsidR="002E3185">
        <w:rPr>
          <w:rFonts w:ascii="Times" w:hAnsi="Times"/>
          <w:color w:val="000000"/>
        </w:rPr>
        <w:t xml:space="preserve">indicator </w:t>
      </w:r>
      <w:r w:rsidR="00205713">
        <w:rPr>
          <w:rFonts w:ascii="Times" w:hAnsi="Times"/>
          <w:color w:val="000000"/>
        </w:rPr>
        <w:t xml:space="preserve">for biological sex </w:t>
      </w:r>
      <w:r w:rsidR="002E3185">
        <w:rPr>
          <w:rFonts w:ascii="Times" w:hAnsi="Times"/>
          <w:color w:val="000000"/>
        </w:rPr>
        <w:t xml:space="preserve">where respondents reported to be a </w:t>
      </w:r>
      <w:proofErr w:type="gramStart"/>
      <w:r w:rsidR="002E3185">
        <w:rPr>
          <w:rFonts w:ascii="Times" w:hAnsi="Times"/>
          <w:color w:val="000000"/>
        </w:rPr>
        <w:t>women</w:t>
      </w:r>
      <w:proofErr w:type="gramEnd"/>
      <w:r w:rsidR="002E3185">
        <w:rPr>
          <w:rFonts w:ascii="Times" w:hAnsi="Times"/>
          <w:color w:val="000000"/>
        </w:rPr>
        <w:t xml:space="preserve"> </w:t>
      </w:r>
      <w:r w:rsidR="00205713">
        <w:rPr>
          <w:rFonts w:ascii="Times" w:hAnsi="Times"/>
          <w:color w:val="000000"/>
        </w:rPr>
        <w:t xml:space="preserve">(yes/no, </w:t>
      </w:r>
      <w:r w:rsidR="00FF00EB">
        <w:rPr>
          <w:rFonts w:ascii="Times" w:hAnsi="Times"/>
          <w:smallCaps/>
          <w:color w:val="000000"/>
        </w:rPr>
        <w:t>b</w:t>
      </w:r>
      <w:r w:rsidR="00205713" w:rsidRPr="00FF00EB">
        <w:rPr>
          <w:rFonts w:ascii="Times" w:hAnsi="Times"/>
          <w:smallCaps/>
          <w:color w:val="000000"/>
        </w:rPr>
        <w:t>iological sex</w:t>
      </w:r>
      <w:r w:rsidR="00205713">
        <w:rPr>
          <w:rFonts w:ascii="Times" w:hAnsi="Times"/>
          <w:color w:val="000000"/>
        </w:rPr>
        <w:t>)</w:t>
      </w:r>
      <w:ins w:id="1544" w:author="Bas Hofstra" w:date="2023-07-25T14:21:00Z">
        <w:r w:rsidR="005D069E">
          <w:rPr>
            <w:rFonts w:ascii="Times" w:hAnsi="Times"/>
            <w:color w:val="000000"/>
          </w:rPr>
          <w:t xml:space="preserve"> and </w:t>
        </w:r>
      </w:ins>
      <w:ins w:id="1545" w:author="Bas Hofstra" w:date="2023-07-25T15:36:00Z">
        <w:r w:rsidR="00537287">
          <w:rPr>
            <w:rFonts w:ascii="Times" w:hAnsi="Times"/>
            <w:color w:val="000000"/>
          </w:rPr>
          <w:t>with indicators for</w:t>
        </w:r>
      </w:ins>
      <w:ins w:id="1546" w:author="Bas Hofstra" w:date="2023-07-25T14:21:00Z">
        <w:r w:rsidR="005D069E">
          <w:rPr>
            <w:rFonts w:ascii="Times" w:hAnsi="Times"/>
            <w:color w:val="000000"/>
          </w:rPr>
          <w:t xml:space="preserve"> whether</w:t>
        </w:r>
      </w:ins>
      <w:del w:id="1547" w:author="Bas Hofstra" w:date="2023-07-25T14:21:00Z">
        <w:r w:rsidR="002E3185" w:rsidDel="005D069E">
          <w:rPr>
            <w:rFonts w:ascii="Times" w:hAnsi="Times"/>
            <w:color w:val="000000"/>
          </w:rPr>
          <w:delText>.</w:delText>
        </w:r>
        <w:r w:rsidR="00205713" w:rsidDel="005D069E">
          <w:rPr>
            <w:rFonts w:ascii="Times" w:hAnsi="Times"/>
            <w:color w:val="000000"/>
          </w:rPr>
          <w:delText xml:space="preserve"> </w:delText>
        </w:r>
      </w:del>
      <w:ins w:id="1548" w:author="Bas Hofstra" w:date="2023-07-25T14:21:00Z">
        <w:r w:rsidR="005D069E">
          <w:rPr>
            <w:rFonts w:ascii="Times" w:hAnsi="Times"/>
            <w:color w:val="000000"/>
          </w:rPr>
          <w:t xml:space="preserve"> </w:t>
        </w:r>
      </w:ins>
    </w:p>
    <w:p w14:paraId="5DC544F1" w14:textId="77777777" w:rsidR="00435CA9" w:rsidDel="005D069E" w:rsidRDefault="00435CA9" w:rsidP="003C3B69">
      <w:pPr>
        <w:spacing w:line="360" w:lineRule="auto"/>
        <w:ind w:firstLine="708"/>
        <w:jc w:val="both"/>
        <w:rPr>
          <w:del w:id="1549" w:author="Bas Hofstra" w:date="2023-07-25T14:15:00Z"/>
          <w:rFonts w:ascii="Times" w:hAnsi="Times"/>
          <w:color w:val="000000"/>
        </w:rPr>
        <w:pPrChange w:id="1550" w:author="Bas Hofstra" w:date="2023-08-30T15:30:00Z">
          <w:pPr>
            <w:spacing w:line="276" w:lineRule="auto"/>
            <w:jc w:val="both"/>
          </w:pPr>
        </w:pPrChange>
      </w:pPr>
    </w:p>
    <w:p w14:paraId="4BB74705" w14:textId="078E7396" w:rsidR="00435CA9" w:rsidDel="005D069E" w:rsidRDefault="00435CA9" w:rsidP="003C3B69">
      <w:pPr>
        <w:spacing w:line="360" w:lineRule="auto"/>
        <w:ind w:firstLine="708"/>
        <w:jc w:val="both"/>
        <w:rPr>
          <w:del w:id="1551" w:author="Bas Hofstra" w:date="2023-07-25T14:21:00Z"/>
          <w:moveFrom w:id="1552" w:author="Bas Hofstra" w:date="2023-07-25T14:14:00Z"/>
          <w:rFonts w:ascii="Times" w:hAnsi="Times"/>
          <w:color w:val="000000"/>
        </w:rPr>
        <w:pPrChange w:id="1553" w:author="Bas Hofstra" w:date="2023-08-30T15:30:00Z">
          <w:pPr>
            <w:spacing w:line="276" w:lineRule="auto"/>
            <w:jc w:val="both"/>
          </w:pPr>
        </w:pPrChange>
      </w:pPr>
      <w:moveFromRangeStart w:id="1554" w:author="Bas Hofstra" w:date="2023-07-25T14:14:00Z" w:name="move141186911"/>
      <w:moveFrom w:id="1555" w:author="Bas Hofstra" w:date="2023-07-25T14:14:00Z">
        <w:del w:id="1556" w:author="Bas Hofstra" w:date="2023-07-25T14:21:00Z">
          <w:r w:rsidRPr="00435CA9" w:rsidDel="005D069E">
            <w:rPr>
              <w:rFonts w:ascii="Times" w:hAnsi="Times"/>
              <w:smallCaps/>
              <w:color w:val="000000"/>
            </w:rPr>
            <w:delText>Age/10.</w:delText>
          </w:r>
          <w:r w:rsidDel="005D069E">
            <w:rPr>
              <w:rFonts w:ascii="Times" w:hAnsi="Times"/>
              <w:color w:val="000000"/>
            </w:rPr>
            <w:delText xml:space="preserve"> </w:delText>
          </w:r>
          <w:r w:rsidR="00205713" w:rsidDel="005D069E">
            <w:rPr>
              <w:rFonts w:ascii="Times" w:hAnsi="Times"/>
              <w:color w:val="000000"/>
            </w:rPr>
            <w:delText>We also measure an integer variable denoting age divided by ten (</w:delText>
          </w:r>
          <w:r w:rsidR="00FF00EB" w:rsidRPr="00FF00EB" w:rsidDel="005D069E">
            <w:rPr>
              <w:rFonts w:ascii="Times" w:hAnsi="Times"/>
              <w:smallCaps/>
              <w:color w:val="000000"/>
            </w:rPr>
            <w:delText>a</w:delText>
          </w:r>
          <w:r w:rsidR="00205713" w:rsidRPr="00FF00EB" w:rsidDel="005D069E">
            <w:rPr>
              <w:rFonts w:ascii="Times" w:hAnsi="Times"/>
              <w:smallCaps/>
              <w:color w:val="000000"/>
            </w:rPr>
            <w:delText>ge/10</w:delText>
          </w:r>
          <w:r w:rsidR="00205713" w:rsidDel="005D069E">
            <w:rPr>
              <w:rFonts w:ascii="Times" w:hAnsi="Times"/>
              <w:color w:val="000000"/>
            </w:rPr>
            <w:delText>). We construct three binary variables indicating</w:delText>
          </w:r>
          <w:r w:rsidR="00FF00EB" w:rsidDel="005D069E">
            <w:rPr>
              <w:rFonts w:ascii="Times" w:hAnsi="Times"/>
              <w:color w:val="000000"/>
            </w:rPr>
            <w:delText xml:space="preserve"> </w:delText>
          </w:r>
        </w:del>
      </w:moveFrom>
    </w:p>
    <w:moveFromRangeEnd w:id="1554"/>
    <w:p w14:paraId="2DE500CD" w14:textId="25C433AC" w:rsidR="00435CA9" w:rsidDel="005D069E" w:rsidRDefault="00435CA9" w:rsidP="003C3B69">
      <w:pPr>
        <w:spacing w:line="360" w:lineRule="auto"/>
        <w:ind w:firstLine="708"/>
        <w:jc w:val="both"/>
        <w:rPr>
          <w:del w:id="1557" w:author="Bas Hofstra" w:date="2023-07-25T14:21:00Z"/>
          <w:rFonts w:ascii="Times" w:hAnsi="Times"/>
          <w:smallCaps/>
          <w:color w:val="000000"/>
        </w:rPr>
        <w:pPrChange w:id="1558" w:author="Bas Hofstra" w:date="2023-08-30T15:30:00Z">
          <w:pPr>
            <w:spacing w:line="276" w:lineRule="auto"/>
            <w:jc w:val="both"/>
          </w:pPr>
        </w:pPrChange>
      </w:pPr>
    </w:p>
    <w:p w14:paraId="3ECAFD5E" w14:textId="109F6D17" w:rsidR="00DA4898" w:rsidRDefault="00FF00EB" w:rsidP="003C3B69">
      <w:pPr>
        <w:spacing w:line="360" w:lineRule="auto"/>
        <w:ind w:firstLine="708"/>
        <w:jc w:val="both"/>
        <w:rPr>
          <w:rFonts w:ascii="Times" w:hAnsi="Times"/>
          <w:color w:val="000000"/>
        </w:rPr>
        <w:pPrChange w:id="1559" w:author="Bas Hofstra" w:date="2023-08-30T15:30:00Z">
          <w:pPr>
            <w:spacing w:line="276" w:lineRule="auto"/>
            <w:jc w:val="both"/>
          </w:pPr>
        </w:pPrChange>
      </w:pPr>
      <w:del w:id="1560" w:author="Bas Hofstra" w:date="2023-07-25T14:21:00Z">
        <w:r w:rsidRPr="00FF00EB" w:rsidDel="005D069E">
          <w:rPr>
            <w:rFonts w:ascii="Times" w:hAnsi="Times"/>
            <w:smallCaps/>
            <w:color w:val="000000"/>
          </w:rPr>
          <w:delText>educational level</w:delText>
        </w:r>
        <w:r w:rsidR="00435CA9" w:rsidDel="005D069E">
          <w:rPr>
            <w:rFonts w:ascii="Times" w:hAnsi="Times"/>
            <w:color w:val="000000"/>
          </w:rPr>
          <w:delText>.</w:delText>
        </w:r>
        <w:r w:rsidR="00205713" w:rsidDel="005D069E">
          <w:rPr>
            <w:rFonts w:ascii="Times" w:hAnsi="Times"/>
            <w:color w:val="000000"/>
          </w:rPr>
          <w:delText xml:space="preserve"> </w:delText>
        </w:r>
        <w:r w:rsidR="00435CA9" w:rsidDel="005D069E">
          <w:rPr>
            <w:rFonts w:ascii="Times" w:hAnsi="Times"/>
            <w:color w:val="000000"/>
          </w:rPr>
          <w:delText xml:space="preserve">We construct </w:delText>
        </w:r>
        <w:r w:rsidR="00205713" w:rsidDel="005D069E">
          <w:rPr>
            <w:rFonts w:ascii="Times" w:hAnsi="Times"/>
            <w:color w:val="000000"/>
          </w:rPr>
          <w:delText>whether</w:delText>
        </w:r>
        <w:r w:rsidR="002E3185" w:rsidDel="005D069E">
          <w:rPr>
            <w:rFonts w:ascii="Times" w:hAnsi="Times"/>
            <w:color w:val="000000"/>
          </w:rPr>
          <w:delText xml:space="preserve"> </w:delText>
        </w:r>
      </w:del>
      <w:r w:rsidR="002E3185">
        <w:rPr>
          <w:rFonts w:ascii="Times" w:hAnsi="Times"/>
          <w:color w:val="000000"/>
        </w:rPr>
        <w:t>respondents completed primary or secondary education (yes/no</w:t>
      </w:r>
      <w:r w:rsidR="00E645C4">
        <w:rPr>
          <w:rFonts w:ascii="Times" w:hAnsi="Times"/>
          <w:color w:val="000000"/>
        </w:rPr>
        <w:t>, Dutch “</w:t>
      </w:r>
      <w:proofErr w:type="spellStart"/>
      <w:r w:rsidR="00E645C4">
        <w:rPr>
          <w:rFonts w:ascii="Times" w:hAnsi="Times"/>
          <w:color w:val="000000"/>
        </w:rPr>
        <w:t>Basisschool</w:t>
      </w:r>
      <w:proofErr w:type="spellEnd"/>
      <w:r w:rsidR="00E645C4">
        <w:rPr>
          <w:rFonts w:ascii="Times" w:hAnsi="Times"/>
          <w:color w:val="000000"/>
        </w:rPr>
        <w:t>/</w:t>
      </w:r>
      <w:r w:rsidR="00205713">
        <w:rPr>
          <w:rFonts w:ascii="Times" w:hAnsi="Times"/>
          <w:color w:val="000000"/>
        </w:rPr>
        <w:t>VMBO/</w:t>
      </w:r>
      <w:proofErr w:type="spellStart"/>
      <w:r w:rsidR="00205713">
        <w:rPr>
          <w:rFonts w:ascii="Times" w:hAnsi="Times"/>
          <w:color w:val="000000"/>
        </w:rPr>
        <w:t>Onderbouw</w:t>
      </w:r>
      <w:proofErr w:type="spellEnd"/>
      <w:r w:rsidR="00205713">
        <w:rPr>
          <w:rFonts w:ascii="Times" w:hAnsi="Times"/>
          <w:color w:val="000000"/>
        </w:rPr>
        <w:t xml:space="preserve"> </w:t>
      </w:r>
      <w:proofErr w:type="spellStart"/>
      <w:r w:rsidR="00205713">
        <w:rPr>
          <w:rFonts w:ascii="Times" w:hAnsi="Times"/>
          <w:color w:val="000000"/>
        </w:rPr>
        <w:t>Havo</w:t>
      </w:r>
      <w:proofErr w:type="spellEnd"/>
      <w:r w:rsidR="00205713">
        <w:rPr>
          <w:rFonts w:ascii="Times" w:hAnsi="Times"/>
          <w:color w:val="000000"/>
        </w:rPr>
        <w:t>/VWO</w:t>
      </w:r>
      <w:r w:rsidR="00E645C4">
        <w:rPr>
          <w:rFonts w:ascii="Times" w:hAnsi="Times"/>
          <w:color w:val="000000"/>
        </w:rPr>
        <w:t>”</w:t>
      </w:r>
      <w:r w:rsidR="002E3185">
        <w:rPr>
          <w:rFonts w:ascii="Times" w:hAnsi="Times"/>
          <w:color w:val="000000"/>
        </w:rPr>
        <w:t>), lower tertiary education (yes/no</w:t>
      </w:r>
      <w:r w:rsidR="00E645C4">
        <w:rPr>
          <w:rFonts w:ascii="Times" w:hAnsi="Times"/>
          <w:color w:val="000000"/>
        </w:rPr>
        <w:t>, Dutch “MBO</w:t>
      </w:r>
      <w:r w:rsidR="002E3185">
        <w:rPr>
          <w:rFonts w:ascii="Times" w:hAnsi="Times"/>
          <w:color w:val="000000"/>
        </w:rPr>
        <w:t>), or</w:t>
      </w:r>
      <w:r w:rsidR="00205713">
        <w:rPr>
          <w:rFonts w:ascii="Times" w:hAnsi="Times"/>
          <w:color w:val="000000"/>
        </w:rPr>
        <w:t xml:space="preserve"> (preparatory)</w:t>
      </w:r>
      <w:r w:rsidR="002E3185">
        <w:rPr>
          <w:rFonts w:ascii="Times" w:hAnsi="Times"/>
          <w:color w:val="000000"/>
        </w:rPr>
        <w:t xml:space="preserve"> higher tertiary </w:t>
      </w:r>
      <w:proofErr w:type="spellStart"/>
      <w:r w:rsidR="002E3185">
        <w:rPr>
          <w:rFonts w:ascii="Times" w:hAnsi="Times"/>
          <w:color w:val="000000"/>
        </w:rPr>
        <w:t>eduction</w:t>
      </w:r>
      <w:proofErr w:type="spellEnd"/>
      <w:r w:rsidR="002E3185">
        <w:rPr>
          <w:rFonts w:ascii="Times" w:hAnsi="Times"/>
          <w:color w:val="000000"/>
        </w:rPr>
        <w:t xml:space="preserve"> (yes/no</w:t>
      </w:r>
      <w:r w:rsidR="00E645C4">
        <w:rPr>
          <w:rFonts w:ascii="Times" w:hAnsi="Times"/>
          <w:color w:val="000000"/>
        </w:rPr>
        <w:t>, Dutch “</w:t>
      </w:r>
      <w:proofErr w:type="spellStart"/>
      <w:r w:rsidR="00205713">
        <w:rPr>
          <w:rFonts w:ascii="Times" w:hAnsi="Times"/>
          <w:color w:val="000000"/>
        </w:rPr>
        <w:t>Bovenbouw</w:t>
      </w:r>
      <w:proofErr w:type="spellEnd"/>
      <w:r w:rsidR="00205713">
        <w:rPr>
          <w:rFonts w:ascii="Times" w:hAnsi="Times"/>
          <w:color w:val="000000"/>
        </w:rPr>
        <w:t xml:space="preserve"> </w:t>
      </w:r>
      <w:proofErr w:type="spellStart"/>
      <w:r w:rsidR="00205713">
        <w:rPr>
          <w:rFonts w:ascii="Times" w:hAnsi="Times"/>
          <w:color w:val="000000"/>
        </w:rPr>
        <w:t>Havo</w:t>
      </w:r>
      <w:proofErr w:type="spellEnd"/>
      <w:r w:rsidR="00205713">
        <w:rPr>
          <w:rFonts w:ascii="Times" w:hAnsi="Times"/>
          <w:color w:val="000000"/>
        </w:rPr>
        <w:t>/VWO/</w:t>
      </w:r>
      <w:r w:rsidR="00E645C4">
        <w:rPr>
          <w:rFonts w:ascii="Times" w:hAnsi="Times"/>
          <w:color w:val="000000"/>
        </w:rPr>
        <w:t>HBO/University”</w:t>
      </w:r>
      <w:r w:rsidR="002E3185">
        <w:rPr>
          <w:rFonts w:ascii="Times" w:hAnsi="Times"/>
          <w:color w:val="000000"/>
        </w:rPr>
        <w:t>)</w:t>
      </w:r>
      <w:ins w:id="1561" w:author="Bas Hofstra" w:date="2023-07-25T14:21:00Z">
        <w:r w:rsidR="005D069E">
          <w:rPr>
            <w:rFonts w:ascii="Times" w:hAnsi="Times"/>
            <w:color w:val="000000"/>
          </w:rPr>
          <w:t xml:space="preserve"> (</w:t>
        </w:r>
        <w:r w:rsidR="005D069E">
          <w:rPr>
            <w:rFonts w:ascii="Times" w:hAnsi="Times"/>
            <w:smallCaps/>
            <w:color w:val="000000"/>
          </w:rPr>
          <w:t>educational level</w:t>
        </w:r>
        <w:r w:rsidR="005D069E">
          <w:rPr>
            <w:rFonts w:ascii="Times" w:hAnsi="Times"/>
            <w:color w:val="000000"/>
          </w:rPr>
          <w:t>)</w:t>
        </w:r>
      </w:ins>
      <w:r w:rsidR="002E3185">
        <w:rPr>
          <w:rFonts w:ascii="Times" w:hAnsi="Times"/>
          <w:color w:val="000000"/>
        </w:rPr>
        <w:t>.</w:t>
      </w:r>
      <w:r>
        <w:rPr>
          <w:rFonts w:ascii="Times" w:hAnsi="Times"/>
          <w:color w:val="000000"/>
        </w:rPr>
        <w:t xml:space="preserve"> </w:t>
      </w:r>
    </w:p>
    <w:p w14:paraId="0A7A7AFD" w14:textId="5A9ADEE4" w:rsidR="00435CA9" w:rsidDel="005D069E" w:rsidRDefault="00435CA9">
      <w:pPr>
        <w:spacing w:line="360" w:lineRule="auto"/>
        <w:jc w:val="both"/>
        <w:rPr>
          <w:moveFrom w:id="1562" w:author="Bas Hofstra" w:date="2023-07-25T14:14:00Z"/>
          <w:rFonts w:ascii="Times" w:hAnsi="Times"/>
          <w:color w:val="000000"/>
        </w:rPr>
        <w:pPrChange w:id="1563" w:author="Bas Hofstra" w:date="2023-07-25T15:34:00Z">
          <w:pPr>
            <w:spacing w:line="276" w:lineRule="auto"/>
            <w:jc w:val="both"/>
          </w:pPr>
        </w:pPrChange>
      </w:pPr>
      <w:moveFromRangeStart w:id="1564" w:author="Bas Hofstra" w:date="2023-07-25T14:14:00Z" w:name="move141186862"/>
    </w:p>
    <w:p w14:paraId="6A4F0C73" w14:textId="1E78AA90" w:rsidR="00435CA9" w:rsidDel="005D069E" w:rsidRDefault="00435CA9">
      <w:pPr>
        <w:spacing w:line="360" w:lineRule="auto"/>
        <w:jc w:val="both"/>
        <w:rPr>
          <w:moveFrom w:id="1565" w:author="Bas Hofstra" w:date="2023-07-25T14:14:00Z"/>
          <w:rFonts w:ascii="Times" w:hAnsi="Times"/>
          <w:color w:val="000000"/>
        </w:rPr>
        <w:pPrChange w:id="1566" w:author="Bas Hofstra" w:date="2023-07-25T15:34:00Z">
          <w:pPr>
            <w:spacing w:line="276" w:lineRule="auto"/>
            <w:jc w:val="both"/>
          </w:pPr>
        </w:pPrChange>
      </w:pPr>
      <w:moveFrom w:id="1567" w:author="Bas Hofstra" w:date="2023-07-25T14:14:00Z">
        <w:r w:rsidRPr="006F4F87" w:rsidDel="005D069E">
          <w:rPr>
            <w:rFonts w:ascii="Times" w:hAnsi="Times"/>
            <w:smallCaps/>
            <w:color w:val="000000"/>
            <w:highlight w:val="yellow"/>
          </w:rPr>
          <w:t>Work</w:t>
        </w:r>
        <w:r w:rsidRPr="006F4F87" w:rsidDel="005D069E">
          <w:rPr>
            <w:rFonts w:ascii="Times" w:hAnsi="Times"/>
            <w:color w:val="000000"/>
            <w:highlight w:val="yellow"/>
          </w:rPr>
          <w:t>.</w:t>
        </w:r>
        <w:r w:rsidDel="005D069E">
          <w:rPr>
            <w:rFonts w:ascii="Times" w:hAnsi="Times"/>
            <w:color w:val="000000"/>
          </w:rPr>
          <w:t xml:space="preserve"> Respondent</w:t>
        </w:r>
        <w:commentRangeStart w:id="1568"/>
        <w:r w:rsidDel="005D069E">
          <w:rPr>
            <w:rFonts w:ascii="Times" w:hAnsi="Times"/>
            <w:color w:val="000000"/>
          </w:rPr>
          <w:t>s</w:t>
        </w:r>
        <w:commentRangeEnd w:id="1568"/>
        <w:r w:rsidR="00B8435D" w:rsidDel="005D069E">
          <w:rPr>
            <w:rStyle w:val="CommentReference"/>
            <w:rFonts w:eastAsiaTheme="minorHAnsi" w:cstheme="minorBidi"/>
            <w:lang w:eastAsia="nl-NL"/>
          </w:rPr>
          <w:commentReference w:id="1568"/>
        </w:r>
        <w:r w:rsidDel="005D069E">
          <w:rPr>
            <w:rFonts w:ascii="Times" w:hAnsi="Times"/>
            <w:color w:val="000000"/>
          </w:rPr>
          <w:t xml:space="preserve"> were asked to report their current employment status (e.g., self-employed, retired, working for government, currently a student, working in industry, and so forth). We construct a binary variable that indicates whether respondents work (yes/no).</w:t>
        </w:r>
      </w:moveFrom>
    </w:p>
    <w:moveFromRangeEnd w:id="1564"/>
    <w:p w14:paraId="759D828C" w14:textId="77777777" w:rsidR="00435CA9" w:rsidRDefault="00435CA9">
      <w:pPr>
        <w:spacing w:line="360" w:lineRule="auto"/>
        <w:jc w:val="both"/>
        <w:rPr>
          <w:rFonts w:ascii="Times" w:hAnsi="Times"/>
          <w:color w:val="000000"/>
        </w:rPr>
        <w:pPrChange w:id="1569" w:author="Bas Hofstra" w:date="2023-07-25T15:34:00Z">
          <w:pPr>
            <w:spacing w:line="276" w:lineRule="auto"/>
            <w:jc w:val="both"/>
          </w:pPr>
        </w:pPrChange>
      </w:pPr>
    </w:p>
    <w:p w14:paraId="36A62ED8" w14:textId="7947547A" w:rsidR="00435CA9" w:rsidRPr="005D069E" w:rsidDel="005D069E" w:rsidRDefault="005D069E">
      <w:pPr>
        <w:spacing w:line="360" w:lineRule="auto"/>
        <w:jc w:val="both"/>
        <w:rPr>
          <w:moveFrom w:id="1570" w:author="Bas Hofstra" w:date="2023-07-25T14:14:00Z"/>
          <w:rFonts w:ascii="Times" w:hAnsi="Times"/>
          <w:b/>
          <w:smallCaps/>
          <w:color w:val="000000"/>
          <w:rPrChange w:id="1571" w:author="Bas Hofstra" w:date="2023-07-25T14:15:00Z">
            <w:rPr>
              <w:moveFrom w:id="1572" w:author="Bas Hofstra" w:date="2023-07-25T14:14:00Z"/>
              <w:rFonts w:ascii="Times" w:hAnsi="Times"/>
              <w:smallCaps/>
              <w:color w:val="000000"/>
            </w:rPr>
          </w:rPrChange>
        </w:rPr>
        <w:pPrChange w:id="1573" w:author="Bas Hofstra" w:date="2023-07-25T15:34:00Z">
          <w:pPr>
            <w:spacing w:line="276" w:lineRule="auto"/>
            <w:jc w:val="both"/>
          </w:pPr>
        </w:pPrChange>
      </w:pPr>
      <w:ins w:id="1574" w:author="Bas Hofstra" w:date="2023-07-25T14:15:00Z">
        <w:r w:rsidRPr="005D069E">
          <w:rPr>
            <w:rFonts w:ascii="Times" w:hAnsi="Times"/>
            <w:b/>
            <w:color w:val="000000"/>
            <w:rPrChange w:id="1575" w:author="Bas Hofstra" w:date="2023-07-25T14:15:00Z">
              <w:rPr>
                <w:rFonts w:ascii="Times" w:hAnsi="Times"/>
                <w:color w:val="000000"/>
                <w:highlight w:val="yellow"/>
              </w:rPr>
            </w:rPrChange>
          </w:rPr>
          <w:lastRenderedPageBreak/>
          <w:t>Control variables</w:t>
        </w:r>
      </w:ins>
      <w:moveFromRangeStart w:id="1576" w:author="Bas Hofstra" w:date="2023-07-25T14:14:00Z" w:name="move141186900"/>
      <w:moveFrom w:id="1577" w:author="Bas Hofstra" w:date="2023-07-25T14:14:00Z">
        <w:r w:rsidR="00435CA9" w:rsidRPr="005D069E" w:rsidDel="005D069E">
          <w:rPr>
            <w:rFonts w:ascii="Times" w:hAnsi="Times"/>
            <w:b/>
            <w:smallCaps/>
            <w:color w:val="000000"/>
            <w:rPrChange w:id="1578" w:author="Bas Hofstra" w:date="2023-07-25T14:15:00Z">
              <w:rPr>
                <w:rFonts w:ascii="Times" w:hAnsi="Times"/>
                <w:smallCaps/>
                <w:color w:val="000000"/>
                <w:highlight w:val="yellow"/>
              </w:rPr>
            </w:rPrChange>
          </w:rPr>
          <w:t>Income.</w:t>
        </w:r>
        <w:r w:rsidR="00435CA9" w:rsidRPr="005D069E" w:rsidDel="005D069E">
          <w:rPr>
            <w:rFonts w:ascii="Times" w:hAnsi="Times"/>
            <w:b/>
            <w:smallCaps/>
            <w:color w:val="000000"/>
            <w:rPrChange w:id="1579" w:author="Bas Hofstra" w:date="2023-07-25T14:15:00Z">
              <w:rPr>
                <w:rFonts w:ascii="Times" w:hAnsi="Times"/>
                <w:smallCaps/>
                <w:color w:val="000000"/>
              </w:rPr>
            </w:rPrChange>
          </w:rPr>
          <w:t xml:space="preserve"> </w:t>
        </w:r>
        <w:r w:rsidR="00435CA9" w:rsidRPr="005D069E" w:rsidDel="005D069E">
          <w:rPr>
            <w:rFonts w:ascii="Times" w:hAnsi="Times"/>
            <w:b/>
            <w:color w:val="000000"/>
            <w:rPrChange w:id="1580" w:author="Bas Hofstra" w:date="2023-07-25T14:15:00Z">
              <w:rPr>
                <w:rFonts w:ascii="Times" w:hAnsi="Times"/>
                <w:color w:val="000000"/>
              </w:rPr>
            </w:rPrChange>
          </w:rPr>
          <w:t xml:space="preserve">Respondents reported their income in </w:t>
        </w:r>
        <w:r w:rsidR="0023081E" w:rsidRPr="005D069E" w:rsidDel="005D069E">
          <w:rPr>
            <w:rFonts w:ascii="Times" w:hAnsi="Times"/>
            <w:b/>
            <w:color w:val="000000"/>
            <w:rPrChange w:id="1581" w:author="Bas Hofstra" w:date="2023-07-25T14:15:00Z">
              <w:rPr>
                <w:rFonts w:ascii="Times" w:hAnsi="Times"/>
                <w:color w:val="000000"/>
              </w:rPr>
            </w:rPrChange>
          </w:rPr>
          <w:t>seven</w:t>
        </w:r>
        <w:r w:rsidR="00435CA9" w:rsidRPr="005D069E" w:rsidDel="005D069E">
          <w:rPr>
            <w:rFonts w:ascii="Times" w:hAnsi="Times"/>
            <w:b/>
            <w:color w:val="000000"/>
            <w:rPrChange w:id="1582" w:author="Bas Hofstra" w:date="2023-07-25T14:15:00Z">
              <w:rPr>
                <w:rFonts w:ascii="Times" w:hAnsi="Times"/>
                <w:color w:val="000000"/>
              </w:rPr>
            </w:rPrChange>
          </w:rPr>
          <w:t xml:space="preserve"> intervals in the survey (e.g., minimum </w:t>
        </w:r>
        <w:r w:rsidR="00435CA9" w:rsidRPr="005D069E" w:rsidDel="005D069E">
          <w:rPr>
            <w:b/>
            <w:color w:val="000000"/>
            <w:rPrChange w:id="1583" w:author="Bas Hofstra" w:date="2023-07-25T14:15:00Z">
              <w:rPr>
                <w:color w:val="000000"/>
              </w:rPr>
            </w:rPrChange>
          </w:rPr>
          <w:t>income</w:t>
        </w:r>
        <w:r w:rsidR="006F4F87" w:rsidRPr="005D069E" w:rsidDel="005D069E">
          <w:rPr>
            <w:b/>
            <w:color w:val="000000"/>
            <w:rPrChange w:id="1584" w:author="Bas Hofstra" w:date="2023-07-25T14:15:00Z">
              <w:rPr>
                <w:color w:val="000000"/>
              </w:rPr>
            </w:rPrChange>
          </w:rPr>
          <w:t xml:space="preserve"> [&lt;€14,100], more than twice modal income [&gt;€87,100], and so forth). We created a categorical variable that indicated whether respondents earn up to modal income (1), earn a modal income or more (2), or whether respondents do not want to report or do not know their income, or are missing altogether (3). We include this last category so as to not further decrease our case count.</w:t>
        </w:r>
      </w:moveFrom>
    </w:p>
    <w:moveFromRangeEnd w:id="1576"/>
    <w:p w14:paraId="2F3E6F04" w14:textId="797FC134" w:rsidR="00435CA9" w:rsidRPr="005D069E" w:rsidDel="005D069E" w:rsidRDefault="00435CA9">
      <w:pPr>
        <w:spacing w:line="360" w:lineRule="auto"/>
        <w:jc w:val="both"/>
        <w:rPr>
          <w:del w:id="1585" w:author="Bas Hofstra" w:date="2023-07-25T14:15:00Z"/>
          <w:rFonts w:ascii="Times" w:hAnsi="Times"/>
          <w:b/>
          <w:color w:val="000000"/>
          <w:rPrChange w:id="1586" w:author="Bas Hofstra" w:date="2023-07-25T14:15:00Z">
            <w:rPr>
              <w:del w:id="1587" w:author="Bas Hofstra" w:date="2023-07-25T14:15:00Z"/>
              <w:rFonts w:ascii="Times" w:hAnsi="Times"/>
              <w:color w:val="000000"/>
            </w:rPr>
          </w:rPrChange>
        </w:rPr>
        <w:pPrChange w:id="1588" w:author="Bas Hofstra" w:date="2023-07-25T15:34:00Z">
          <w:pPr>
            <w:spacing w:line="276" w:lineRule="auto"/>
            <w:jc w:val="both"/>
          </w:pPr>
        </w:pPrChange>
      </w:pPr>
    </w:p>
    <w:p w14:paraId="5E0171B7" w14:textId="5EB95259" w:rsidR="00DA4898" w:rsidRPr="005D069E" w:rsidDel="005D069E" w:rsidRDefault="00435CA9">
      <w:pPr>
        <w:spacing w:line="360" w:lineRule="auto"/>
        <w:jc w:val="both"/>
        <w:rPr>
          <w:del w:id="1589" w:author="Bas Hofstra" w:date="2023-07-25T14:15:00Z"/>
          <w:rFonts w:ascii="Times" w:hAnsi="Times"/>
          <w:b/>
          <w:color w:val="000000"/>
          <w:rPrChange w:id="1590" w:author="Bas Hofstra" w:date="2023-07-25T14:15:00Z">
            <w:rPr>
              <w:del w:id="1591" w:author="Bas Hofstra" w:date="2023-07-25T14:15:00Z"/>
              <w:rFonts w:ascii="Times" w:hAnsi="Times"/>
              <w:color w:val="000000"/>
            </w:rPr>
          </w:rPrChange>
        </w:rPr>
        <w:pPrChange w:id="1592" w:author="Bas Hofstra" w:date="2023-07-25T15:34:00Z">
          <w:pPr>
            <w:spacing w:line="276" w:lineRule="auto"/>
            <w:jc w:val="both"/>
          </w:pPr>
        </w:pPrChange>
      </w:pPr>
      <w:del w:id="1593" w:author="Bas Hofstra" w:date="2023-07-25T14:15:00Z">
        <w:r w:rsidRPr="005D069E" w:rsidDel="005D069E">
          <w:rPr>
            <w:rFonts w:ascii="Times" w:hAnsi="Times"/>
            <w:b/>
            <w:smallCaps/>
            <w:color w:val="000000"/>
            <w:rPrChange w:id="1594" w:author="Bas Hofstra" w:date="2023-07-25T14:15:00Z">
              <w:rPr>
                <w:rFonts w:ascii="Times" w:hAnsi="Times"/>
                <w:smallCaps/>
                <w:color w:val="000000"/>
              </w:rPr>
            </w:rPrChange>
          </w:rPr>
          <w:delText xml:space="preserve">Migration </w:delText>
        </w:r>
        <w:commentRangeStart w:id="1595"/>
        <w:r w:rsidRPr="005D069E" w:rsidDel="005D069E">
          <w:rPr>
            <w:rFonts w:ascii="Times" w:hAnsi="Times"/>
            <w:b/>
            <w:smallCaps/>
            <w:color w:val="000000"/>
            <w:rPrChange w:id="1596" w:author="Bas Hofstra" w:date="2023-07-25T14:15:00Z">
              <w:rPr>
                <w:rFonts w:ascii="Times" w:hAnsi="Times"/>
                <w:smallCaps/>
                <w:color w:val="000000"/>
              </w:rPr>
            </w:rPrChange>
          </w:rPr>
          <w:delText>background</w:delText>
        </w:r>
        <w:commentRangeEnd w:id="1595"/>
        <w:r w:rsidR="00B8435D" w:rsidRPr="005D069E" w:rsidDel="005D069E">
          <w:rPr>
            <w:rStyle w:val="CommentReference"/>
            <w:rFonts w:eastAsiaTheme="minorHAnsi" w:cstheme="minorBidi"/>
            <w:b/>
            <w:lang w:eastAsia="nl-NL"/>
            <w:rPrChange w:id="1597" w:author="Bas Hofstra" w:date="2023-07-25T14:15:00Z">
              <w:rPr>
                <w:rStyle w:val="CommentReference"/>
                <w:rFonts w:eastAsiaTheme="minorHAnsi" w:cstheme="minorBidi"/>
                <w:lang w:eastAsia="nl-NL"/>
              </w:rPr>
            </w:rPrChange>
          </w:rPr>
          <w:commentReference w:id="1595"/>
        </w:r>
        <w:r w:rsidRPr="005D069E" w:rsidDel="005D069E">
          <w:rPr>
            <w:rFonts w:ascii="Times" w:hAnsi="Times"/>
            <w:b/>
            <w:color w:val="000000"/>
            <w:rPrChange w:id="1598" w:author="Bas Hofstra" w:date="2023-07-25T14:15:00Z">
              <w:rPr>
                <w:rFonts w:ascii="Times" w:hAnsi="Times"/>
                <w:color w:val="000000"/>
              </w:rPr>
            </w:rPrChange>
          </w:rPr>
          <w:delText xml:space="preserve">. </w:delText>
        </w:r>
        <w:r w:rsidR="00E645C4" w:rsidRPr="005D069E" w:rsidDel="005D069E">
          <w:rPr>
            <w:rFonts w:ascii="Times" w:hAnsi="Times"/>
            <w:b/>
            <w:color w:val="000000"/>
            <w:rPrChange w:id="1599" w:author="Bas Hofstra" w:date="2023-07-25T14:15:00Z">
              <w:rPr>
                <w:rFonts w:ascii="Times" w:hAnsi="Times"/>
                <w:color w:val="000000"/>
              </w:rPr>
            </w:rPrChange>
          </w:rPr>
          <w:delText xml:space="preserve">We </w:delText>
        </w:r>
        <w:r w:rsidR="00FF00EB" w:rsidRPr="005D069E" w:rsidDel="005D069E">
          <w:rPr>
            <w:rFonts w:ascii="Times" w:hAnsi="Times"/>
            <w:b/>
            <w:color w:val="000000"/>
            <w:rPrChange w:id="1600" w:author="Bas Hofstra" w:date="2023-07-25T14:15:00Z">
              <w:rPr>
                <w:rFonts w:ascii="Times" w:hAnsi="Times"/>
                <w:color w:val="000000"/>
              </w:rPr>
            </w:rPrChange>
          </w:rPr>
          <w:delText>consider</w:delText>
        </w:r>
        <w:r w:rsidR="00E645C4" w:rsidRPr="005D069E" w:rsidDel="005D069E">
          <w:rPr>
            <w:rFonts w:ascii="Times" w:hAnsi="Times"/>
            <w:b/>
            <w:color w:val="000000"/>
            <w:rPrChange w:id="1601" w:author="Bas Hofstra" w:date="2023-07-25T14:15:00Z">
              <w:rPr>
                <w:rFonts w:ascii="Times" w:hAnsi="Times"/>
                <w:color w:val="000000"/>
              </w:rPr>
            </w:rPrChange>
          </w:rPr>
          <w:delText xml:space="preserve"> a variable that labels respondents’ </w:delText>
        </w:r>
        <w:r w:rsidR="00E645C4" w:rsidRPr="005D069E" w:rsidDel="005D069E">
          <w:rPr>
            <w:rFonts w:ascii="Times" w:hAnsi="Times"/>
            <w:b/>
            <w:smallCaps/>
            <w:color w:val="000000"/>
            <w:rPrChange w:id="1602" w:author="Bas Hofstra" w:date="2023-07-25T14:15:00Z">
              <w:rPr>
                <w:rFonts w:ascii="Times" w:hAnsi="Times"/>
                <w:smallCaps/>
                <w:color w:val="000000"/>
              </w:rPr>
            </w:rPrChange>
          </w:rPr>
          <w:delText>migrant background</w:delText>
        </w:r>
        <w:r w:rsidR="00E645C4" w:rsidRPr="005D069E" w:rsidDel="005D069E">
          <w:rPr>
            <w:rFonts w:ascii="Times" w:hAnsi="Times"/>
            <w:b/>
            <w:color w:val="000000"/>
            <w:rPrChange w:id="1603" w:author="Bas Hofstra" w:date="2023-07-25T14:15:00Z">
              <w:rPr>
                <w:rFonts w:ascii="Times" w:hAnsi="Times"/>
                <w:color w:val="000000"/>
              </w:rPr>
            </w:rPrChange>
          </w:rPr>
          <w:delText xml:space="preserve"> </w:delText>
        </w:r>
        <w:r w:rsidR="00F1494F" w:rsidRPr="005D069E" w:rsidDel="005D069E">
          <w:rPr>
            <w:rFonts w:ascii="Times" w:hAnsi="Times"/>
            <w:b/>
            <w:color w:val="000000"/>
            <w:rPrChange w:id="1604" w:author="Bas Hofstra" w:date="2023-07-25T14:15:00Z">
              <w:rPr>
                <w:rFonts w:ascii="Times" w:hAnsi="Times"/>
                <w:color w:val="000000"/>
              </w:rPr>
            </w:rPrChange>
          </w:rPr>
          <w:delText xml:space="preserve">(none, Western, non-Western) </w:delText>
        </w:r>
        <w:r w:rsidR="00E645C4" w:rsidRPr="005D069E" w:rsidDel="005D069E">
          <w:rPr>
            <w:rFonts w:ascii="Times" w:hAnsi="Times"/>
            <w:b/>
            <w:color w:val="000000"/>
            <w:rPrChange w:id="1605" w:author="Bas Hofstra" w:date="2023-07-25T14:15:00Z">
              <w:rPr>
                <w:rFonts w:ascii="Times" w:hAnsi="Times"/>
                <w:color w:val="000000"/>
              </w:rPr>
            </w:rPrChange>
          </w:rPr>
          <w:delText xml:space="preserve">on the basis of their parental birth countries. If one or both of the parents are </w:delText>
        </w:r>
        <w:r w:rsidR="00E645C4" w:rsidRPr="005D069E" w:rsidDel="005D069E">
          <w:rPr>
            <w:rFonts w:ascii="Times" w:hAnsi="Times"/>
            <w:b/>
            <w:i/>
            <w:color w:val="000000"/>
            <w:rPrChange w:id="1606" w:author="Bas Hofstra" w:date="2023-07-25T14:15:00Z">
              <w:rPr>
                <w:rFonts w:ascii="Times" w:hAnsi="Times"/>
                <w:i/>
                <w:color w:val="000000"/>
              </w:rPr>
            </w:rPrChange>
          </w:rPr>
          <w:delText>not</w:delText>
        </w:r>
        <w:r w:rsidR="00E645C4" w:rsidRPr="005D069E" w:rsidDel="005D069E">
          <w:rPr>
            <w:rFonts w:ascii="Times" w:hAnsi="Times"/>
            <w:b/>
            <w:color w:val="000000"/>
            <w:rPrChange w:id="1607" w:author="Bas Hofstra" w:date="2023-07-25T14:15:00Z">
              <w:rPr>
                <w:rFonts w:ascii="Times" w:hAnsi="Times"/>
                <w:color w:val="000000"/>
              </w:rPr>
            </w:rPrChange>
          </w:rPr>
          <w:delText xml:space="preserve"> born in the Netherlands, we attach </w:delText>
        </w:r>
      </w:del>
      <w:ins w:id="1608" w:author="Corten, R. (Rense)" w:date="2023-06-01T09:21:00Z">
        <w:del w:id="1609" w:author="Bas Hofstra" w:date="2023-07-25T14:15:00Z">
          <w:r w:rsidR="000254BF" w:rsidRPr="005D069E" w:rsidDel="005D069E">
            <w:rPr>
              <w:rFonts w:ascii="Times" w:hAnsi="Times"/>
              <w:b/>
              <w:color w:val="000000"/>
              <w:rPrChange w:id="1610" w:author="Bas Hofstra" w:date="2023-07-25T14:15:00Z">
                <w:rPr>
                  <w:rFonts w:ascii="Times" w:hAnsi="Times"/>
                  <w:color w:val="000000"/>
                </w:rPr>
              </w:rPrChange>
            </w:rPr>
            <w:delText xml:space="preserve">assign </w:delText>
          </w:r>
        </w:del>
      </w:ins>
      <w:del w:id="1611" w:author="Bas Hofstra" w:date="2023-07-25T14:15:00Z">
        <w:r w:rsidR="00E645C4" w:rsidRPr="005D069E" w:rsidDel="005D069E">
          <w:rPr>
            <w:rFonts w:ascii="Times" w:hAnsi="Times"/>
            <w:b/>
            <w:color w:val="000000"/>
            <w:rPrChange w:id="1612" w:author="Bas Hofstra" w:date="2023-07-25T14:15:00Z">
              <w:rPr>
                <w:rFonts w:ascii="Times" w:hAnsi="Times"/>
                <w:color w:val="000000"/>
              </w:rPr>
            </w:rPrChange>
          </w:rPr>
          <w:delText>a migration background to the respondent</w:delText>
        </w:r>
        <w:r w:rsidR="00F1494F" w:rsidRPr="005D069E" w:rsidDel="005D069E">
          <w:rPr>
            <w:rFonts w:ascii="Times" w:hAnsi="Times"/>
            <w:b/>
            <w:color w:val="000000"/>
            <w:rPrChange w:id="1613" w:author="Bas Hofstra" w:date="2023-07-25T14:15:00Z">
              <w:rPr>
                <w:rFonts w:ascii="Times" w:hAnsi="Times"/>
                <w:color w:val="000000"/>
              </w:rPr>
            </w:rPrChange>
          </w:rPr>
          <w:delText xml:space="preserve"> that is either Western</w:delText>
        </w:r>
        <w:r w:rsidR="00585525" w:rsidRPr="005D069E" w:rsidDel="005D069E">
          <w:rPr>
            <w:rFonts w:ascii="Times" w:hAnsi="Times"/>
            <w:b/>
            <w:color w:val="000000"/>
            <w:rPrChange w:id="1614" w:author="Bas Hofstra" w:date="2023-07-25T14:15:00Z">
              <w:rPr>
                <w:rFonts w:ascii="Times" w:hAnsi="Times"/>
                <w:color w:val="000000"/>
              </w:rPr>
            </w:rPrChange>
          </w:rPr>
          <w:delText xml:space="preserve"> (Europe, North-America, and Oceania)</w:delText>
        </w:r>
        <w:r w:rsidR="00F1494F" w:rsidRPr="005D069E" w:rsidDel="005D069E">
          <w:rPr>
            <w:rFonts w:ascii="Times" w:hAnsi="Times"/>
            <w:b/>
            <w:color w:val="000000"/>
            <w:rPrChange w:id="1615" w:author="Bas Hofstra" w:date="2023-07-25T14:15:00Z">
              <w:rPr>
                <w:rFonts w:ascii="Times" w:hAnsi="Times"/>
                <w:color w:val="000000"/>
              </w:rPr>
            </w:rPrChange>
          </w:rPr>
          <w:delText xml:space="preserve"> or non-Western (</w:delText>
        </w:r>
        <w:r w:rsidR="00585525" w:rsidRPr="005D069E" w:rsidDel="005D069E">
          <w:rPr>
            <w:rFonts w:ascii="Times" w:hAnsi="Times"/>
            <w:b/>
            <w:color w:val="000000"/>
            <w:rPrChange w:id="1616" w:author="Bas Hofstra" w:date="2023-07-25T14:15:00Z">
              <w:rPr>
                <w:rFonts w:ascii="Times" w:hAnsi="Times"/>
                <w:color w:val="000000"/>
              </w:rPr>
            </w:rPrChange>
          </w:rPr>
          <w:delText>Africa, Latin-America, Asia [excluding Indonesia and Japan], and Turkey)</w:delText>
        </w:r>
        <w:r w:rsidR="00E645C4" w:rsidRPr="005D069E" w:rsidDel="005D069E">
          <w:rPr>
            <w:rFonts w:ascii="Times" w:hAnsi="Times"/>
            <w:b/>
            <w:color w:val="000000"/>
            <w:rPrChange w:id="1617" w:author="Bas Hofstra" w:date="2023-07-25T14:15:00Z">
              <w:rPr>
                <w:rFonts w:ascii="Times" w:hAnsi="Times"/>
                <w:color w:val="000000"/>
              </w:rPr>
            </w:rPrChange>
          </w:rPr>
          <w:delText>.</w:delText>
        </w:r>
        <w:r w:rsidR="00585525" w:rsidRPr="005D069E" w:rsidDel="005D069E">
          <w:rPr>
            <w:rFonts w:ascii="Times" w:hAnsi="Times"/>
            <w:b/>
            <w:color w:val="000000"/>
            <w:rPrChange w:id="1618" w:author="Bas Hofstra" w:date="2023-07-25T14:15:00Z">
              <w:rPr>
                <w:rFonts w:ascii="Times" w:hAnsi="Times"/>
                <w:color w:val="000000"/>
              </w:rPr>
            </w:rPrChange>
          </w:rPr>
          <w:delText xml:space="preserve"> Mothers’ birth countries take precedent if parental birth countries do not overlap, with the exception of a non-Dutch father and a Dutch mother.</w:delText>
        </w:r>
        <w:r w:rsidR="00E645C4" w:rsidRPr="005D069E" w:rsidDel="005D069E">
          <w:rPr>
            <w:rFonts w:ascii="Times" w:hAnsi="Times"/>
            <w:b/>
            <w:color w:val="000000"/>
            <w:rPrChange w:id="1619" w:author="Bas Hofstra" w:date="2023-07-25T14:15:00Z">
              <w:rPr>
                <w:rFonts w:ascii="Times" w:hAnsi="Times"/>
                <w:color w:val="000000"/>
              </w:rPr>
            </w:rPrChange>
          </w:rPr>
          <w:delText xml:space="preserve"> This </w:delText>
        </w:r>
        <w:r w:rsidR="00585525" w:rsidRPr="005D069E" w:rsidDel="005D069E">
          <w:rPr>
            <w:rFonts w:ascii="Times" w:hAnsi="Times"/>
            <w:b/>
            <w:color w:val="000000"/>
            <w:rPrChange w:id="1620" w:author="Bas Hofstra" w:date="2023-07-25T14:15:00Z">
              <w:rPr>
                <w:rFonts w:ascii="Times" w:hAnsi="Times"/>
                <w:color w:val="000000"/>
              </w:rPr>
            </w:rPrChange>
          </w:rPr>
          <w:delText xml:space="preserve">measure is </w:delText>
        </w:r>
        <w:r w:rsidR="00E645C4" w:rsidRPr="005D069E" w:rsidDel="005D069E">
          <w:rPr>
            <w:rFonts w:ascii="Times" w:hAnsi="Times"/>
            <w:b/>
            <w:color w:val="000000"/>
            <w:rPrChange w:id="1621" w:author="Bas Hofstra" w:date="2023-07-25T14:15:00Z">
              <w:rPr>
                <w:rFonts w:ascii="Times" w:hAnsi="Times"/>
                <w:color w:val="000000"/>
              </w:rPr>
            </w:rPrChange>
          </w:rPr>
          <w:delText>standard practice in research on migration background in the Netherlands (</w:delText>
        </w:r>
        <w:r w:rsidR="00E645C4" w:rsidRPr="005D069E" w:rsidDel="005D069E">
          <w:rPr>
            <w:rFonts w:ascii="Times" w:hAnsi="Times"/>
            <w:b/>
            <w:color w:val="000000"/>
            <w:highlight w:val="yellow"/>
            <w:rPrChange w:id="1622" w:author="Bas Hofstra" w:date="2023-07-25T14:15:00Z">
              <w:rPr>
                <w:rFonts w:ascii="Times" w:hAnsi="Times"/>
                <w:color w:val="000000"/>
                <w:highlight w:val="yellow"/>
              </w:rPr>
            </w:rPrChange>
          </w:rPr>
          <w:delText xml:space="preserve">Castles et al. 2013; see </w:delText>
        </w:r>
        <w:r w:rsidR="00F76051" w:rsidRPr="005D069E" w:rsidDel="005D069E">
          <w:rPr>
            <w:rFonts w:ascii="Times" w:hAnsi="Times"/>
            <w:b/>
            <w:color w:val="000000"/>
            <w:highlight w:val="yellow"/>
            <w:rPrChange w:id="1623" w:author="Bas Hofstra" w:date="2023-07-25T14:15:00Z">
              <w:rPr>
                <w:rFonts w:ascii="Times" w:hAnsi="Times"/>
                <w:color w:val="000000"/>
                <w:highlight w:val="yellow"/>
              </w:rPr>
            </w:rPrChange>
          </w:rPr>
          <w:delText xml:space="preserve">also </w:delText>
        </w:r>
        <w:r w:rsidR="00E645C4" w:rsidRPr="005D069E" w:rsidDel="005D069E">
          <w:rPr>
            <w:rFonts w:ascii="Times" w:hAnsi="Times"/>
            <w:b/>
            <w:color w:val="000000"/>
            <w:highlight w:val="yellow"/>
            <w:rPrChange w:id="1624" w:author="Bas Hofstra" w:date="2023-07-25T14:15:00Z">
              <w:rPr>
                <w:rFonts w:ascii="Times" w:hAnsi="Times"/>
                <w:color w:val="000000"/>
                <w:highlight w:val="yellow"/>
              </w:rPr>
            </w:rPrChange>
          </w:rPr>
          <w:delText>Verweij et al. 2013?</w:delText>
        </w:r>
        <w:r w:rsidR="00E645C4" w:rsidRPr="005D069E" w:rsidDel="005D069E">
          <w:rPr>
            <w:rFonts w:ascii="Times" w:hAnsi="Times"/>
            <w:b/>
            <w:color w:val="000000"/>
            <w:rPrChange w:id="1625" w:author="Bas Hofstra" w:date="2023-07-25T14:15:00Z">
              <w:rPr>
                <w:rFonts w:ascii="Times" w:hAnsi="Times"/>
                <w:color w:val="000000"/>
              </w:rPr>
            </w:rPrChange>
          </w:rPr>
          <w:delText>).</w:delText>
        </w:r>
        <w:r w:rsidR="00FF00EB" w:rsidRPr="005D069E" w:rsidDel="005D069E">
          <w:rPr>
            <w:rFonts w:ascii="Times" w:hAnsi="Times"/>
            <w:b/>
            <w:color w:val="000000"/>
            <w:rPrChange w:id="1626" w:author="Bas Hofstra" w:date="2023-07-25T14:15:00Z">
              <w:rPr>
                <w:rFonts w:ascii="Times" w:hAnsi="Times"/>
                <w:color w:val="000000"/>
              </w:rPr>
            </w:rPrChange>
          </w:rPr>
          <w:delText xml:space="preserve"> </w:delText>
        </w:r>
      </w:del>
    </w:p>
    <w:p w14:paraId="0E0C6C8A" w14:textId="06991466" w:rsidR="00435CA9" w:rsidRPr="005D069E" w:rsidDel="005D069E" w:rsidRDefault="00435CA9">
      <w:pPr>
        <w:spacing w:line="360" w:lineRule="auto"/>
        <w:jc w:val="both"/>
        <w:rPr>
          <w:del w:id="1627" w:author="Bas Hofstra" w:date="2023-07-25T14:15:00Z"/>
          <w:rFonts w:ascii="Times" w:hAnsi="Times"/>
          <w:b/>
          <w:color w:val="000000"/>
          <w:rPrChange w:id="1628" w:author="Bas Hofstra" w:date="2023-07-25T14:15:00Z">
            <w:rPr>
              <w:del w:id="1629" w:author="Bas Hofstra" w:date="2023-07-25T14:15:00Z"/>
              <w:rFonts w:ascii="Times" w:hAnsi="Times"/>
              <w:color w:val="000000"/>
            </w:rPr>
          </w:rPrChange>
        </w:rPr>
        <w:pPrChange w:id="1630" w:author="Bas Hofstra" w:date="2023-07-25T15:34:00Z">
          <w:pPr>
            <w:spacing w:line="276" w:lineRule="auto"/>
            <w:jc w:val="both"/>
          </w:pPr>
        </w:pPrChange>
      </w:pPr>
    </w:p>
    <w:p w14:paraId="2D9586A5" w14:textId="1894E0DE" w:rsidR="00435CA9" w:rsidRPr="005D069E" w:rsidDel="005D069E" w:rsidRDefault="00435CA9">
      <w:pPr>
        <w:spacing w:line="360" w:lineRule="auto"/>
        <w:jc w:val="both"/>
        <w:rPr>
          <w:moveFrom w:id="1631" w:author="Bas Hofstra" w:date="2023-07-25T14:14:00Z"/>
          <w:rFonts w:ascii="Times" w:hAnsi="Times"/>
          <w:b/>
          <w:color w:val="000000"/>
          <w:rPrChange w:id="1632" w:author="Bas Hofstra" w:date="2023-07-25T14:15:00Z">
            <w:rPr>
              <w:moveFrom w:id="1633" w:author="Bas Hofstra" w:date="2023-07-25T14:14:00Z"/>
              <w:rFonts w:ascii="Times" w:hAnsi="Times"/>
              <w:color w:val="000000"/>
            </w:rPr>
          </w:rPrChange>
        </w:rPr>
        <w:pPrChange w:id="1634" w:author="Bas Hofstra" w:date="2023-07-25T15:34:00Z">
          <w:pPr>
            <w:spacing w:line="276" w:lineRule="auto"/>
            <w:jc w:val="both"/>
          </w:pPr>
        </w:pPrChange>
      </w:pPr>
      <w:moveFromRangeStart w:id="1635" w:author="Bas Hofstra" w:date="2023-07-25T14:14:00Z" w:name="move141186882"/>
      <w:moveFrom w:id="1636" w:author="Bas Hofstra" w:date="2023-07-25T14:14:00Z">
        <w:r w:rsidRPr="005D069E" w:rsidDel="005D069E">
          <w:rPr>
            <w:rFonts w:ascii="Times" w:hAnsi="Times"/>
            <w:b/>
            <w:smallCaps/>
            <w:color w:val="000000"/>
            <w:highlight w:val="yellow"/>
            <w:rPrChange w:id="1637" w:author="Bas Hofstra" w:date="2023-07-25T14:15:00Z">
              <w:rPr>
                <w:rFonts w:ascii="Times" w:hAnsi="Times"/>
                <w:smallCaps/>
                <w:color w:val="000000"/>
                <w:highlight w:val="yellow"/>
              </w:rPr>
            </w:rPrChange>
          </w:rPr>
          <w:t>Household size.</w:t>
        </w:r>
        <w:r w:rsidR="006F4F87" w:rsidRPr="005D069E" w:rsidDel="005D069E">
          <w:rPr>
            <w:rFonts w:ascii="Times" w:hAnsi="Times"/>
            <w:b/>
            <w:smallCaps/>
            <w:color w:val="000000"/>
            <w:rPrChange w:id="1638" w:author="Bas Hofstra" w:date="2023-07-25T14:15:00Z">
              <w:rPr>
                <w:rFonts w:ascii="Times" w:hAnsi="Times"/>
                <w:smallCaps/>
                <w:color w:val="000000"/>
              </w:rPr>
            </w:rPrChange>
          </w:rPr>
          <w:t xml:space="preserve"> </w:t>
        </w:r>
        <w:r w:rsidR="006F4F87" w:rsidRPr="005D069E" w:rsidDel="005D069E">
          <w:rPr>
            <w:rFonts w:ascii="Times" w:hAnsi="Times"/>
            <w:b/>
            <w:color w:val="000000"/>
            <w:rPrChange w:id="1639" w:author="Bas Hofstra" w:date="2023-07-25T14:15:00Z">
              <w:rPr>
                <w:rFonts w:ascii="Times" w:hAnsi="Times"/>
                <w:color w:val="000000"/>
              </w:rPr>
            </w:rPrChange>
          </w:rPr>
          <w:t xml:space="preserve">We </w:t>
        </w:r>
        <w:commentRangeStart w:id="1640"/>
        <w:r w:rsidR="006F4F87" w:rsidRPr="005D069E" w:rsidDel="005D069E">
          <w:rPr>
            <w:rFonts w:ascii="Times" w:hAnsi="Times"/>
            <w:b/>
            <w:color w:val="000000"/>
            <w:rPrChange w:id="1641" w:author="Bas Hofstra" w:date="2023-07-25T14:15:00Z">
              <w:rPr>
                <w:rFonts w:ascii="Times" w:hAnsi="Times"/>
                <w:color w:val="000000"/>
              </w:rPr>
            </w:rPrChange>
          </w:rPr>
          <w:t>measure</w:t>
        </w:r>
        <w:commentRangeEnd w:id="1640"/>
        <w:r w:rsidR="000254BF" w:rsidRPr="005D069E" w:rsidDel="005D069E">
          <w:rPr>
            <w:rStyle w:val="CommentReference"/>
            <w:rFonts w:eastAsiaTheme="minorHAnsi" w:cstheme="minorBidi"/>
            <w:b/>
            <w:lang w:eastAsia="nl-NL"/>
            <w:rPrChange w:id="1642" w:author="Bas Hofstra" w:date="2023-07-25T14:15:00Z">
              <w:rPr>
                <w:rStyle w:val="CommentReference"/>
                <w:rFonts w:eastAsiaTheme="minorHAnsi" w:cstheme="minorBidi"/>
                <w:lang w:eastAsia="nl-NL"/>
              </w:rPr>
            </w:rPrChange>
          </w:rPr>
          <w:commentReference w:id="1640"/>
        </w:r>
        <w:r w:rsidR="006F4F87" w:rsidRPr="005D069E" w:rsidDel="005D069E">
          <w:rPr>
            <w:rFonts w:ascii="Times" w:hAnsi="Times"/>
            <w:b/>
            <w:color w:val="000000"/>
            <w:rPrChange w:id="1643" w:author="Bas Hofstra" w:date="2023-07-25T14:15:00Z">
              <w:rPr>
                <w:rFonts w:ascii="Times" w:hAnsi="Times"/>
                <w:color w:val="000000"/>
              </w:rPr>
            </w:rPrChange>
          </w:rPr>
          <w:t xml:space="preserve"> how many persons live in the household that the respondent lives in.</w:t>
        </w:r>
      </w:moveFrom>
    </w:p>
    <w:moveFromRangeEnd w:id="1635"/>
    <w:p w14:paraId="5573B881" w14:textId="65D66099" w:rsidR="00435CA9" w:rsidRPr="005D069E" w:rsidRDefault="00435CA9">
      <w:pPr>
        <w:spacing w:line="360" w:lineRule="auto"/>
        <w:jc w:val="both"/>
        <w:rPr>
          <w:rFonts w:ascii="Times" w:hAnsi="Times"/>
          <w:b/>
          <w:color w:val="000000"/>
          <w:rPrChange w:id="1644" w:author="Bas Hofstra" w:date="2023-07-25T14:15:00Z">
            <w:rPr>
              <w:rFonts w:ascii="Times" w:hAnsi="Times"/>
              <w:color w:val="000000"/>
            </w:rPr>
          </w:rPrChange>
        </w:rPr>
        <w:pPrChange w:id="1645" w:author="Bas Hofstra" w:date="2023-07-25T15:34:00Z">
          <w:pPr>
            <w:spacing w:line="276" w:lineRule="auto"/>
            <w:jc w:val="both"/>
          </w:pPr>
        </w:pPrChange>
      </w:pPr>
    </w:p>
    <w:p w14:paraId="6C44C22B" w14:textId="16337EAB" w:rsidR="00435CA9" w:rsidRPr="006F4F87" w:rsidDel="003C3B69" w:rsidRDefault="00435CA9">
      <w:pPr>
        <w:spacing w:line="360" w:lineRule="auto"/>
        <w:jc w:val="both"/>
        <w:rPr>
          <w:del w:id="1646" w:author="Bas Hofstra" w:date="2023-08-30T15:31:00Z"/>
          <w:rFonts w:ascii="Times" w:hAnsi="Times"/>
          <w:color w:val="000000"/>
        </w:rPr>
        <w:pPrChange w:id="1647" w:author="Bas Hofstra" w:date="2023-07-25T15:34:00Z">
          <w:pPr>
            <w:spacing w:line="276" w:lineRule="auto"/>
            <w:jc w:val="both"/>
          </w:pPr>
        </w:pPrChange>
      </w:pPr>
      <w:commentRangeStart w:id="1648"/>
      <w:del w:id="1649" w:author="Bas Hofstra" w:date="2023-08-30T15:31:00Z">
        <w:r w:rsidRPr="00435CA9" w:rsidDel="003C3B69">
          <w:rPr>
            <w:rFonts w:ascii="Times" w:hAnsi="Times"/>
            <w:smallCaps/>
            <w:color w:val="000000"/>
          </w:rPr>
          <w:delText>Politics.</w:delText>
        </w:r>
        <w:r w:rsidR="006F4F87" w:rsidDel="003C3B69">
          <w:rPr>
            <w:rFonts w:ascii="Times" w:hAnsi="Times"/>
            <w:smallCaps/>
            <w:color w:val="000000"/>
          </w:rPr>
          <w:delText xml:space="preserve"> </w:delText>
        </w:r>
        <w:commentRangeEnd w:id="1648"/>
        <w:r w:rsidR="00BC7105" w:rsidDel="003C3B69">
          <w:rPr>
            <w:rStyle w:val="CommentReference"/>
            <w:rFonts w:eastAsiaTheme="minorHAnsi" w:cstheme="minorBidi"/>
            <w:lang w:eastAsia="nl-NL"/>
          </w:rPr>
          <w:commentReference w:id="1648"/>
        </w:r>
        <w:r w:rsidR="006F4F87" w:rsidDel="003C3B69">
          <w:rPr>
            <w:rFonts w:ascii="Times" w:hAnsi="Times"/>
            <w:color w:val="000000"/>
          </w:rPr>
          <w:delText>We construct a categorical variable that indicates whether respondents reported to vote on a right-leaning political party (</w:delText>
        </w:r>
        <w:commentRangeStart w:id="1650"/>
        <w:commentRangeStart w:id="1651"/>
        <w:r w:rsidR="006F4F87" w:rsidDel="003C3B69">
          <w:rPr>
            <w:rFonts w:ascii="Times" w:hAnsi="Times"/>
            <w:color w:val="000000"/>
          </w:rPr>
          <w:delText>1</w:delText>
        </w:r>
        <w:r w:rsidR="00E856CE" w:rsidDel="003C3B69">
          <w:rPr>
            <w:rFonts w:ascii="Times" w:hAnsi="Times"/>
            <w:color w:val="000000"/>
          </w:rPr>
          <w:delText xml:space="preserve"> </w:delText>
        </w:r>
        <w:commentRangeEnd w:id="1650"/>
        <w:r w:rsidR="00B8435D" w:rsidDel="003C3B69">
          <w:rPr>
            <w:rStyle w:val="CommentReference"/>
            <w:rFonts w:eastAsiaTheme="minorHAnsi" w:cstheme="minorBidi"/>
            <w:lang w:eastAsia="nl-NL"/>
          </w:rPr>
          <w:commentReference w:id="1650"/>
        </w:r>
        <w:commentRangeEnd w:id="1651"/>
        <w:r w:rsidR="000254BF" w:rsidDel="003C3B69">
          <w:rPr>
            <w:rStyle w:val="CommentReference"/>
            <w:rFonts w:eastAsiaTheme="minorHAnsi" w:cstheme="minorBidi"/>
            <w:lang w:eastAsia="nl-NL"/>
          </w:rPr>
          <w:commentReference w:id="1651"/>
        </w:r>
        <w:r w:rsidR="006F4F87" w:rsidDel="003C3B69">
          <w:rPr>
            <w:rFonts w:ascii="Times" w:hAnsi="Times"/>
            <w:color w:val="000000"/>
          </w:rPr>
          <w:delText>–</w:delText>
        </w:r>
        <w:r w:rsidR="00E856CE" w:rsidDel="003C3B69">
          <w:rPr>
            <w:rFonts w:ascii="Times" w:hAnsi="Times"/>
            <w:color w:val="000000"/>
          </w:rPr>
          <w:delText xml:space="preserve"> VVD, PVV, CDA, FvD, CU, SGP, BBB, JA21, 50PLUS</w:delText>
        </w:r>
        <w:r w:rsidR="006F4F87" w:rsidDel="003C3B69">
          <w:rPr>
            <w:rFonts w:ascii="Times" w:hAnsi="Times"/>
            <w:color w:val="000000"/>
          </w:rPr>
          <w:delText>), left-leaning political party (2</w:delText>
        </w:r>
        <w:r w:rsidR="00E856CE" w:rsidDel="003C3B69">
          <w:rPr>
            <w:rFonts w:ascii="Times" w:hAnsi="Times"/>
            <w:color w:val="000000"/>
          </w:rPr>
          <w:delText xml:space="preserve"> </w:delText>
        </w:r>
        <w:r w:rsidR="006F4F87" w:rsidDel="003C3B69">
          <w:rPr>
            <w:rFonts w:ascii="Times" w:hAnsi="Times"/>
            <w:color w:val="000000"/>
          </w:rPr>
          <w:delText>–</w:delText>
        </w:r>
        <w:r w:rsidR="00E856CE" w:rsidDel="003C3B69">
          <w:rPr>
            <w:rFonts w:ascii="Times" w:hAnsi="Times"/>
            <w:color w:val="000000"/>
          </w:rPr>
          <w:delText xml:space="preserve"> D66, SP, PvdA, GL, PvdD, Volt, DENK, BIJ1</w:delText>
        </w:r>
        <w:r w:rsidR="006F4F87" w:rsidDel="003C3B69">
          <w:rPr>
            <w:rFonts w:ascii="Times" w:hAnsi="Times"/>
            <w:color w:val="000000"/>
          </w:rPr>
          <w:delText xml:space="preserve">), or did not vote at all, voted “blanco,” or </w:delText>
        </w:r>
        <w:r w:rsidR="00E856CE" w:rsidDel="003C3B69">
          <w:rPr>
            <w:rFonts w:ascii="Times" w:hAnsi="Times"/>
            <w:color w:val="000000"/>
          </w:rPr>
          <w:delText xml:space="preserve">had </w:delText>
        </w:r>
        <w:r w:rsidR="006F4F87" w:rsidDel="003C3B69">
          <w:rPr>
            <w:rFonts w:ascii="Times" w:hAnsi="Times"/>
            <w:color w:val="000000"/>
          </w:rPr>
          <w:delText xml:space="preserve">missing </w:delText>
        </w:r>
        <w:r w:rsidR="00E856CE" w:rsidDel="003C3B69">
          <w:rPr>
            <w:rFonts w:ascii="Times" w:hAnsi="Times"/>
            <w:color w:val="000000"/>
          </w:rPr>
          <w:delText xml:space="preserve">values </w:delText>
        </w:r>
        <w:r w:rsidR="006F4F87" w:rsidDel="003C3B69">
          <w:rPr>
            <w:rFonts w:ascii="Times" w:hAnsi="Times"/>
            <w:color w:val="000000"/>
          </w:rPr>
          <w:delText>altogether (3)</w:delText>
        </w:r>
        <w:r w:rsidR="00E856CE" w:rsidDel="003C3B69">
          <w:rPr>
            <w:rFonts w:ascii="Times" w:hAnsi="Times"/>
            <w:color w:val="000000"/>
          </w:rPr>
          <w:delText xml:space="preserve"> during the last parliamentary elections in the Netherlands.</w:delText>
        </w:r>
      </w:del>
    </w:p>
    <w:p w14:paraId="650E04AD" w14:textId="508F2C41" w:rsidR="00435CA9" w:rsidDel="003C3B69" w:rsidRDefault="00435CA9">
      <w:pPr>
        <w:spacing w:line="360" w:lineRule="auto"/>
        <w:jc w:val="both"/>
        <w:rPr>
          <w:del w:id="1652" w:author="Bas Hofstra" w:date="2023-08-30T15:31:00Z"/>
          <w:rFonts w:ascii="Times" w:hAnsi="Times"/>
          <w:color w:val="000000"/>
        </w:rPr>
        <w:pPrChange w:id="1653" w:author="Bas Hofstra" w:date="2023-07-25T15:34:00Z">
          <w:pPr>
            <w:spacing w:line="276" w:lineRule="auto"/>
            <w:jc w:val="both"/>
          </w:pPr>
        </w:pPrChange>
      </w:pPr>
    </w:p>
    <w:p w14:paraId="21C7214D" w14:textId="0310B393" w:rsidR="00DA4898" w:rsidRDefault="00435CA9">
      <w:pPr>
        <w:spacing w:line="360" w:lineRule="auto"/>
        <w:jc w:val="both"/>
        <w:rPr>
          <w:rFonts w:ascii="Times" w:hAnsi="Times"/>
          <w:color w:val="000000"/>
        </w:rPr>
        <w:pPrChange w:id="1654" w:author="Bas Hofstra" w:date="2023-07-25T15:34:00Z">
          <w:pPr>
            <w:spacing w:line="276" w:lineRule="auto"/>
            <w:jc w:val="both"/>
          </w:pPr>
        </w:pPrChange>
      </w:pPr>
      <w:del w:id="1655" w:author="Bas Hofstra" w:date="2023-08-30T15:31:00Z">
        <w:r w:rsidRPr="00435CA9" w:rsidDel="003C3B69">
          <w:rPr>
            <w:rFonts w:ascii="Times" w:hAnsi="Times"/>
            <w:smallCaps/>
            <w:color w:val="000000"/>
          </w:rPr>
          <w:delText>Neighborhood.</w:delText>
        </w:r>
        <w:r w:rsidDel="003C3B69">
          <w:rPr>
            <w:rFonts w:ascii="Times" w:hAnsi="Times"/>
            <w:color w:val="000000"/>
          </w:rPr>
          <w:delText xml:space="preserve"> </w:delText>
        </w:r>
      </w:del>
      <w:r w:rsidR="00E645C4">
        <w:rPr>
          <w:rFonts w:ascii="Times" w:hAnsi="Times"/>
          <w:color w:val="000000"/>
        </w:rPr>
        <w:t xml:space="preserve">We </w:t>
      </w:r>
      <w:del w:id="1656" w:author="Bas Hofstra" w:date="2023-08-30T15:31:00Z">
        <w:r w:rsidR="00FF00EB" w:rsidDel="003C3B69">
          <w:rPr>
            <w:rFonts w:ascii="Times" w:hAnsi="Times"/>
            <w:color w:val="000000"/>
          </w:rPr>
          <w:delText xml:space="preserve">also </w:delText>
        </w:r>
      </w:del>
      <w:r w:rsidR="00FF00EB">
        <w:rPr>
          <w:rFonts w:ascii="Times" w:hAnsi="Times"/>
          <w:color w:val="000000"/>
        </w:rPr>
        <w:t xml:space="preserve">measure </w:t>
      </w:r>
      <w:r w:rsidR="00E645C4">
        <w:rPr>
          <w:rFonts w:ascii="Times" w:hAnsi="Times"/>
          <w:color w:val="000000"/>
        </w:rPr>
        <w:t>respondents’ neighborhood</w:t>
      </w:r>
      <w:r w:rsidR="00FF00EB">
        <w:rPr>
          <w:rFonts w:ascii="Times" w:hAnsi="Times"/>
          <w:color w:val="000000"/>
        </w:rPr>
        <w:t xml:space="preserve"> characteristics </w:t>
      </w:r>
      <w:r w:rsidR="00E645C4">
        <w:rPr>
          <w:rFonts w:ascii="Times" w:hAnsi="Times"/>
          <w:color w:val="000000"/>
        </w:rPr>
        <w:t xml:space="preserve">by considering the </w:t>
      </w:r>
      <w:proofErr w:type="spellStart"/>
      <w:r w:rsidR="00E645C4">
        <w:rPr>
          <w:rFonts w:ascii="Times" w:hAnsi="Times"/>
          <w:color w:val="000000"/>
        </w:rPr>
        <w:t>zipcodes</w:t>
      </w:r>
      <w:proofErr w:type="spellEnd"/>
      <w:r w:rsidR="00E645C4">
        <w:rPr>
          <w:rFonts w:ascii="Times" w:hAnsi="Times"/>
          <w:color w:val="000000"/>
        </w:rPr>
        <w:t xml:space="preserve"> </w:t>
      </w:r>
      <w:r w:rsidR="003D752C">
        <w:rPr>
          <w:rFonts w:ascii="Times" w:hAnsi="Times"/>
          <w:color w:val="000000"/>
        </w:rPr>
        <w:t>indicating</w:t>
      </w:r>
      <w:r w:rsidR="00E645C4">
        <w:rPr>
          <w:rFonts w:ascii="Times" w:hAnsi="Times"/>
          <w:color w:val="000000"/>
        </w:rPr>
        <w:t xml:space="preserve"> </w:t>
      </w:r>
      <w:r w:rsidR="003D752C">
        <w:rPr>
          <w:rFonts w:ascii="Times" w:hAnsi="Times"/>
          <w:color w:val="000000"/>
        </w:rPr>
        <w:t xml:space="preserve">where they </w:t>
      </w:r>
      <w:r w:rsidR="00E645C4">
        <w:rPr>
          <w:rFonts w:ascii="Times" w:hAnsi="Times"/>
          <w:color w:val="000000"/>
        </w:rPr>
        <w:t xml:space="preserve">live. </w:t>
      </w:r>
      <w:del w:id="1657" w:author="Bas Hofstra" w:date="2023-08-30T15:32:00Z">
        <w:r w:rsidR="00E645C4" w:rsidDel="003C3B69">
          <w:rPr>
            <w:rFonts w:ascii="Times" w:hAnsi="Times"/>
            <w:color w:val="000000"/>
          </w:rPr>
          <w:delText>T</w:delText>
        </w:r>
        <w:commentRangeStart w:id="1658"/>
        <w:r w:rsidR="00E645C4" w:rsidDel="003C3B69">
          <w:rPr>
            <w:rFonts w:ascii="Times" w:hAnsi="Times"/>
            <w:color w:val="000000"/>
          </w:rPr>
          <w:delText>he Netherlands uses a six-</w:delText>
        </w:r>
        <w:r w:rsidR="003E7292" w:rsidDel="003C3B69">
          <w:rPr>
            <w:rFonts w:ascii="Times" w:hAnsi="Times"/>
            <w:color w:val="000000"/>
          </w:rPr>
          <w:delText>character</w:delText>
        </w:r>
      </w:del>
      <w:ins w:id="1659" w:author="Corten, R. (Rense)" w:date="2023-06-01T09:23:00Z">
        <w:del w:id="1660" w:author="Bas Hofstra" w:date="2023-08-30T15:32:00Z">
          <w:r w:rsidR="000254BF" w:rsidDel="003C3B69">
            <w:rPr>
              <w:rFonts w:ascii="Times" w:hAnsi="Times"/>
              <w:color w:val="000000"/>
            </w:rPr>
            <w:delText>digit</w:delText>
          </w:r>
        </w:del>
      </w:ins>
      <w:del w:id="1661" w:author="Bas Hofstra" w:date="2023-08-30T15:32:00Z">
        <w:r w:rsidR="003E7292" w:rsidDel="003C3B69">
          <w:rPr>
            <w:rFonts w:ascii="Times" w:hAnsi="Times"/>
            <w:color w:val="000000"/>
          </w:rPr>
          <w:delText xml:space="preserve"> </w:delText>
        </w:r>
        <w:r w:rsidR="00E645C4" w:rsidDel="003C3B69">
          <w:rPr>
            <w:rFonts w:ascii="Times" w:hAnsi="Times"/>
            <w:color w:val="000000"/>
          </w:rPr>
          <w:delText xml:space="preserve">zipcode; starting with four integers and two letters. The first two integers indicate a geographical region, the second two integers refer to a neighborhood within cities/villages, and the last two letters refer to a set of about 25 houses. </w:delText>
        </w:r>
      </w:del>
      <w:ins w:id="1662" w:author="Bas Hofstra" w:date="2023-08-30T15:33:00Z">
        <w:r w:rsidR="003C3B69">
          <w:rPr>
            <w:rFonts w:ascii="Times" w:hAnsi="Times"/>
            <w:color w:val="000000"/>
          </w:rPr>
          <w:t xml:space="preserve">To do so, </w:t>
        </w:r>
      </w:ins>
      <w:del w:id="1663" w:author="Bas Hofstra" w:date="2023-08-30T15:32:00Z">
        <w:r w:rsidR="00E645C4" w:rsidDel="003C3B69">
          <w:rPr>
            <w:rFonts w:ascii="Times" w:hAnsi="Times"/>
            <w:color w:val="000000"/>
          </w:rPr>
          <w:delText xml:space="preserve">We use the four integers </w:delText>
        </w:r>
        <w:r w:rsidR="003E7292" w:rsidDel="003C3B69">
          <w:rPr>
            <w:rFonts w:ascii="Times" w:hAnsi="Times"/>
            <w:color w:val="000000"/>
          </w:rPr>
          <w:delText>available</w:delText>
        </w:r>
        <w:r w:rsidR="00E645C4" w:rsidDel="003C3B69">
          <w:rPr>
            <w:rFonts w:ascii="Times" w:hAnsi="Times"/>
            <w:color w:val="000000"/>
          </w:rPr>
          <w:delText xml:space="preserve"> </w:delText>
        </w:r>
        <w:r w:rsidR="003E7292" w:rsidDel="003C3B69">
          <w:rPr>
            <w:rFonts w:ascii="Times" w:hAnsi="Times"/>
            <w:color w:val="000000"/>
          </w:rPr>
          <w:delText xml:space="preserve">in </w:delText>
        </w:r>
        <w:r w:rsidR="00E645C4" w:rsidDel="003C3B69">
          <w:rPr>
            <w:rFonts w:ascii="Times" w:hAnsi="Times"/>
            <w:color w:val="000000"/>
          </w:rPr>
          <w:delText>the survey data to study neighborhood</w:delText>
        </w:r>
        <w:r w:rsidR="003D752C" w:rsidDel="003C3B69">
          <w:rPr>
            <w:rFonts w:ascii="Times" w:hAnsi="Times"/>
            <w:color w:val="000000"/>
          </w:rPr>
          <w:delText xml:space="preserve"> characteristics</w:delText>
        </w:r>
        <w:r w:rsidR="00E645C4" w:rsidDel="003C3B69">
          <w:rPr>
            <w:rFonts w:ascii="Times" w:hAnsi="Times"/>
            <w:color w:val="000000"/>
          </w:rPr>
          <w:delText xml:space="preserve">. </w:delText>
        </w:r>
        <w:commentRangeEnd w:id="1658"/>
        <w:r w:rsidR="000254BF" w:rsidDel="003C3B69">
          <w:rPr>
            <w:rStyle w:val="CommentReference"/>
            <w:rFonts w:eastAsiaTheme="minorHAnsi" w:cstheme="minorBidi"/>
            <w:lang w:eastAsia="nl-NL"/>
          </w:rPr>
          <w:commentReference w:id="1658"/>
        </w:r>
      </w:del>
      <w:commentRangeStart w:id="1664"/>
      <w:commentRangeStart w:id="1665"/>
      <w:del w:id="1666" w:author="Bas Hofstra" w:date="2023-08-30T15:33:00Z">
        <w:r w:rsidR="00E645C4" w:rsidDel="003C3B69">
          <w:rPr>
            <w:rFonts w:ascii="Times" w:hAnsi="Times"/>
            <w:color w:val="000000"/>
          </w:rPr>
          <w:delText>W</w:delText>
        </w:r>
      </w:del>
      <w:ins w:id="1667" w:author="Bas Hofstra" w:date="2023-08-30T15:33:00Z">
        <w:r w:rsidR="003C3B69">
          <w:rPr>
            <w:rFonts w:ascii="Times" w:hAnsi="Times"/>
            <w:color w:val="000000"/>
          </w:rPr>
          <w:t>w</w:t>
        </w:r>
      </w:ins>
      <w:r w:rsidR="00E645C4">
        <w:rPr>
          <w:rFonts w:ascii="Times" w:hAnsi="Times"/>
          <w:color w:val="000000"/>
        </w:rPr>
        <w:t xml:space="preserve">e </w:t>
      </w:r>
      <w:r w:rsidR="003D752C">
        <w:rPr>
          <w:rFonts w:ascii="Times" w:hAnsi="Times"/>
          <w:color w:val="000000"/>
        </w:rPr>
        <w:t>merge</w:t>
      </w:r>
      <w:r w:rsidR="00E645C4">
        <w:rPr>
          <w:rFonts w:ascii="Times" w:hAnsi="Times"/>
          <w:color w:val="000000"/>
        </w:rPr>
        <w:t xml:space="preserve"> </w:t>
      </w:r>
      <w:r w:rsidR="003D752C">
        <w:rPr>
          <w:rFonts w:ascii="Times" w:hAnsi="Times"/>
          <w:color w:val="000000"/>
        </w:rPr>
        <w:t xml:space="preserve">neighborhood information </w:t>
      </w:r>
      <w:r w:rsidR="003E7292">
        <w:rPr>
          <w:rFonts w:ascii="Times" w:hAnsi="Times"/>
          <w:color w:val="000000"/>
        </w:rPr>
        <w:t>of Statistics Netherlands (</w:t>
      </w:r>
      <w:r w:rsidR="003E7292" w:rsidRPr="003E7292">
        <w:rPr>
          <w:rFonts w:ascii="Times" w:hAnsi="Times"/>
          <w:color w:val="000000"/>
          <w:highlight w:val="yellow"/>
        </w:rPr>
        <w:t>Statistics Netherlands 202</w:t>
      </w:r>
      <w:r w:rsidR="00F76051">
        <w:rPr>
          <w:rFonts w:ascii="Times" w:hAnsi="Times"/>
          <w:color w:val="000000"/>
          <w:highlight w:val="yellow"/>
        </w:rPr>
        <w:t>1</w:t>
      </w:r>
      <w:r w:rsidR="003E7292">
        <w:rPr>
          <w:rFonts w:ascii="Times" w:hAnsi="Times"/>
          <w:color w:val="000000"/>
        </w:rPr>
        <w:t>)</w:t>
      </w:r>
      <w:commentRangeEnd w:id="1664"/>
      <w:r w:rsidR="000254BF">
        <w:rPr>
          <w:rStyle w:val="CommentReference"/>
          <w:rFonts w:eastAsiaTheme="minorHAnsi" w:cstheme="minorBidi"/>
          <w:lang w:eastAsia="nl-NL"/>
        </w:rPr>
        <w:commentReference w:id="1664"/>
      </w:r>
      <w:commentRangeEnd w:id="1665"/>
      <w:r w:rsidR="00196E56">
        <w:rPr>
          <w:rStyle w:val="CommentReference"/>
          <w:rFonts w:eastAsiaTheme="minorHAnsi" w:cstheme="minorBidi"/>
          <w:lang w:eastAsia="nl-NL"/>
        </w:rPr>
        <w:commentReference w:id="1665"/>
      </w:r>
      <w:r w:rsidR="003D752C">
        <w:rPr>
          <w:rFonts w:ascii="Times" w:hAnsi="Times"/>
          <w:color w:val="000000"/>
        </w:rPr>
        <w:t xml:space="preserve"> to respondents’ </w:t>
      </w:r>
      <w:ins w:id="1668" w:author="Bas Hofstra" w:date="2023-08-30T15:32:00Z">
        <w:r w:rsidR="003C3B69">
          <w:rPr>
            <w:rFonts w:ascii="Times" w:hAnsi="Times"/>
            <w:color w:val="000000"/>
          </w:rPr>
          <w:t xml:space="preserve">four-digit </w:t>
        </w:r>
      </w:ins>
      <w:proofErr w:type="spellStart"/>
      <w:r w:rsidR="003D752C">
        <w:rPr>
          <w:rFonts w:ascii="Times" w:hAnsi="Times"/>
          <w:color w:val="000000"/>
        </w:rPr>
        <w:t>zipcodes</w:t>
      </w:r>
      <w:proofErr w:type="spellEnd"/>
      <w:ins w:id="1669" w:author="Bas Hofstra" w:date="2023-08-30T15:32:00Z">
        <w:r w:rsidR="003C3B69">
          <w:rPr>
            <w:rFonts w:ascii="Times" w:hAnsi="Times"/>
            <w:color w:val="000000"/>
          </w:rPr>
          <w:t xml:space="preserve"> </w:t>
        </w:r>
      </w:ins>
      <w:ins w:id="1670" w:author="Bas Hofstra" w:date="2023-08-30T15:33:00Z">
        <w:r w:rsidR="003C3B69">
          <w:rPr>
            <w:rFonts w:ascii="Times" w:hAnsi="Times"/>
            <w:color w:val="000000"/>
          </w:rPr>
          <w:t>available in the survey data</w:t>
        </w:r>
      </w:ins>
      <w:r w:rsidR="003D752C">
        <w:rPr>
          <w:rFonts w:ascii="Times" w:hAnsi="Times"/>
          <w:color w:val="000000"/>
        </w:rPr>
        <w:t>. Those data contain neighborhood information on housing (</w:t>
      </w:r>
      <w:del w:id="1671" w:author="Bas Hofstra" w:date="2023-08-30T15:33:00Z">
        <w:r w:rsidR="003D752C" w:rsidDel="003C3B69">
          <w:rPr>
            <w:rFonts w:ascii="Times" w:hAnsi="Times"/>
            <w:color w:val="000000"/>
          </w:rPr>
          <w:delText>leasing versus owning,</w:delText>
        </w:r>
        <w:r w:rsidR="00F76051" w:rsidDel="003C3B69">
          <w:rPr>
            <w:rFonts w:ascii="Times" w:hAnsi="Times"/>
            <w:color w:val="000000"/>
          </w:rPr>
          <w:delText xml:space="preserve"> average</w:delText>
        </w:r>
        <w:r w:rsidR="003D752C" w:rsidDel="003C3B69">
          <w:rPr>
            <w:rFonts w:ascii="Times" w:hAnsi="Times"/>
            <w:color w:val="000000"/>
          </w:rPr>
          <w:delText xml:space="preserve"> </w:delText>
        </w:r>
      </w:del>
      <w:r w:rsidR="003D752C">
        <w:rPr>
          <w:rFonts w:ascii="Times" w:hAnsi="Times"/>
          <w:color w:val="000000"/>
        </w:rPr>
        <w:t>hous</w:t>
      </w:r>
      <w:r w:rsidR="004A0371">
        <w:rPr>
          <w:rFonts w:ascii="Times" w:hAnsi="Times"/>
          <w:color w:val="000000"/>
        </w:rPr>
        <w:t>e</w:t>
      </w:r>
      <w:r w:rsidR="003D752C">
        <w:rPr>
          <w:rFonts w:ascii="Times" w:hAnsi="Times"/>
          <w:color w:val="000000"/>
        </w:rPr>
        <w:t xml:space="preserve"> values</w:t>
      </w:r>
      <w:r w:rsidR="00F76051">
        <w:rPr>
          <w:rFonts w:ascii="Times" w:hAnsi="Times"/>
          <w:color w:val="000000"/>
        </w:rPr>
        <w:t xml:space="preserve"> based on tax records</w:t>
      </w:r>
      <w:r w:rsidR="003D752C">
        <w:rPr>
          <w:rFonts w:ascii="Times" w:hAnsi="Times"/>
          <w:color w:val="000000"/>
        </w:rPr>
        <w:t>) and its population</w:t>
      </w:r>
      <w:del w:id="1672" w:author="Bas Hofstra" w:date="2023-08-30T15:33:00Z">
        <w:r w:rsidR="003D752C" w:rsidDel="003C3B69">
          <w:rPr>
            <w:rFonts w:ascii="Times" w:hAnsi="Times"/>
            <w:color w:val="000000"/>
          </w:rPr>
          <w:delText xml:space="preserve"> (density, </w:delText>
        </w:r>
        <w:r w:rsidR="00310547" w:rsidDel="003C3B69">
          <w:rPr>
            <w:rFonts w:ascii="Times" w:hAnsi="Times"/>
            <w:color w:val="000000"/>
          </w:rPr>
          <w:delText xml:space="preserve">average </w:delText>
        </w:r>
        <w:r w:rsidR="003D752C" w:rsidDel="003C3B69">
          <w:rPr>
            <w:rFonts w:ascii="Times" w:hAnsi="Times"/>
            <w:color w:val="000000"/>
          </w:rPr>
          <w:delText xml:space="preserve">household size, </w:delText>
        </w:r>
        <w:r w:rsidR="00310547" w:rsidDel="003C3B69">
          <w:rPr>
            <w:rFonts w:ascii="Times" w:hAnsi="Times"/>
            <w:color w:val="000000"/>
          </w:rPr>
          <w:delText xml:space="preserve">fraction of </w:delText>
        </w:r>
        <w:r w:rsidR="003D752C" w:rsidDel="003C3B69">
          <w:rPr>
            <w:rFonts w:ascii="Times" w:hAnsi="Times"/>
            <w:color w:val="000000"/>
          </w:rPr>
          <w:delText xml:space="preserve">migration backgrounds, </w:delText>
        </w:r>
        <w:r w:rsidR="00310547" w:rsidDel="003C3B69">
          <w:rPr>
            <w:rFonts w:ascii="Times" w:hAnsi="Times"/>
            <w:color w:val="000000"/>
          </w:rPr>
          <w:delText xml:space="preserve">number of </w:delText>
        </w:r>
        <w:r w:rsidR="003D752C" w:rsidDel="003C3B69">
          <w:rPr>
            <w:rFonts w:ascii="Times" w:hAnsi="Times"/>
            <w:color w:val="000000"/>
          </w:rPr>
          <w:delText>social benefit recipients, and so forth)</w:delText>
        </w:r>
      </w:del>
      <w:ins w:id="1673" w:author="Bas Hofstra" w:date="2023-08-30T15:33:00Z">
        <w:r w:rsidR="003C3B69">
          <w:rPr>
            <w:rFonts w:ascii="Times" w:hAnsi="Times"/>
            <w:color w:val="000000"/>
          </w:rPr>
          <w:t xml:space="preserve">. We control for </w:t>
        </w:r>
      </w:ins>
      <w:del w:id="1674" w:author="Bas Hofstra" w:date="2023-08-30T15:33:00Z">
        <w:r w:rsidR="003D752C" w:rsidDel="003C3B69">
          <w:rPr>
            <w:rFonts w:ascii="Times" w:hAnsi="Times"/>
            <w:color w:val="000000"/>
          </w:rPr>
          <w:delText xml:space="preserve">. </w:delText>
        </w:r>
        <w:r w:rsidR="00663DF1" w:rsidDel="003C3B69">
          <w:rPr>
            <w:rFonts w:ascii="Times" w:hAnsi="Times"/>
            <w:color w:val="000000"/>
          </w:rPr>
          <w:delText xml:space="preserve">Some of this information correlates very highly. For instance, the fraction of neighborhood inhabitants with Dutch backgrounds in a neighborhood </w:delText>
        </w:r>
      </w:del>
      <w:ins w:id="1675" w:author="Corten, R. (Rense)" w:date="2023-06-01T09:25:00Z">
        <w:del w:id="1676" w:author="Bas Hofstra" w:date="2023-08-30T15:33:00Z">
          <w:r w:rsidR="000254BF" w:rsidDel="003C3B69">
            <w:rPr>
              <w:rFonts w:ascii="Times" w:hAnsi="Times"/>
              <w:color w:val="000000"/>
            </w:rPr>
            <w:delText xml:space="preserve"> </w:delText>
          </w:r>
        </w:del>
      </w:ins>
      <w:del w:id="1677" w:author="Bas Hofstra" w:date="2023-08-30T15:33:00Z">
        <w:r w:rsidR="00663DF1" w:rsidDel="003C3B69">
          <w:rPr>
            <w:rFonts w:ascii="Times" w:hAnsi="Times"/>
            <w:color w:val="000000"/>
          </w:rPr>
          <w:delText xml:space="preserve">correlates </w:delText>
        </w:r>
        <w:commentRangeStart w:id="1678"/>
        <w:r w:rsidR="00663DF1" w:rsidDel="003C3B69">
          <w:rPr>
            <w:rFonts w:ascii="Times" w:hAnsi="Times"/>
            <w:color w:val="000000"/>
          </w:rPr>
          <w:delText>highly (</w:delText>
        </w:r>
        <w:r w:rsidR="00663DF1" w:rsidDel="003C3B69">
          <w:rPr>
            <w:rFonts w:ascii="Times" w:hAnsi="Times"/>
            <w:i/>
            <w:color w:val="000000"/>
          </w:rPr>
          <w:delText>r</w:delText>
        </w:r>
        <w:r w:rsidR="00663DF1" w:rsidDel="003C3B69">
          <w:rPr>
            <w:rFonts w:ascii="Times" w:hAnsi="Times"/>
            <w:color w:val="000000"/>
          </w:rPr>
          <w:delText xml:space="preserve"> = .68</w:delText>
        </w:r>
        <w:r w:rsidR="00D029E9" w:rsidDel="003C3B69">
          <w:rPr>
            <w:rFonts w:ascii="Times" w:hAnsi="Times"/>
            <w:color w:val="000000"/>
          </w:rPr>
          <w:delText>0</w:delText>
        </w:r>
        <w:r w:rsidR="00663DF1" w:rsidDel="003C3B69">
          <w:rPr>
            <w:rFonts w:ascii="Times" w:hAnsi="Times"/>
            <w:color w:val="000000"/>
          </w:rPr>
          <w:delText xml:space="preserve">) </w:delText>
        </w:r>
        <w:commentRangeEnd w:id="1678"/>
        <w:r w:rsidR="000254BF" w:rsidDel="003C3B69">
          <w:rPr>
            <w:rStyle w:val="CommentReference"/>
            <w:rFonts w:eastAsiaTheme="minorHAnsi" w:cstheme="minorBidi"/>
            <w:lang w:eastAsia="nl-NL"/>
          </w:rPr>
          <w:commentReference w:id="1678"/>
        </w:r>
        <w:r w:rsidR="00663DF1" w:rsidDel="003C3B69">
          <w:rPr>
            <w:rFonts w:ascii="Times" w:hAnsi="Times"/>
            <w:color w:val="000000"/>
          </w:rPr>
          <w:delText xml:space="preserve">with neighborhood density, and housing value correlates </w:delText>
        </w:r>
        <w:commentRangeStart w:id="1679"/>
        <w:r w:rsidR="00663DF1" w:rsidDel="003C3B69">
          <w:rPr>
            <w:rFonts w:ascii="Times" w:hAnsi="Times"/>
            <w:color w:val="000000"/>
          </w:rPr>
          <w:delText xml:space="preserve">heavily </w:delText>
        </w:r>
        <w:commentRangeEnd w:id="1679"/>
        <w:r w:rsidR="000254BF" w:rsidDel="003C3B69">
          <w:rPr>
            <w:rStyle w:val="CommentReference"/>
            <w:rFonts w:eastAsiaTheme="minorHAnsi" w:cstheme="minorBidi"/>
            <w:lang w:eastAsia="nl-NL"/>
          </w:rPr>
          <w:commentReference w:id="1679"/>
        </w:r>
        <w:r w:rsidR="00663DF1" w:rsidDel="003C3B69">
          <w:rPr>
            <w:rFonts w:ascii="Times" w:hAnsi="Times"/>
            <w:color w:val="000000"/>
          </w:rPr>
          <w:delText>with the fraction of social benefit recipients (</w:delText>
        </w:r>
        <w:r w:rsidR="00663DF1" w:rsidDel="003C3B69">
          <w:rPr>
            <w:rFonts w:ascii="Times" w:hAnsi="Times"/>
            <w:i/>
            <w:color w:val="000000"/>
          </w:rPr>
          <w:delText xml:space="preserve">r </w:delText>
        </w:r>
        <w:r w:rsidR="00663DF1" w:rsidDel="003C3B69">
          <w:rPr>
            <w:rFonts w:ascii="Times" w:hAnsi="Times"/>
            <w:color w:val="000000"/>
          </w:rPr>
          <w:delText>= .</w:delText>
        </w:r>
        <w:r w:rsidR="00D029E9" w:rsidDel="003C3B69">
          <w:rPr>
            <w:rFonts w:ascii="Times" w:hAnsi="Times"/>
            <w:color w:val="000000"/>
          </w:rPr>
          <w:delText>600</w:delText>
        </w:r>
        <w:r w:rsidR="00663DF1" w:rsidDel="003C3B69">
          <w:rPr>
            <w:rFonts w:ascii="Times" w:hAnsi="Times"/>
            <w:color w:val="000000"/>
          </w:rPr>
          <w:delText xml:space="preserve">). </w:delText>
        </w:r>
        <w:commentRangeStart w:id="1680"/>
        <w:r w:rsidR="00663DF1" w:rsidDel="003C3B69">
          <w:rPr>
            <w:rFonts w:ascii="Times" w:hAnsi="Times"/>
            <w:color w:val="000000"/>
          </w:rPr>
          <w:delText>As such, we cannot analyze them in tandem</w:delText>
        </w:r>
        <w:commentRangeEnd w:id="1680"/>
        <w:r w:rsidR="000254BF" w:rsidDel="003C3B69">
          <w:rPr>
            <w:rStyle w:val="CommentReference"/>
            <w:rFonts w:eastAsiaTheme="minorHAnsi" w:cstheme="minorBidi"/>
            <w:lang w:eastAsia="nl-NL"/>
          </w:rPr>
          <w:commentReference w:id="1680"/>
        </w:r>
        <w:r w:rsidR="00663DF1" w:rsidDel="003C3B69">
          <w:rPr>
            <w:rFonts w:ascii="Times" w:hAnsi="Times"/>
            <w:color w:val="000000"/>
          </w:rPr>
          <w:delText>. In this paper, w</w:delText>
        </w:r>
        <w:r w:rsidR="007A7A95" w:rsidDel="003C3B69">
          <w:rPr>
            <w:rFonts w:ascii="Times" w:hAnsi="Times"/>
            <w:color w:val="000000"/>
          </w:rPr>
          <w:delText xml:space="preserve">e </w:delText>
        </w:r>
        <w:r w:rsidR="00663DF1" w:rsidDel="003C3B69">
          <w:rPr>
            <w:rFonts w:ascii="Times" w:hAnsi="Times"/>
            <w:color w:val="000000"/>
          </w:rPr>
          <w:delText xml:space="preserve">analyze </w:delText>
        </w:r>
      </w:del>
      <w:r w:rsidR="004A0371">
        <w:rPr>
          <w:rFonts w:ascii="Times" w:hAnsi="Times"/>
          <w:color w:val="000000"/>
        </w:rPr>
        <w:t>respondents’</w:t>
      </w:r>
      <w:r w:rsidR="007A7A95">
        <w:rPr>
          <w:rFonts w:ascii="Times" w:hAnsi="Times"/>
          <w:color w:val="000000"/>
        </w:rPr>
        <w:t xml:space="preserve"> </w:t>
      </w:r>
      <w:commentRangeStart w:id="1681"/>
      <w:commentRangeStart w:id="1682"/>
      <w:r w:rsidR="007A7A95" w:rsidRPr="00213230">
        <w:rPr>
          <w:rFonts w:ascii="Times" w:hAnsi="Times"/>
          <w:smallCaps/>
          <w:color w:val="000000"/>
        </w:rPr>
        <w:t>neighborhood density</w:t>
      </w:r>
      <w:r w:rsidR="007A7A95">
        <w:rPr>
          <w:rFonts w:ascii="Times" w:hAnsi="Times"/>
          <w:color w:val="000000"/>
        </w:rPr>
        <w:t xml:space="preserve"> divided by 1</w:t>
      </w:r>
      <w:r w:rsidR="00663DF1">
        <w:rPr>
          <w:rFonts w:ascii="Times" w:hAnsi="Times"/>
          <w:color w:val="000000"/>
        </w:rPr>
        <w:t>,000</w:t>
      </w:r>
      <w:r w:rsidR="007A7A95">
        <w:rPr>
          <w:rFonts w:ascii="Times" w:hAnsi="Times"/>
          <w:color w:val="000000"/>
        </w:rPr>
        <w:t xml:space="preserve"> </w:t>
      </w:r>
      <w:r w:rsidR="004A0371">
        <w:rPr>
          <w:rFonts w:ascii="Times" w:hAnsi="Times"/>
          <w:color w:val="000000"/>
        </w:rPr>
        <w:t>and</w:t>
      </w:r>
      <w:r w:rsidR="00F76051">
        <w:rPr>
          <w:rFonts w:ascii="Times" w:hAnsi="Times"/>
          <w:color w:val="000000"/>
        </w:rPr>
        <w:t xml:space="preserve"> </w:t>
      </w:r>
      <w:r w:rsidR="00213230" w:rsidRPr="00213230">
        <w:rPr>
          <w:rFonts w:ascii="Times" w:hAnsi="Times"/>
          <w:smallCaps/>
          <w:color w:val="000000"/>
        </w:rPr>
        <w:t>mean</w:t>
      </w:r>
      <w:r w:rsidR="000D2343">
        <w:rPr>
          <w:rFonts w:ascii="Times" w:hAnsi="Times"/>
          <w:smallCaps/>
          <w:color w:val="000000"/>
        </w:rPr>
        <w:t xml:space="preserve"> neighborhood</w:t>
      </w:r>
      <w:r w:rsidR="004A0371" w:rsidRPr="00213230">
        <w:rPr>
          <w:rFonts w:ascii="Times" w:hAnsi="Times"/>
          <w:smallCaps/>
          <w:color w:val="000000"/>
        </w:rPr>
        <w:t xml:space="preserve"> house </w:t>
      </w:r>
      <w:r w:rsidR="00F76051" w:rsidRPr="00213230">
        <w:rPr>
          <w:rFonts w:ascii="Times" w:hAnsi="Times"/>
          <w:smallCaps/>
          <w:color w:val="000000"/>
        </w:rPr>
        <w:t>values</w:t>
      </w:r>
      <w:r w:rsidR="00F76051">
        <w:rPr>
          <w:rFonts w:ascii="Times" w:hAnsi="Times"/>
          <w:color w:val="000000"/>
        </w:rPr>
        <w:t xml:space="preserve"> based on tax records </w:t>
      </w:r>
      <w:r w:rsidR="004A0371">
        <w:rPr>
          <w:rFonts w:ascii="Times" w:hAnsi="Times"/>
          <w:color w:val="000000"/>
        </w:rPr>
        <w:t>divided by 100</w:t>
      </w:r>
      <w:r w:rsidR="00663DF1">
        <w:rPr>
          <w:rFonts w:ascii="Times" w:hAnsi="Times"/>
          <w:color w:val="000000"/>
        </w:rPr>
        <w:t>,000</w:t>
      </w:r>
      <w:r w:rsidR="004A0371">
        <w:rPr>
          <w:rFonts w:ascii="Times" w:hAnsi="Times"/>
          <w:color w:val="000000"/>
        </w:rPr>
        <w:t xml:space="preserve"> (Dutch “WOZ-</w:t>
      </w:r>
      <w:proofErr w:type="spellStart"/>
      <w:r w:rsidR="004A0371">
        <w:rPr>
          <w:rFonts w:ascii="Times" w:hAnsi="Times"/>
          <w:color w:val="000000"/>
        </w:rPr>
        <w:t>waarde</w:t>
      </w:r>
      <w:proofErr w:type="spellEnd"/>
      <w:r w:rsidR="004A0371">
        <w:rPr>
          <w:rFonts w:ascii="Times" w:hAnsi="Times"/>
          <w:color w:val="000000"/>
        </w:rPr>
        <w:t>”).</w:t>
      </w:r>
      <w:r w:rsidR="003470FF">
        <w:rPr>
          <w:rFonts w:ascii="Times" w:hAnsi="Times"/>
          <w:color w:val="000000"/>
        </w:rPr>
        <w:t xml:space="preserve"> </w:t>
      </w:r>
      <w:commentRangeEnd w:id="1681"/>
      <w:r w:rsidR="000254BF">
        <w:rPr>
          <w:rStyle w:val="CommentReference"/>
          <w:rFonts w:eastAsiaTheme="minorHAnsi" w:cstheme="minorBidi"/>
          <w:lang w:eastAsia="nl-NL"/>
        </w:rPr>
        <w:commentReference w:id="1681"/>
      </w:r>
      <w:commentRangeEnd w:id="1682"/>
      <w:r w:rsidR="00757585">
        <w:rPr>
          <w:rStyle w:val="CommentReference"/>
          <w:rFonts w:eastAsiaTheme="minorHAnsi" w:cstheme="minorBidi"/>
          <w:lang w:eastAsia="nl-NL"/>
        </w:rPr>
        <w:commentReference w:id="1682"/>
      </w:r>
    </w:p>
    <w:p w14:paraId="501A1D13" w14:textId="77777777" w:rsidR="005D069E" w:rsidRDefault="005D069E">
      <w:pPr>
        <w:spacing w:line="360" w:lineRule="auto"/>
        <w:jc w:val="both"/>
        <w:rPr>
          <w:rFonts w:ascii="Times" w:hAnsi="Times"/>
          <w:color w:val="000000"/>
        </w:rPr>
        <w:pPrChange w:id="1683" w:author="Bas Hofstra" w:date="2023-07-25T15:34:00Z">
          <w:pPr>
            <w:spacing w:line="276" w:lineRule="auto"/>
            <w:jc w:val="both"/>
          </w:pPr>
        </w:pPrChange>
      </w:pPr>
    </w:p>
    <w:p w14:paraId="3007A1A1" w14:textId="73204C4E" w:rsidR="00A5404A" w:rsidRPr="00A5404A" w:rsidRDefault="00DA4898">
      <w:pPr>
        <w:spacing w:line="360" w:lineRule="auto"/>
        <w:jc w:val="both"/>
        <w:rPr>
          <w:rFonts w:ascii="Times" w:hAnsi="Times"/>
          <w:b/>
          <w:color w:val="000000"/>
        </w:rPr>
        <w:pPrChange w:id="1684" w:author="Bas Hofstra" w:date="2023-07-25T15:34:00Z">
          <w:pPr>
            <w:spacing w:line="276" w:lineRule="auto"/>
            <w:jc w:val="both"/>
          </w:pPr>
        </w:pPrChange>
      </w:pPr>
      <w:r>
        <w:rPr>
          <w:rFonts w:ascii="Times" w:hAnsi="Times"/>
          <w:b/>
          <w:color w:val="000000"/>
        </w:rPr>
        <w:t>Handling of m</w:t>
      </w:r>
      <w:r w:rsidR="00A5404A" w:rsidRPr="00A5404A">
        <w:rPr>
          <w:rFonts w:ascii="Times" w:hAnsi="Times"/>
          <w:b/>
          <w:color w:val="000000"/>
        </w:rPr>
        <w:t xml:space="preserve">issing </w:t>
      </w:r>
      <w:r w:rsidR="00B0659A">
        <w:rPr>
          <w:rFonts w:ascii="Times" w:hAnsi="Times"/>
          <w:b/>
          <w:color w:val="000000"/>
        </w:rPr>
        <w:t>values</w:t>
      </w:r>
    </w:p>
    <w:p w14:paraId="6A5A32CB" w14:textId="45605632" w:rsidR="00DE648B" w:rsidRDefault="00B0659A">
      <w:pPr>
        <w:spacing w:line="360" w:lineRule="auto"/>
        <w:jc w:val="both"/>
        <w:rPr>
          <w:rFonts w:ascii="Times" w:hAnsi="Times"/>
          <w:color w:val="000000"/>
        </w:rPr>
        <w:pPrChange w:id="1685" w:author="Bas Hofstra" w:date="2023-07-25T15:34:00Z">
          <w:pPr>
            <w:spacing w:line="276" w:lineRule="auto"/>
            <w:jc w:val="both"/>
          </w:pPr>
        </w:pPrChange>
      </w:pPr>
      <w:r>
        <w:rPr>
          <w:rFonts w:ascii="Times" w:hAnsi="Times"/>
          <w:color w:val="000000"/>
        </w:rPr>
        <w:t xml:space="preserve">Within the estimated network size set of </w:t>
      </w:r>
      <w:r w:rsidR="00656682">
        <w:rPr>
          <w:rFonts w:ascii="Times" w:hAnsi="Times"/>
          <w:color w:val="000000"/>
        </w:rPr>
        <w:t xml:space="preserve">N = </w:t>
      </w:r>
      <w:r>
        <w:rPr>
          <w:rFonts w:ascii="Times" w:hAnsi="Times"/>
          <w:color w:val="000000"/>
        </w:rPr>
        <w:t>1</w:t>
      </w:r>
      <w:r w:rsidR="00656682">
        <w:rPr>
          <w:rFonts w:ascii="Times" w:hAnsi="Times"/>
          <w:color w:val="000000"/>
        </w:rPr>
        <w:t>,</w:t>
      </w:r>
      <w:r>
        <w:rPr>
          <w:rFonts w:ascii="Times" w:hAnsi="Times"/>
          <w:color w:val="000000"/>
        </w:rPr>
        <w:t>263</w:t>
      </w:r>
      <w:r w:rsidR="00656682">
        <w:rPr>
          <w:rFonts w:ascii="Times" w:hAnsi="Times"/>
          <w:color w:val="000000"/>
        </w:rPr>
        <w:t xml:space="preserve"> respondents</w:t>
      </w:r>
      <w:r>
        <w:rPr>
          <w:rFonts w:ascii="Times" w:hAnsi="Times"/>
          <w:color w:val="000000"/>
        </w:rPr>
        <w:t>, biological sex, age</w:t>
      </w:r>
      <w:r w:rsidR="00656682">
        <w:rPr>
          <w:rFonts w:ascii="Times" w:hAnsi="Times"/>
          <w:color w:val="000000"/>
        </w:rPr>
        <w:t>/10</w:t>
      </w:r>
      <w:r>
        <w:rPr>
          <w:rFonts w:ascii="Times" w:hAnsi="Times"/>
          <w:color w:val="000000"/>
        </w:rPr>
        <w:t>, and education</w:t>
      </w:r>
      <w:r w:rsidR="00656682">
        <w:rPr>
          <w:rFonts w:ascii="Times" w:hAnsi="Times"/>
          <w:color w:val="000000"/>
        </w:rPr>
        <w:t>al level</w:t>
      </w:r>
      <w:r>
        <w:rPr>
          <w:rFonts w:ascii="Times" w:hAnsi="Times"/>
          <w:color w:val="000000"/>
        </w:rPr>
        <w:t xml:space="preserve"> do not contain any missing values. The birth country of respondents’ fathers and mothers contain six and four missing values, respectively. The four missing values of mothers’ birth countries are </w:t>
      </w:r>
      <w:r w:rsidR="004C74BD">
        <w:rPr>
          <w:rFonts w:ascii="Times" w:hAnsi="Times"/>
          <w:color w:val="000000"/>
        </w:rPr>
        <w:t xml:space="preserve">entirely </w:t>
      </w:r>
      <w:r>
        <w:rPr>
          <w:rFonts w:ascii="Times" w:hAnsi="Times"/>
          <w:color w:val="000000"/>
        </w:rPr>
        <w:t xml:space="preserve">contained in fathers’ birth countries, </w:t>
      </w:r>
      <w:r w:rsidR="00656682">
        <w:rPr>
          <w:rFonts w:ascii="Times" w:hAnsi="Times"/>
          <w:color w:val="000000"/>
        </w:rPr>
        <w:t xml:space="preserve">thus resulting in </w:t>
      </w:r>
      <w:r>
        <w:rPr>
          <w:rFonts w:ascii="Times" w:hAnsi="Times"/>
          <w:color w:val="000000"/>
        </w:rPr>
        <w:t>four missing values on migration background</w:t>
      </w:r>
      <w:r w:rsidR="004C74BD">
        <w:rPr>
          <w:rFonts w:ascii="Times" w:hAnsi="Times"/>
          <w:color w:val="000000"/>
        </w:rPr>
        <w:t xml:space="preserve"> – i.e., if one of the parents has a </w:t>
      </w:r>
      <w:proofErr w:type="spellStart"/>
      <w:r w:rsidR="004C74BD">
        <w:rPr>
          <w:rFonts w:ascii="Times" w:hAnsi="Times"/>
          <w:color w:val="000000"/>
        </w:rPr>
        <w:t>nonmissing</w:t>
      </w:r>
      <w:proofErr w:type="spellEnd"/>
      <w:r w:rsidR="004C74BD">
        <w:rPr>
          <w:rFonts w:ascii="Times" w:hAnsi="Times"/>
          <w:color w:val="000000"/>
        </w:rPr>
        <w:t xml:space="preserve"> birth country, we label a migration background according to that parent</w:t>
      </w:r>
      <w:r>
        <w:rPr>
          <w:rFonts w:ascii="Times" w:hAnsi="Times"/>
          <w:color w:val="000000"/>
        </w:rPr>
        <w:t>.</w:t>
      </w:r>
      <w:r w:rsidR="004301FE">
        <w:rPr>
          <w:rFonts w:ascii="Times" w:hAnsi="Times"/>
          <w:color w:val="000000"/>
        </w:rPr>
        <w:t xml:space="preserve"> Current employment situation and household size have two and one missing values, respectively. Income and political left/right have 37 and 135 missing values, though these are binned into the “Other” category as</w:t>
      </w:r>
      <w:r w:rsidR="00B8435D">
        <w:rPr>
          <w:rFonts w:ascii="Times" w:hAnsi="Times"/>
          <w:color w:val="000000"/>
        </w:rPr>
        <w:t xml:space="preserve"> we</w:t>
      </w:r>
      <w:r w:rsidR="004301FE">
        <w:rPr>
          <w:rFonts w:ascii="Times" w:hAnsi="Times"/>
          <w:color w:val="000000"/>
        </w:rPr>
        <w:t xml:space="preserve"> describe</w:t>
      </w:r>
      <w:r w:rsidR="00B8435D">
        <w:rPr>
          <w:rFonts w:ascii="Times" w:hAnsi="Times"/>
          <w:color w:val="000000"/>
        </w:rPr>
        <w:t xml:space="preserve"> </w:t>
      </w:r>
      <w:r w:rsidR="004301FE">
        <w:rPr>
          <w:rFonts w:ascii="Times" w:hAnsi="Times"/>
          <w:color w:val="000000"/>
        </w:rPr>
        <w:t>above.</w:t>
      </w:r>
      <w:r>
        <w:rPr>
          <w:rFonts w:ascii="Times" w:hAnsi="Times"/>
          <w:color w:val="000000"/>
        </w:rPr>
        <w:t xml:space="preserve"> Matching neighborhood information</w:t>
      </w:r>
      <w:r w:rsidR="004C74BD">
        <w:rPr>
          <w:rFonts w:ascii="Times" w:hAnsi="Times"/>
          <w:color w:val="000000"/>
        </w:rPr>
        <w:t xml:space="preserve"> from Statistics Netherlands</w:t>
      </w:r>
      <w:r>
        <w:rPr>
          <w:rFonts w:ascii="Times" w:hAnsi="Times"/>
          <w:color w:val="000000"/>
        </w:rPr>
        <w:t xml:space="preserve"> to respondents’ </w:t>
      </w:r>
      <w:proofErr w:type="spellStart"/>
      <w:r>
        <w:rPr>
          <w:rFonts w:ascii="Times" w:hAnsi="Times"/>
          <w:color w:val="000000"/>
        </w:rPr>
        <w:t>zipcodes</w:t>
      </w:r>
      <w:proofErr w:type="spellEnd"/>
      <w:r>
        <w:rPr>
          <w:rFonts w:ascii="Times" w:hAnsi="Times"/>
          <w:color w:val="000000"/>
        </w:rPr>
        <w:t xml:space="preserve"> results in eight </w:t>
      </w:r>
      <w:proofErr w:type="spellStart"/>
      <w:r>
        <w:rPr>
          <w:rFonts w:ascii="Times" w:hAnsi="Times"/>
          <w:color w:val="000000"/>
        </w:rPr>
        <w:t>missing</w:t>
      </w:r>
      <w:r w:rsidR="00656682">
        <w:rPr>
          <w:rFonts w:ascii="Times" w:hAnsi="Times"/>
          <w:color w:val="000000"/>
        </w:rPr>
        <w:t>s</w:t>
      </w:r>
      <w:proofErr w:type="spellEnd"/>
      <w:r>
        <w:rPr>
          <w:rFonts w:ascii="Times" w:hAnsi="Times"/>
          <w:color w:val="000000"/>
        </w:rPr>
        <w:t xml:space="preserve"> on house tax values and four missing values on population density (</w:t>
      </w:r>
      <w:r w:rsidR="00656682">
        <w:rPr>
          <w:rFonts w:ascii="Times" w:hAnsi="Times"/>
          <w:color w:val="000000"/>
        </w:rPr>
        <w:t xml:space="preserve">these four are </w:t>
      </w:r>
      <w:r>
        <w:rPr>
          <w:rFonts w:ascii="Times" w:hAnsi="Times"/>
          <w:color w:val="000000"/>
        </w:rPr>
        <w:t xml:space="preserve">entirely contained within the eight missing values of house tax value). </w:t>
      </w:r>
      <w:r w:rsidR="00656682">
        <w:rPr>
          <w:rFonts w:ascii="Times" w:hAnsi="Times"/>
          <w:color w:val="000000"/>
        </w:rPr>
        <w:t>By d</w:t>
      </w:r>
      <w:r>
        <w:rPr>
          <w:rFonts w:ascii="Times" w:hAnsi="Times"/>
          <w:color w:val="000000"/>
        </w:rPr>
        <w:t xml:space="preserve">eleting </w:t>
      </w:r>
      <w:r w:rsidR="004301FE">
        <w:rPr>
          <w:rFonts w:ascii="Times" w:hAnsi="Times"/>
          <w:color w:val="000000"/>
        </w:rPr>
        <w:t xml:space="preserve">missing </w:t>
      </w:r>
      <w:r>
        <w:rPr>
          <w:rFonts w:ascii="Times" w:hAnsi="Times"/>
          <w:color w:val="000000"/>
        </w:rPr>
        <w:t>values listwise</w:t>
      </w:r>
      <w:r w:rsidR="00656682">
        <w:rPr>
          <w:rFonts w:ascii="Times" w:hAnsi="Times"/>
          <w:color w:val="000000"/>
        </w:rPr>
        <w:t xml:space="preserve"> we have an</w:t>
      </w:r>
      <w:r>
        <w:rPr>
          <w:rFonts w:ascii="Times" w:hAnsi="Times"/>
          <w:color w:val="000000"/>
        </w:rPr>
        <w:t xml:space="preserve"> effective sample of N = 1,2</w:t>
      </w:r>
      <w:r w:rsidR="004301FE">
        <w:rPr>
          <w:rFonts w:ascii="Times" w:hAnsi="Times"/>
          <w:color w:val="000000"/>
        </w:rPr>
        <w:t>49</w:t>
      </w:r>
      <w:r w:rsidR="00656682">
        <w:rPr>
          <w:rFonts w:ascii="Times" w:hAnsi="Times"/>
          <w:color w:val="000000"/>
        </w:rPr>
        <w:t xml:space="preserve"> respondents</w:t>
      </w:r>
      <w:r w:rsidR="004C74BD">
        <w:rPr>
          <w:rFonts w:ascii="Times" w:hAnsi="Times"/>
          <w:color w:val="000000"/>
        </w:rPr>
        <w:t>, or</w:t>
      </w:r>
      <w:r w:rsidR="00A25A65">
        <w:rPr>
          <w:rFonts w:ascii="Times" w:hAnsi="Times"/>
          <w:color w:val="000000"/>
        </w:rPr>
        <w:t xml:space="preserve"> 1</w:t>
      </w:r>
      <w:r w:rsidR="004301FE">
        <w:rPr>
          <w:rFonts w:ascii="Times" w:hAnsi="Times"/>
          <w:color w:val="000000"/>
        </w:rPr>
        <w:t>.1</w:t>
      </w:r>
      <w:r w:rsidR="00A25A65">
        <w:rPr>
          <w:rFonts w:ascii="Times" w:hAnsi="Times"/>
          <w:color w:val="000000"/>
        </w:rPr>
        <w:t xml:space="preserve"> percent missing data in our independent variables</w:t>
      </w:r>
      <w:r>
        <w:rPr>
          <w:rFonts w:ascii="Times" w:hAnsi="Times"/>
          <w:color w:val="000000"/>
        </w:rPr>
        <w:t>.</w:t>
      </w:r>
      <w:r w:rsidR="00CA5736">
        <w:rPr>
          <w:rFonts w:ascii="Times" w:hAnsi="Times"/>
          <w:color w:val="000000"/>
        </w:rPr>
        <w:t xml:space="preserve"> </w:t>
      </w:r>
      <w:r w:rsidR="00F4637C">
        <w:rPr>
          <w:rFonts w:ascii="Times" w:hAnsi="Times"/>
          <w:color w:val="000000"/>
        </w:rPr>
        <w:t xml:space="preserve">Table </w:t>
      </w:r>
      <w:ins w:id="1686" w:author="Bas Hofstra" w:date="2023-08-30T17:05:00Z">
        <w:r w:rsidR="00C3030E" w:rsidRPr="00CA6570">
          <w:rPr>
            <w:rFonts w:ascii="Times" w:hAnsi="Times"/>
            <w:color w:val="000000"/>
            <w:highlight w:val="red"/>
            <w:rPrChange w:id="1687" w:author="Bas Hofstra" w:date="2023-08-30T17:06:00Z">
              <w:rPr>
                <w:rFonts w:ascii="Times" w:hAnsi="Times"/>
                <w:color w:val="000000"/>
                <w:highlight w:val="yellow"/>
              </w:rPr>
            </w:rPrChange>
          </w:rPr>
          <w:t>1</w:t>
        </w:r>
      </w:ins>
      <w:del w:id="1688" w:author="Bas Hofstra" w:date="2023-08-30T17:05:00Z">
        <w:r w:rsidR="00F4637C" w:rsidRPr="0083495F" w:rsidDel="00C3030E">
          <w:rPr>
            <w:rFonts w:ascii="Times" w:hAnsi="Times"/>
            <w:color w:val="000000"/>
            <w:highlight w:val="yellow"/>
          </w:rPr>
          <w:delText>X</w:delText>
        </w:r>
      </w:del>
      <w:r w:rsidR="00684C5F">
        <w:rPr>
          <w:rFonts w:ascii="Times" w:hAnsi="Times"/>
          <w:color w:val="000000"/>
        </w:rPr>
        <w:t xml:space="preserve"> </w:t>
      </w:r>
      <w:r w:rsidR="00CA5736">
        <w:rPr>
          <w:rFonts w:ascii="Times" w:hAnsi="Times"/>
          <w:color w:val="000000"/>
        </w:rPr>
        <w:t>depict</w:t>
      </w:r>
      <w:r w:rsidR="00F4637C">
        <w:rPr>
          <w:rFonts w:ascii="Times" w:hAnsi="Times"/>
          <w:color w:val="000000"/>
        </w:rPr>
        <w:t>s</w:t>
      </w:r>
      <w:r w:rsidR="00CA5736">
        <w:rPr>
          <w:rFonts w:ascii="Times" w:hAnsi="Times"/>
          <w:color w:val="000000"/>
        </w:rPr>
        <w:t xml:space="preserve"> the descriptive statistics of our independent variables</w:t>
      </w:r>
      <w:r w:rsidR="00684C5F">
        <w:rPr>
          <w:rFonts w:ascii="Times" w:hAnsi="Times"/>
          <w:color w:val="000000"/>
        </w:rPr>
        <w:t xml:space="preserve"> </w:t>
      </w:r>
      <w:r w:rsidR="00F4637C">
        <w:rPr>
          <w:rFonts w:ascii="Times" w:hAnsi="Times"/>
          <w:color w:val="000000"/>
        </w:rPr>
        <w:t xml:space="preserve">and Table </w:t>
      </w:r>
      <w:ins w:id="1689" w:author="Bas Hofstra" w:date="2023-08-30T17:05:00Z">
        <w:r w:rsidR="00C3030E" w:rsidRPr="00CA6570">
          <w:rPr>
            <w:rFonts w:ascii="Times" w:hAnsi="Times"/>
            <w:color w:val="000000"/>
            <w:highlight w:val="red"/>
            <w:rPrChange w:id="1690" w:author="Bas Hofstra" w:date="2023-08-30T17:06:00Z">
              <w:rPr>
                <w:rFonts w:ascii="Times" w:hAnsi="Times"/>
                <w:color w:val="000000"/>
                <w:highlight w:val="yellow"/>
              </w:rPr>
            </w:rPrChange>
          </w:rPr>
          <w:t>2</w:t>
        </w:r>
      </w:ins>
      <w:del w:id="1691" w:author="Bas Hofstra" w:date="2023-08-30T17:05:00Z">
        <w:r w:rsidR="00F4637C" w:rsidRPr="0083495F" w:rsidDel="00C3030E">
          <w:rPr>
            <w:rFonts w:ascii="Times" w:hAnsi="Times"/>
            <w:color w:val="000000"/>
            <w:highlight w:val="yellow"/>
          </w:rPr>
          <w:delText>X</w:delText>
        </w:r>
      </w:del>
      <w:r w:rsidR="00F4637C">
        <w:rPr>
          <w:rFonts w:ascii="Times" w:hAnsi="Times"/>
          <w:color w:val="000000"/>
        </w:rPr>
        <w:t xml:space="preserve"> shows </w:t>
      </w:r>
      <w:r w:rsidR="00C63AA2">
        <w:rPr>
          <w:rFonts w:ascii="Times" w:hAnsi="Times"/>
          <w:color w:val="000000"/>
        </w:rPr>
        <w:t xml:space="preserve">the </w:t>
      </w:r>
      <w:r w:rsidR="00684C5F">
        <w:rPr>
          <w:rFonts w:ascii="Times" w:hAnsi="Times"/>
          <w:color w:val="000000"/>
        </w:rPr>
        <w:t>correlations</w:t>
      </w:r>
      <w:r w:rsidR="00C63AA2">
        <w:rPr>
          <w:rFonts w:ascii="Times" w:hAnsi="Times"/>
          <w:color w:val="000000"/>
        </w:rPr>
        <w:t xml:space="preserve"> between the binary</w:t>
      </w:r>
      <w:ins w:id="1692" w:author="Bas Hofstra" w:date="2023-08-30T17:05:00Z">
        <w:r w:rsidR="00C3030E">
          <w:rPr>
            <w:rFonts w:ascii="Times" w:hAnsi="Times"/>
            <w:color w:val="000000"/>
          </w:rPr>
          <w:t>, ordinal,</w:t>
        </w:r>
        <w:r w:rsidR="00CA6570">
          <w:rPr>
            <w:rFonts w:ascii="Times" w:hAnsi="Times"/>
            <w:color w:val="000000"/>
          </w:rPr>
          <w:t xml:space="preserve"> and</w:t>
        </w:r>
        <w:r w:rsidR="00C3030E">
          <w:rPr>
            <w:rFonts w:ascii="Times" w:hAnsi="Times"/>
            <w:color w:val="000000"/>
          </w:rPr>
          <w:t xml:space="preserve"> </w:t>
        </w:r>
      </w:ins>
      <w:del w:id="1693" w:author="Bas Hofstra" w:date="2023-08-30T17:05:00Z">
        <w:r w:rsidR="00C63AA2" w:rsidDel="00C3030E">
          <w:rPr>
            <w:rFonts w:ascii="Times" w:hAnsi="Times"/>
            <w:color w:val="000000"/>
          </w:rPr>
          <w:delText xml:space="preserve"> or </w:delText>
        </w:r>
      </w:del>
      <w:r w:rsidR="00C63AA2">
        <w:rPr>
          <w:rFonts w:ascii="Times" w:hAnsi="Times"/>
          <w:color w:val="000000"/>
        </w:rPr>
        <w:t>continuous variables.</w:t>
      </w:r>
    </w:p>
    <w:p w14:paraId="03E090DD" w14:textId="7DD9A607" w:rsidR="002E3185" w:rsidRDefault="002E3185">
      <w:pPr>
        <w:spacing w:line="360" w:lineRule="auto"/>
        <w:jc w:val="both"/>
        <w:rPr>
          <w:ins w:id="1694" w:author="Bas Hofstra" w:date="2023-08-30T16:17:00Z"/>
          <w:rFonts w:ascii="Times" w:hAnsi="Times"/>
          <w:color w:val="000000"/>
        </w:rPr>
      </w:pPr>
    </w:p>
    <w:p w14:paraId="21C34E76" w14:textId="5CA5B857" w:rsidR="00F604D1" w:rsidRDefault="00F604D1">
      <w:pPr>
        <w:spacing w:line="360" w:lineRule="auto"/>
        <w:jc w:val="both"/>
        <w:rPr>
          <w:ins w:id="1695" w:author="Bas Hofstra" w:date="2023-08-30T16:17:00Z"/>
          <w:rFonts w:ascii="Times" w:hAnsi="Times"/>
          <w:color w:val="000000"/>
        </w:rPr>
      </w:pPr>
    </w:p>
    <w:p w14:paraId="5C9DD9A4" w14:textId="2EB341F8" w:rsidR="00F604D1" w:rsidRDefault="00F604D1">
      <w:pPr>
        <w:spacing w:line="360" w:lineRule="auto"/>
        <w:jc w:val="both"/>
        <w:rPr>
          <w:ins w:id="1696" w:author="Bas Hofstra" w:date="2023-08-30T16:17:00Z"/>
          <w:rFonts w:ascii="Times" w:hAnsi="Times"/>
          <w:color w:val="000000"/>
        </w:rPr>
      </w:pPr>
    </w:p>
    <w:p w14:paraId="2DF69552" w14:textId="67CB368A" w:rsidR="00F604D1" w:rsidRDefault="00F604D1">
      <w:pPr>
        <w:spacing w:line="360" w:lineRule="auto"/>
        <w:jc w:val="both"/>
        <w:rPr>
          <w:ins w:id="1697" w:author="Bas Hofstra" w:date="2023-08-30T16:17:00Z"/>
          <w:rFonts w:ascii="Times" w:hAnsi="Times"/>
          <w:color w:val="000000"/>
        </w:rPr>
      </w:pPr>
    </w:p>
    <w:p w14:paraId="79F83E78" w14:textId="438188D7" w:rsidR="00F604D1" w:rsidRDefault="00F604D1">
      <w:pPr>
        <w:spacing w:line="360" w:lineRule="auto"/>
        <w:jc w:val="both"/>
        <w:rPr>
          <w:ins w:id="1698" w:author="Bas Hofstra" w:date="2023-08-30T16:17:00Z"/>
          <w:rFonts w:ascii="Times" w:hAnsi="Times"/>
          <w:color w:val="000000"/>
        </w:rPr>
      </w:pPr>
    </w:p>
    <w:p w14:paraId="5B6B74B3" w14:textId="4468D3A4" w:rsidR="00F604D1" w:rsidRDefault="00F604D1">
      <w:pPr>
        <w:spacing w:line="360" w:lineRule="auto"/>
        <w:jc w:val="both"/>
        <w:rPr>
          <w:ins w:id="1699" w:author="Bas Hofstra" w:date="2023-08-30T16:17:00Z"/>
          <w:rFonts w:ascii="Times" w:hAnsi="Times"/>
          <w:color w:val="000000"/>
        </w:rPr>
      </w:pPr>
    </w:p>
    <w:p w14:paraId="048C018A" w14:textId="0A23BF23" w:rsidR="00F604D1" w:rsidRDefault="00F604D1">
      <w:pPr>
        <w:spacing w:line="360" w:lineRule="auto"/>
        <w:jc w:val="both"/>
        <w:rPr>
          <w:ins w:id="1700" w:author="Bas Hofstra" w:date="2023-08-30T16:17:00Z"/>
          <w:rFonts w:ascii="Times" w:hAnsi="Times"/>
          <w:color w:val="000000"/>
        </w:rPr>
      </w:pPr>
    </w:p>
    <w:p w14:paraId="18685771" w14:textId="77777777" w:rsidR="00F604D1" w:rsidRPr="002E3185" w:rsidRDefault="00F604D1">
      <w:pPr>
        <w:spacing w:line="360" w:lineRule="auto"/>
        <w:jc w:val="both"/>
        <w:rPr>
          <w:rFonts w:ascii="Times" w:hAnsi="Times"/>
          <w:color w:val="000000"/>
        </w:rPr>
        <w:pPrChange w:id="1701" w:author="Bas Hofstra" w:date="2023-07-25T15:34:00Z">
          <w:pPr>
            <w:spacing w:line="276" w:lineRule="auto"/>
            <w:jc w:val="both"/>
          </w:pPr>
        </w:pPrChange>
      </w:pPr>
    </w:p>
    <w:p w14:paraId="0F589E77" w14:textId="0E967E62" w:rsidR="00E74DFC" w:rsidRPr="00485DA1" w:rsidRDefault="00E74DFC">
      <w:pPr>
        <w:spacing w:line="360" w:lineRule="auto"/>
        <w:jc w:val="both"/>
        <w:rPr>
          <w:rFonts w:ascii="Times" w:hAnsi="Times"/>
          <w:color w:val="000000"/>
        </w:rPr>
        <w:pPrChange w:id="1702" w:author="Bas Hofstra" w:date="2023-07-25T15:34:00Z">
          <w:pPr>
            <w:spacing w:line="276" w:lineRule="auto"/>
            <w:jc w:val="both"/>
          </w:pPr>
        </w:pPrChange>
      </w:pPr>
    </w:p>
    <w:tbl>
      <w:tblPr>
        <w:tblpPr w:leftFromText="180" w:rightFromText="180" w:vertAnchor="text" w:tblpY="1"/>
        <w:tblOverlap w:val="never"/>
        <w:tblW w:w="0" w:type="auto"/>
        <w:tblLayout w:type="fixed"/>
        <w:tblLook w:val="04A0" w:firstRow="1" w:lastRow="0" w:firstColumn="1" w:lastColumn="0" w:noHBand="0" w:noVBand="1"/>
        <w:tblPrChange w:id="1703" w:author="Bas Hofstra" w:date="2023-08-30T16:55:00Z">
          <w:tblPr>
            <w:tblpPr w:leftFromText="180" w:rightFromText="180" w:vertAnchor="text" w:tblpY="1"/>
            <w:tblOverlap w:val="never"/>
            <w:tblW w:w="9103" w:type="dxa"/>
            <w:tblLayout w:type="fixed"/>
            <w:tblLook w:val="04A0" w:firstRow="1" w:lastRow="0" w:firstColumn="1" w:lastColumn="0" w:noHBand="0" w:noVBand="1"/>
          </w:tblPr>
        </w:tblPrChange>
      </w:tblPr>
      <w:tblGrid>
        <w:gridCol w:w="2006"/>
        <w:gridCol w:w="246"/>
        <w:gridCol w:w="896"/>
        <w:gridCol w:w="224"/>
        <w:gridCol w:w="1401"/>
        <w:gridCol w:w="243"/>
        <w:gridCol w:w="699"/>
        <w:gridCol w:w="346"/>
        <w:gridCol w:w="1183"/>
        <w:gridCol w:w="47"/>
        <w:gridCol w:w="661"/>
        <w:gridCol w:w="320"/>
        <w:gridCol w:w="94"/>
        <w:gridCol w:w="933"/>
        <w:tblGridChange w:id="1704">
          <w:tblGrid>
            <w:gridCol w:w="2006"/>
            <w:gridCol w:w="246"/>
            <w:gridCol w:w="896"/>
            <w:gridCol w:w="224"/>
            <w:gridCol w:w="1401"/>
            <w:gridCol w:w="746"/>
            <w:gridCol w:w="299"/>
            <w:gridCol w:w="1230"/>
            <w:gridCol w:w="708"/>
            <w:gridCol w:w="320"/>
            <w:gridCol w:w="47"/>
            <w:gridCol w:w="980"/>
          </w:tblGrid>
        </w:tblGridChange>
      </w:tblGrid>
      <w:tr w:rsidR="00A10EDE" w:rsidRPr="00485DA1" w14:paraId="294315A5" w14:textId="77777777" w:rsidTr="00BA4F35">
        <w:trPr>
          <w:gridAfter w:val="3"/>
          <w:wAfter w:w="414" w:type="dxa"/>
          <w:trHeight w:hRule="exact" w:val="255"/>
          <w:trPrChange w:id="1705" w:author="Bas Hofstra" w:date="2023-08-30T16:55:00Z">
            <w:trPr>
              <w:gridAfter w:val="3"/>
              <w:wAfter w:w="408" w:type="dxa"/>
              <w:trHeight w:hRule="exact" w:val="255"/>
            </w:trPr>
          </w:trPrChange>
        </w:trPr>
        <w:tc>
          <w:tcPr>
            <w:tcW w:w="7952" w:type="dxa"/>
            <w:gridSpan w:val="11"/>
            <w:tcBorders>
              <w:top w:val="nil"/>
              <w:left w:val="nil"/>
              <w:bottom w:val="nil"/>
              <w:right w:val="nil"/>
            </w:tcBorders>
            <w:shd w:val="clear" w:color="auto" w:fill="auto"/>
            <w:noWrap/>
            <w:vAlign w:val="bottom"/>
            <w:hideMark/>
            <w:tcPrChange w:id="1706" w:author="Bas Hofstra" w:date="2023-08-30T16:55:00Z">
              <w:tcPr>
                <w:tcW w:w="8695" w:type="dxa"/>
                <w:gridSpan w:val="9"/>
                <w:tcBorders>
                  <w:top w:val="nil"/>
                  <w:left w:val="nil"/>
                  <w:bottom w:val="nil"/>
                  <w:right w:val="nil"/>
                </w:tcBorders>
                <w:shd w:val="clear" w:color="auto" w:fill="auto"/>
                <w:noWrap/>
                <w:vAlign w:val="bottom"/>
                <w:hideMark/>
              </w:tcPr>
            </w:tcPrChange>
          </w:tcPr>
          <w:p w14:paraId="73328EFB" w14:textId="5C62F9EC" w:rsidR="0051314B" w:rsidRPr="0051314B" w:rsidRDefault="0051314B" w:rsidP="0051314B">
            <w:pPr>
              <w:spacing w:line="360" w:lineRule="auto"/>
              <w:rPr>
                <w:i/>
                <w:color w:val="000000"/>
                <w:sz w:val="20"/>
                <w:szCs w:val="20"/>
                <w:rPrChange w:id="1707" w:author="Bas Hofstra" w:date="2023-08-30T16:25:00Z">
                  <w:rPr>
                    <w:color w:val="000000"/>
                    <w:sz w:val="20"/>
                    <w:szCs w:val="20"/>
                  </w:rPr>
                </w:rPrChange>
              </w:rPr>
              <w:pPrChange w:id="1708" w:author="Bas Hofstra" w:date="2023-08-30T16:26:00Z">
                <w:pPr/>
              </w:pPrChange>
            </w:pPr>
            <w:ins w:id="1709" w:author="Bas Hofstra" w:date="2023-08-30T16:25:00Z">
              <w:r>
                <w:rPr>
                  <w:color w:val="000000"/>
                  <w:sz w:val="20"/>
                  <w:szCs w:val="20"/>
                </w:rPr>
                <w:lastRenderedPageBreak/>
                <w:t>T</w:t>
              </w:r>
            </w:ins>
            <w:del w:id="1710" w:author="Bas Hofstra" w:date="2023-08-30T16:25:00Z">
              <w:r w:rsidRPr="00485DA1" w:rsidDel="0051314B">
                <w:rPr>
                  <w:color w:val="000000"/>
                  <w:sz w:val="20"/>
                  <w:szCs w:val="20"/>
                </w:rPr>
                <w:delText>t</w:delText>
              </w:r>
            </w:del>
            <w:r w:rsidRPr="00485DA1">
              <w:rPr>
                <w:color w:val="000000"/>
                <w:sz w:val="20"/>
                <w:szCs w:val="20"/>
              </w:rPr>
              <w:t xml:space="preserve">able </w:t>
            </w:r>
            <w:ins w:id="1711" w:author="Bas Hofstra" w:date="2023-08-30T16:25:00Z">
              <w:r w:rsidRPr="00CA6570">
                <w:rPr>
                  <w:color w:val="000000"/>
                  <w:sz w:val="20"/>
                  <w:szCs w:val="20"/>
                  <w:highlight w:val="red"/>
                  <w:rPrChange w:id="1712" w:author="Bas Hofstra" w:date="2023-08-30T17:06:00Z">
                    <w:rPr>
                      <w:color w:val="000000"/>
                      <w:sz w:val="20"/>
                      <w:szCs w:val="20"/>
                    </w:rPr>
                  </w:rPrChange>
                </w:rPr>
                <w:t>1</w:t>
              </w:r>
            </w:ins>
            <w:del w:id="1713" w:author="Bas Hofstra" w:date="2023-08-30T16:25:00Z">
              <w:r w:rsidRPr="00485DA1" w:rsidDel="0051314B">
                <w:rPr>
                  <w:color w:val="000000"/>
                  <w:sz w:val="20"/>
                  <w:szCs w:val="20"/>
                </w:rPr>
                <w:delText>x</w:delText>
              </w:r>
            </w:del>
            <w:r w:rsidRPr="00485DA1">
              <w:rPr>
                <w:color w:val="000000"/>
                <w:sz w:val="20"/>
                <w:szCs w:val="20"/>
              </w:rPr>
              <w:t>.</w:t>
            </w:r>
            <w:ins w:id="1714" w:author="Bas Hofstra" w:date="2023-08-30T16:25:00Z">
              <w:r>
                <w:rPr>
                  <w:i/>
                  <w:color w:val="000000"/>
                  <w:sz w:val="20"/>
                  <w:szCs w:val="20"/>
                </w:rPr>
                <w:t xml:space="preserve"> Descripti</w:t>
              </w:r>
            </w:ins>
            <w:ins w:id="1715" w:author="Bas Hofstra" w:date="2023-08-30T16:26:00Z">
              <w:r>
                <w:rPr>
                  <w:i/>
                  <w:color w:val="000000"/>
                  <w:sz w:val="20"/>
                  <w:szCs w:val="20"/>
                </w:rPr>
                <w:t>v</w:t>
              </w:r>
            </w:ins>
            <w:ins w:id="1716" w:author="Bas Hofstra" w:date="2023-08-30T16:25:00Z">
              <w:r>
                <w:rPr>
                  <w:i/>
                  <w:color w:val="000000"/>
                  <w:sz w:val="20"/>
                  <w:szCs w:val="20"/>
                </w:rPr>
                <w:t>e statistics of</w:t>
              </w:r>
            </w:ins>
            <w:ins w:id="1717" w:author="Bas Hofstra" w:date="2023-08-30T16:26:00Z">
              <w:r>
                <w:rPr>
                  <w:i/>
                  <w:color w:val="000000"/>
                  <w:sz w:val="20"/>
                  <w:szCs w:val="20"/>
                </w:rPr>
                <w:t xml:space="preserve"> independent and control</w:t>
              </w:r>
            </w:ins>
            <w:ins w:id="1718" w:author="Bas Hofstra" w:date="2023-08-30T16:25:00Z">
              <w:r>
                <w:rPr>
                  <w:i/>
                  <w:color w:val="000000"/>
                  <w:sz w:val="20"/>
                  <w:szCs w:val="20"/>
                </w:rPr>
                <w:t xml:space="preserve"> variables in the analyses</w:t>
              </w:r>
            </w:ins>
          </w:p>
        </w:tc>
      </w:tr>
      <w:tr w:rsidR="00A10EDE" w:rsidRPr="00485DA1" w14:paraId="605E6445" w14:textId="77777777" w:rsidTr="00BA4F35">
        <w:trPr>
          <w:gridAfter w:val="1"/>
          <w:trHeight w:hRule="exact" w:val="255"/>
          <w:trPrChange w:id="1719" w:author="Bas Hofstra" w:date="2023-08-30T16:55:00Z">
            <w:trPr>
              <w:gridAfter w:val="1"/>
              <w:trHeight w:hRule="exact" w:val="255"/>
            </w:trPr>
          </w:trPrChange>
        </w:trPr>
        <w:tc>
          <w:tcPr>
            <w:tcW w:w="2252" w:type="dxa"/>
            <w:gridSpan w:val="2"/>
            <w:tcBorders>
              <w:top w:val="single" w:sz="4" w:space="0" w:color="auto"/>
              <w:left w:val="nil"/>
              <w:bottom w:val="single" w:sz="4" w:space="0" w:color="auto"/>
              <w:right w:val="nil"/>
            </w:tcBorders>
            <w:shd w:val="clear" w:color="auto" w:fill="auto"/>
            <w:noWrap/>
            <w:vAlign w:val="bottom"/>
            <w:hideMark/>
            <w:tcPrChange w:id="1720" w:author="Bas Hofstra" w:date="2023-08-30T16:55:00Z">
              <w:tcPr>
                <w:tcW w:w="2549" w:type="dxa"/>
                <w:gridSpan w:val="2"/>
                <w:tcBorders>
                  <w:top w:val="single" w:sz="4" w:space="0" w:color="auto"/>
                  <w:left w:val="nil"/>
                  <w:bottom w:val="single" w:sz="4" w:space="0" w:color="auto"/>
                  <w:right w:val="nil"/>
                </w:tcBorders>
                <w:shd w:val="clear" w:color="auto" w:fill="auto"/>
                <w:noWrap/>
                <w:vAlign w:val="bottom"/>
                <w:hideMark/>
              </w:tcPr>
            </w:tcPrChange>
          </w:tcPr>
          <w:p w14:paraId="0DA2335C" w14:textId="77777777" w:rsidR="00F604D1" w:rsidRPr="00485DA1" w:rsidRDefault="00F604D1" w:rsidP="0051314B">
            <w:pPr>
              <w:spacing w:line="360" w:lineRule="auto"/>
              <w:rPr>
                <w:color w:val="000000"/>
                <w:sz w:val="20"/>
                <w:szCs w:val="20"/>
              </w:rPr>
              <w:pPrChange w:id="1721" w:author="Bas Hofstra" w:date="2023-08-30T16:26:00Z">
                <w:pPr/>
              </w:pPrChange>
            </w:pPr>
            <w:r w:rsidRPr="00485DA1">
              <w:rPr>
                <w:color w:val="000000"/>
                <w:sz w:val="20"/>
                <w:szCs w:val="20"/>
              </w:rPr>
              <w:t> </w:t>
            </w:r>
          </w:p>
        </w:tc>
        <w:tc>
          <w:tcPr>
            <w:tcW w:w="1120" w:type="dxa"/>
            <w:gridSpan w:val="2"/>
            <w:tcBorders>
              <w:top w:val="single" w:sz="4" w:space="0" w:color="auto"/>
              <w:left w:val="nil"/>
              <w:bottom w:val="single" w:sz="4" w:space="0" w:color="auto"/>
              <w:right w:val="nil"/>
            </w:tcBorders>
            <w:shd w:val="clear" w:color="auto" w:fill="auto"/>
            <w:noWrap/>
            <w:vAlign w:val="bottom"/>
            <w:hideMark/>
            <w:tcPrChange w:id="1722" w:author="Bas Hofstra" w:date="2023-08-30T16:55:00Z">
              <w:tcPr>
                <w:tcW w:w="1247" w:type="dxa"/>
                <w:gridSpan w:val="2"/>
                <w:tcBorders>
                  <w:top w:val="single" w:sz="4" w:space="0" w:color="auto"/>
                  <w:left w:val="nil"/>
                  <w:bottom w:val="single" w:sz="4" w:space="0" w:color="auto"/>
                  <w:right w:val="nil"/>
                </w:tcBorders>
                <w:shd w:val="clear" w:color="auto" w:fill="auto"/>
                <w:noWrap/>
                <w:vAlign w:val="bottom"/>
                <w:hideMark/>
              </w:tcPr>
            </w:tcPrChange>
          </w:tcPr>
          <w:p w14:paraId="229910CA" w14:textId="75EF4697" w:rsidR="00F604D1" w:rsidRPr="00485DA1" w:rsidRDefault="00F604D1" w:rsidP="0051314B">
            <w:pPr>
              <w:spacing w:line="360" w:lineRule="auto"/>
              <w:rPr>
                <w:color w:val="000000"/>
                <w:sz w:val="20"/>
                <w:szCs w:val="20"/>
              </w:rPr>
              <w:pPrChange w:id="1723" w:author="Bas Hofstra" w:date="2023-08-30T16:26:00Z">
                <w:pPr/>
              </w:pPrChange>
            </w:pPr>
            <w:ins w:id="1724" w:author="Bas Hofstra" w:date="2023-08-30T16:17:00Z">
              <w:r>
                <w:rPr>
                  <w:color w:val="000000"/>
                  <w:sz w:val="20"/>
                  <w:szCs w:val="20"/>
                </w:rPr>
                <w:t>N</w:t>
              </w:r>
            </w:ins>
            <w:del w:id="1725" w:author="Bas Hofstra" w:date="2023-08-30T16:17:00Z">
              <w:r w:rsidRPr="00485DA1" w:rsidDel="00F604D1">
                <w:rPr>
                  <w:color w:val="000000"/>
                  <w:sz w:val="20"/>
                  <w:szCs w:val="20"/>
                </w:rPr>
                <w:delText>n</w:delText>
              </w:r>
            </w:del>
          </w:p>
        </w:tc>
        <w:tc>
          <w:tcPr>
            <w:tcW w:w="1644" w:type="dxa"/>
            <w:gridSpan w:val="2"/>
            <w:tcBorders>
              <w:top w:val="single" w:sz="4" w:space="0" w:color="auto"/>
              <w:left w:val="nil"/>
              <w:bottom w:val="single" w:sz="4" w:space="0" w:color="auto"/>
              <w:right w:val="nil"/>
            </w:tcBorders>
            <w:shd w:val="clear" w:color="auto" w:fill="auto"/>
            <w:noWrap/>
            <w:vAlign w:val="bottom"/>
            <w:hideMark/>
            <w:tcPrChange w:id="1726" w:author="Bas Hofstra" w:date="2023-08-30T16:55:00Z">
              <w:tcPr>
                <w:tcW w:w="1573" w:type="dxa"/>
                <w:tcBorders>
                  <w:top w:val="single" w:sz="4" w:space="0" w:color="auto"/>
                  <w:left w:val="nil"/>
                  <w:bottom w:val="single" w:sz="4" w:space="0" w:color="auto"/>
                  <w:right w:val="nil"/>
                </w:tcBorders>
                <w:shd w:val="clear" w:color="auto" w:fill="auto"/>
                <w:noWrap/>
                <w:vAlign w:val="bottom"/>
                <w:hideMark/>
              </w:tcPr>
            </w:tcPrChange>
          </w:tcPr>
          <w:p w14:paraId="6525C9FB" w14:textId="5F913AAF" w:rsidR="00F604D1" w:rsidRPr="00485DA1" w:rsidRDefault="00F604D1" w:rsidP="0051314B">
            <w:pPr>
              <w:spacing w:line="360" w:lineRule="auto"/>
              <w:rPr>
                <w:color w:val="000000"/>
                <w:sz w:val="20"/>
                <w:szCs w:val="20"/>
              </w:rPr>
              <w:pPrChange w:id="1727" w:author="Bas Hofstra" w:date="2023-08-30T16:26:00Z">
                <w:pPr/>
              </w:pPrChange>
            </w:pPr>
            <w:del w:id="1728" w:author="Bas Hofstra" w:date="2023-08-30T16:17:00Z">
              <w:r w:rsidRPr="00485DA1" w:rsidDel="00F604D1">
                <w:rPr>
                  <w:color w:val="000000"/>
                  <w:sz w:val="20"/>
                  <w:szCs w:val="20"/>
                </w:rPr>
                <w:delText>mean</w:delText>
              </w:r>
            </w:del>
            <w:ins w:id="1729" w:author="Bas Hofstra" w:date="2023-08-30T16:17:00Z">
              <w:r>
                <w:rPr>
                  <w:color w:val="000000"/>
                  <w:sz w:val="20"/>
                  <w:szCs w:val="20"/>
                </w:rPr>
                <w:t>Mean</w:t>
              </w:r>
            </w:ins>
            <w:ins w:id="1730" w:author="Bas Hofstra" w:date="2023-08-30T16:21:00Z">
              <w:r w:rsidR="0051314B">
                <w:rPr>
                  <w:color w:val="000000"/>
                  <w:sz w:val="20"/>
                  <w:szCs w:val="20"/>
                </w:rPr>
                <w:t>/Prop</w:t>
              </w:r>
            </w:ins>
            <w:ins w:id="1731" w:author="Bas Hofstra" w:date="2023-08-30T16:55:00Z">
              <w:r w:rsidR="00BA4F35">
                <w:rPr>
                  <w:color w:val="000000"/>
                  <w:sz w:val="20"/>
                  <w:szCs w:val="20"/>
                </w:rPr>
                <w:t>ortion</w:t>
              </w:r>
            </w:ins>
          </w:p>
        </w:tc>
        <w:tc>
          <w:tcPr>
            <w:tcW w:w="1045" w:type="dxa"/>
            <w:gridSpan w:val="2"/>
            <w:tcBorders>
              <w:top w:val="single" w:sz="4" w:space="0" w:color="auto"/>
              <w:left w:val="nil"/>
              <w:bottom w:val="single" w:sz="4" w:space="0" w:color="auto"/>
              <w:right w:val="nil"/>
            </w:tcBorders>
            <w:shd w:val="clear" w:color="auto" w:fill="auto"/>
            <w:noWrap/>
            <w:vAlign w:val="bottom"/>
            <w:hideMark/>
            <w:tcPrChange w:id="1732" w:author="Bas Hofstra" w:date="2023-08-30T16:55:00Z">
              <w:tcPr>
                <w:tcW w:w="1164" w:type="dxa"/>
                <w:gridSpan w:val="2"/>
                <w:tcBorders>
                  <w:top w:val="single" w:sz="4" w:space="0" w:color="auto"/>
                  <w:left w:val="nil"/>
                  <w:bottom w:val="single" w:sz="4" w:space="0" w:color="auto"/>
                  <w:right w:val="nil"/>
                </w:tcBorders>
                <w:shd w:val="clear" w:color="auto" w:fill="auto"/>
                <w:noWrap/>
                <w:vAlign w:val="bottom"/>
                <w:hideMark/>
              </w:tcPr>
            </w:tcPrChange>
          </w:tcPr>
          <w:p w14:paraId="75C28FA7" w14:textId="5D1ABDFA" w:rsidR="00F604D1" w:rsidRPr="00485DA1" w:rsidRDefault="00F604D1" w:rsidP="0051314B">
            <w:pPr>
              <w:spacing w:line="360" w:lineRule="auto"/>
              <w:rPr>
                <w:color w:val="000000"/>
                <w:sz w:val="20"/>
                <w:szCs w:val="20"/>
              </w:rPr>
              <w:pPrChange w:id="1733" w:author="Bas Hofstra" w:date="2023-08-30T16:26:00Z">
                <w:pPr/>
              </w:pPrChange>
            </w:pPr>
            <w:del w:id="1734" w:author="Bas Hofstra" w:date="2023-08-30T16:17:00Z">
              <w:r w:rsidRPr="00485DA1" w:rsidDel="00F604D1">
                <w:rPr>
                  <w:color w:val="000000"/>
                  <w:sz w:val="20"/>
                  <w:szCs w:val="20"/>
                </w:rPr>
                <w:delText>sd</w:delText>
              </w:r>
            </w:del>
            <w:ins w:id="1735" w:author="Bas Hofstra" w:date="2023-08-30T16:17:00Z">
              <w:r>
                <w:rPr>
                  <w:color w:val="000000"/>
                  <w:sz w:val="20"/>
                  <w:szCs w:val="20"/>
                </w:rPr>
                <w:t>SD</w:t>
              </w:r>
            </w:ins>
          </w:p>
        </w:tc>
        <w:tc>
          <w:tcPr>
            <w:tcW w:w="1230" w:type="dxa"/>
            <w:gridSpan w:val="2"/>
            <w:tcBorders>
              <w:top w:val="single" w:sz="4" w:space="0" w:color="auto"/>
              <w:left w:val="nil"/>
              <w:bottom w:val="single" w:sz="4" w:space="0" w:color="auto"/>
              <w:right w:val="nil"/>
            </w:tcBorders>
            <w:shd w:val="clear" w:color="auto" w:fill="auto"/>
            <w:noWrap/>
            <w:vAlign w:val="bottom"/>
            <w:hideMark/>
            <w:tcPrChange w:id="1736" w:author="Bas Hofstra" w:date="2023-08-30T16:55:00Z">
              <w:tcPr>
                <w:tcW w:w="1377" w:type="dxa"/>
                <w:tcBorders>
                  <w:top w:val="single" w:sz="4" w:space="0" w:color="auto"/>
                  <w:left w:val="nil"/>
                  <w:bottom w:val="single" w:sz="4" w:space="0" w:color="auto"/>
                  <w:right w:val="nil"/>
                </w:tcBorders>
                <w:shd w:val="clear" w:color="auto" w:fill="auto"/>
                <w:noWrap/>
                <w:vAlign w:val="bottom"/>
                <w:hideMark/>
              </w:tcPr>
            </w:tcPrChange>
          </w:tcPr>
          <w:p w14:paraId="63A2BAF0" w14:textId="6C33CD4B" w:rsidR="00F604D1" w:rsidRPr="00485DA1" w:rsidRDefault="00F604D1" w:rsidP="0051314B">
            <w:pPr>
              <w:spacing w:line="360" w:lineRule="auto"/>
              <w:rPr>
                <w:color w:val="000000"/>
                <w:sz w:val="20"/>
                <w:szCs w:val="20"/>
              </w:rPr>
              <w:pPrChange w:id="1737" w:author="Bas Hofstra" w:date="2023-08-30T16:26:00Z">
                <w:pPr/>
              </w:pPrChange>
            </w:pPr>
            <w:del w:id="1738" w:author="Bas Hofstra" w:date="2023-08-30T16:17:00Z">
              <w:r w:rsidRPr="00485DA1" w:rsidDel="00F604D1">
                <w:rPr>
                  <w:color w:val="000000"/>
                  <w:sz w:val="20"/>
                  <w:szCs w:val="20"/>
                </w:rPr>
                <w:delText>m</w:delText>
              </w:r>
            </w:del>
            <w:ins w:id="1739" w:author="Bas Hofstra" w:date="2023-08-30T16:17:00Z">
              <w:r>
                <w:rPr>
                  <w:color w:val="000000"/>
                  <w:sz w:val="20"/>
                  <w:szCs w:val="20"/>
                </w:rPr>
                <w:t>M</w:t>
              </w:r>
            </w:ins>
            <w:r w:rsidRPr="00485DA1">
              <w:rPr>
                <w:color w:val="000000"/>
                <w:sz w:val="20"/>
                <w:szCs w:val="20"/>
              </w:rPr>
              <w:t>in</w:t>
            </w:r>
            <w:ins w:id="1740" w:author="Bas Hofstra" w:date="2023-08-30T16:17:00Z">
              <w:r>
                <w:rPr>
                  <w:color w:val="000000"/>
                  <w:sz w:val="20"/>
                  <w:szCs w:val="20"/>
                </w:rPr>
                <w:t>.</w:t>
              </w:r>
            </w:ins>
          </w:p>
        </w:tc>
        <w:tc>
          <w:tcPr>
            <w:tcW w:w="1075" w:type="dxa"/>
            <w:gridSpan w:val="3"/>
            <w:tcBorders>
              <w:top w:val="single" w:sz="4" w:space="0" w:color="auto"/>
              <w:left w:val="nil"/>
              <w:bottom w:val="single" w:sz="4" w:space="0" w:color="auto"/>
              <w:right w:val="nil"/>
            </w:tcBorders>
            <w:shd w:val="clear" w:color="auto" w:fill="auto"/>
            <w:noWrap/>
            <w:vAlign w:val="bottom"/>
            <w:hideMark/>
            <w:tcPrChange w:id="1741" w:author="Bas Hofstra" w:date="2023-08-30T16:55:00Z">
              <w:tcPr>
                <w:tcW w:w="1193" w:type="dxa"/>
                <w:gridSpan w:val="3"/>
                <w:tcBorders>
                  <w:top w:val="single" w:sz="4" w:space="0" w:color="auto"/>
                  <w:left w:val="nil"/>
                  <w:bottom w:val="single" w:sz="4" w:space="0" w:color="auto"/>
                  <w:right w:val="nil"/>
                </w:tcBorders>
                <w:shd w:val="clear" w:color="auto" w:fill="auto"/>
                <w:noWrap/>
                <w:vAlign w:val="bottom"/>
                <w:hideMark/>
              </w:tcPr>
            </w:tcPrChange>
          </w:tcPr>
          <w:p w14:paraId="74EA6CD7" w14:textId="30B1BA87" w:rsidR="00F604D1" w:rsidRPr="00485DA1" w:rsidRDefault="00F604D1" w:rsidP="0051314B">
            <w:pPr>
              <w:spacing w:line="360" w:lineRule="auto"/>
              <w:rPr>
                <w:color w:val="000000"/>
                <w:sz w:val="20"/>
                <w:szCs w:val="20"/>
              </w:rPr>
              <w:pPrChange w:id="1742" w:author="Bas Hofstra" w:date="2023-08-30T16:26:00Z">
                <w:pPr/>
              </w:pPrChange>
            </w:pPr>
            <w:ins w:id="1743" w:author="Bas Hofstra" w:date="2023-08-30T16:17:00Z">
              <w:r>
                <w:rPr>
                  <w:color w:val="000000"/>
                  <w:sz w:val="20"/>
                  <w:szCs w:val="20"/>
                </w:rPr>
                <w:t>M</w:t>
              </w:r>
            </w:ins>
            <w:del w:id="1744" w:author="Bas Hofstra" w:date="2023-08-30T16:17:00Z">
              <w:r w:rsidRPr="00485DA1" w:rsidDel="00F604D1">
                <w:rPr>
                  <w:color w:val="000000"/>
                  <w:sz w:val="20"/>
                  <w:szCs w:val="20"/>
                </w:rPr>
                <w:delText>m</w:delText>
              </w:r>
            </w:del>
            <w:r w:rsidRPr="00485DA1">
              <w:rPr>
                <w:color w:val="000000"/>
                <w:sz w:val="20"/>
                <w:szCs w:val="20"/>
              </w:rPr>
              <w:t>ax</w:t>
            </w:r>
            <w:ins w:id="1745" w:author="Bas Hofstra" w:date="2023-08-30T16:17:00Z">
              <w:r>
                <w:rPr>
                  <w:color w:val="000000"/>
                  <w:sz w:val="20"/>
                  <w:szCs w:val="20"/>
                </w:rPr>
                <w:t>.</w:t>
              </w:r>
            </w:ins>
          </w:p>
        </w:tc>
      </w:tr>
      <w:tr w:rsidR="00A10EDE" w:rsidRPr="00485DA1" w14:paraId="2973264C" w14:textId="77777777" w:rsidTr="00BA4F35">
        <w:trPr>
          <w:gridAfter w:val="1"/>
          <w:trHeight w:hRule="exact" w:val="255"/>
          <w:trPrChange w:id="1746"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hideMark/>
            <w:tcPrChange w:id="1747" w:author="Bas Hofstra" w:date="2023-08-30T16:55:00Z">
              <w:tcPr>
                <w:tcW w:w="2549" w:type="dxa"/>
                <w:gridSpan w:val="2"/>
                <w:tcBorders>
                  <w:top w:val="nil"/>
                  <w:left w:val="nil"/>
                  <w:bottom w:val="nil"/>
                  <w:right w:val="nil"/>
                </w:tcBorders>
                <w:shd w:val="clear" w:color="auto" w:fill="auto"/>
                <w:noWrap/>
                <w:vAlign w:val="bottom"/>
                <w:hideMark/>
              </w:tcPr>
            </w:tcPrChange>
          </w:tcPr>
          <w:p w14:paraId="2039A820" w14:textId="2653F48E" w:rsidR="00F604D1" w:rsidRPr="00485DA1" w:rsidRDefault="00F604D1" w:rsidP="0051314B">
            <w:pPr>
              <w:spacing w:line="360" w:lineRule="auto"/>
              <w:rPr>
                <w:color w:val="000000"/>
                <w:sz w:val="20"/>
                <w:szCs w:val="20"/>
              </w:rPr>
              <w:pPrChange w:id="1748" w:author="Bas Hofstra" w:date="2023-08-30T16:26:00Z">
                <w:pPr/>
              </w:pPrChange>
            </w:pPr>
            <w:del w:id="1749" w:author="Bas Hofstra" w:date="2023-08-30T16:09:00Z">
              <w:r w:rsidRPr="00485DA1" w:rsidDel="00BB5B20">
                <w:rPr>
                  <w:color w:val="000000"/>
                  <w:sz w:val="20"/>
                  <w:szCs w:val="20"/>
                </w:rPr>
                <w:delText>woman</w:delText>
              </w:r>
            </w:del>
            <w:ins w:id="1750" w:author="Bas Hofstra" w:date="2023-08-30T16:09:00Z">
              <w:r>
                <w:rPr>
                  <w:color w:val="000000"/>
                  <w:sz w:val="20"/>
                  <w:szCs w:val="20"/>
                </w:rPr>
                <w:t>Work</w:t>
              </w:r>
            </w:ins>
            <w:ins w:id="1751" w:author="Bas Hofstra" w:date="2023-08-30T16:17:00Z">
              <w:r>
                <w:rPr>
                  <w:color w:val="000000"/>
                  <w:sz w:val="20"/>
                  <w:szCs w:val="20"/>
                </w:rPr>
                <w:t>ing</w:t>
              </w:r>
            </w:ins>
          </w:p>
        </w:tc>
        <w:tc>
          <w:tcPr>
            <w:tcW w:w="1120" w:type="dxa"/>
            <w:gridSpan w:val="2"/>
            <w:tcBorders>
              <w:top w:val="nil"/>
              <w:left w:val="nil"/>
              <w:bottom w:val="nil"/>
              <w:right w:val="nil"/>
            </w:tcBorders>
            <w:shd w:val="clear" w:color="auto" w:fill="auto"/>
            <w:noWrap/>
            <w:vAlign w:val="bottom"/>
            <w:hideMark/>
            <w:tcPrChange w:id="1752" w:author="Bas Hofstra" w:date="2023-08-30T16:55:00Z">
              <w:tcPr>
                <w:tcW w:w="1247" w:type="dxa"/>
                <w:gridSpan w:val="2"/>
                <w:tcBorders>
                  <w:top w:val="nil"/>
                  <w:left w:val="nil"/>
                  <w:bottom w:val="nil"/>
                  <w:right w:val="nil"/>
                </w:tcBorders>
                <w:shd w:val="clear" w:color="auto" w:fill="auto"/>
                <w:noWrap/>
                <w:vAlign w:val="bottom"/>
                <w:hideMark/>
              </w:tcPr>
            </w:tcPrChange>
          </w:tcPr>
          <w:p w14:paraId="5EF38D2B" w14:textId="77777777" w:rsidR="00F604D1" w:rsidRPr="00485DA1" w:rsidRDefault="00F604D1" w:rsidP="0051314B">
            <w:pPr>
              <w:spacing w:line="360" w:lineRule="auto"/>
              <w:rPr>
                <w:color w:val="000000"/>
                <w:sz w:val="20"/>
                <w:szCs w:val="20"/>
              </w:rPr>
              <w:pPrChange w:id="1753" w:author="Bas Hofstra" w:date="2023-08-30T16:26:00Z">
                <w:pPr/>
              </w:pPrChange>
            </w:pPr>
            <w:r w:rsidRPr="00485DA1">
              <w:rPr>
                <w:color w:val="000000"/>
                <w:sz w:val="20"/>
                <w:szCs w:val="20"/>
              </w:rPr>
              <w:t>1249</w:t>
            </w:r>
          </w:p>
        </w:tc>
        <w:tc>
          <w:tcPr>
            <w:tcW w:w="1644" w:type="dxa"/>
            <w:gridSpan w:val="2"/>
            <w:tcBorders>
              <w:top w:val="nil"/>
              <w:left w:val="nil"/>
              <w:bottom w:val="nil"/>
              <w:right w:val="nil"/>
            </w:tcBorders>
            <w:shd w:val="clear" w:color="auto" w:fill="auto"/>
            <w:noWrap/>
            <w:vAlign w:val="bottom"/>
            <w:hideMark/>
            <w:tcPrChange w:id="1754" w:author="Bas Hofstra" w:date="2023-08-30T16:55:00Z">
              <w:tcPr>
                <w:tcW w:w="1573" w:type="dxa"/>
                <w:tcBorders>
                  <w:top w:val="nil"/>
                  <w:left w:val="nil"/>
                  <w:bottom w:val="nil"/>
                  <w:right w:val="nil"/>
                </w:tcBorders>
                <w:shd w:val="clear" w:color="auto" w:fill="auto"/>
                <w:noWrap/>
                <w:vAlign w:val="bottom"/>
                <w:hideMark/>
              </w:tcPr>
            </w:tcPrChange>
          </w:tcPr>
          <w:p w14:paraId="407B97A4" w14:textId="07BF4003" w:rsidR="00F604D1" w:rsidRPr="00485DA1" w:rsidRDefault="00F604D1" w:rsidP="0051314B">
            <w:pPr>
              <w:spacing w:line="360" w:lineRule="auto"/>
              <w:rPr>
                <w:color w:val="000000"/>
                <w:sz w:val="20"/>
                <w:szCs w:val="20"/>
              </w:rPr>
              <w:pPrChange w:id="1755" w:author="Bas Hofstra" w:date="2023-08-30T16:26:00Z">
                <w:pPr/>
              </w:pPrChange>
            </w:pPr>
            <w:r w:rsidRPr="00485DA1">
              <w:rPr>
                <w:color w:val="000000"/>
                <w:sz w:val="20"/>
                <w:szCs w:val="20"/>
              </w:rPr>
              <w:t>0.5</w:t>
            </w:r>
            <w:ins w:id="1756" w:author="Bas Hofstra" w:date="2023-08-30T16:10:00Z">
              <w:r>
                <w:rPr>
                  <w:color w:val="000000"/>
                  <w:sz w:val="20"/>
                  <w:szCs w:val="20"/>
                </w:rPr>
                <w:t>3</w:t>
              </w:r>
            </w:ins>
            <w:del w:id="1757" w:author="Bas Hofstra" w:date="2023-08-30T16:10:00Z">
              <w:r w:rsidRPr="00485DA1" w:rsidDel="00F604D1">
                <w:rPr>
                  <w:color w:val="000000"/>
                  <w:sz w:val="20"/>
                  <w:szCs w:val="20"/>
                </w:rPr>
                <w:delText>1</w:delText>
              </w:r>
            </w:del>
          </w:p>
        </w:tc>
        <w:tc>
          <w:tcPr>
            <w:tcW w:w="1045" w:type="dxa"/>
            <w:gridSpan w:val="2"/>
            <w:tcBorders>
              <w:top w:val="nil"/>
              <w:left w:val="nil"/>
              <w:bottom w:val="nil"/>
              <w:right w:val="nil"/>
            </w:tcBorders>
            <w:shd w:val="clear" w:color="auto" w:fill="auto"/>
            <w:noWrap/>
            <w:vAlign w:val="bottom"/>
            <w:hideMark/>
            <w:tcPrChange w:id="1758" w:author="Bas Hofstra" w:date="2023-08-30T16:55:00Z">
              <w:tcPr>
                <w:tcW w:w="1164" w:type="dxa"/>
                <w:gridSpan w:val="2"/>
                <w:tcBorders>
                  <w:top w:val="nil"/>
                  <w:left w:val="nil"/>
                  <w:bottom w:val="nil"/>
                  <w:right w:val="nil"/>
                </w:tcBorders>
                <w:shd w:val="clear" w:color="auto" w:fill="auto"/>
                <w:noWrap/>
                <w:vAlign w:val="bottom"/>
                <w:hideMark/>
              </w:tcPr>
            </w:tcPrChange>
          </w:tcPr>
          <w:p w14:paraId="6075536E" w14:textId="77777777" w:rsidR="00F604D1" w:rsidRPr="00485DA1" w:rsidRDefault="00F604D1" w:rsidP="0051314B">
            <w:pPr>
              <w:spacing w:line="360" w:lineRule="auto"/>
              <w:rPr>
                <w:color w:val="000000"/>
                <w:sz w:val="20"/>
                <w:szCs w:val="20"/>
              </w:rPr>
              <w:pPrChange w:id="1759" w:author="Bas Hofstra" w:date="2023-08-30T16:26:00Z">
                <w:pPr/>
              </w:pPrChange>
            </w:pPr>
            <w:del w:id="1760" w:author="Bas Hofstra" w:date="2023-08-30T16:10:00Z">
              <w:r w:rsidRPr="00485DA1" w:rsidDel="00F604D1">
                <w:rPr>
                  <w:color w:val="000000"/>
                  <w:sz w:val="20"/>
                  <w:szCs w:val="20"/>
                </w:rPr>
                <w:delText>0.5</w:delText>
              </w:r>
            </w:del>
          </w:p>
        </w:tc>
        <w:tc>
          <w:tcPr>
            <w:tcW w:w="1230" w:type="dxa"/>
            <w:gridSpan w:val="2"/>
            <w:tcBorders>
              <w:top w:val="nil"/>
              <w:left w:val="nil"/>
              <w:bottom w:val="nil"/>
              <w:right w:val="nil"/>
            </w:tcBorders>
            <w:shd w:val="clear" w:color="auto" w:fill="auto"/>
            <w:noWrap/>
            <w:vAlign w:val="bottom"/>
            <w:hideMark/>
            <w:tcPrChange w:id="1761" w:author="Bas Hofstra" w:date="2023-08-30T16:55:00Z">
              <w:tcPr>
                <w:tcW w:w="1377" w:type="dxa"/>
                <w:tcBorders>
                  <w:top w:val="nil"/>
                  <w:left w:val="nil"/>
                  <w:bottom w:val="nil"/>
                  <w:right w:val="nil"/>
                </w:tcBorders>
                <w:shd w:val="clear" w:color="auto" w:fill="auto"/>
                <w:noWrap/>
                <w:vAlign w:val="bottom"/>
                <w:hideMark/>
              </w:tcPr>
            </w:tcPrChange>
          </w:tcPr>
          <w:p w14:paraId="19A535D1" w14:textId="77777777" w:rsidR="00F604D1" w:rsidRPr="00485DA1" w:rsidRDefault="00F604D1" w:rsidP="0051314B">
            <w:pPr>
              <w:spacing w:line="360" w:lineRule="auto"/>
              <w:rPr>
                <w:color w:val="000000"/>
                <w:sz w:val="20"/>
                <w:szCs w:val="20"/>
              </w:rPr>
              <w:pPrChange w:id="1762" w:author="Bas Hofstra" w:date="2023-08-30T16:26:00Z">
                <w:pPr/>
              </w:pPrChange>
            </w:pPr>
            <w:r w:rsidRPr="00485DA1">
              <w:rPr>
                <w:color w:val="000000"/>
                <w:sz w:val="20"/>
                <w:szCs w:val="20"/>
              </w:rPr>
              <w:t>0</w:t>
            </w:r>
          </w:p>
        </w:tc>
        <w:tc>
          <w:tcPr>
            <w:tcW w:w="1075" w:type="dxa"/>
            <w:gridSpan w:val="3"/>
            <w:tcBorders>
              <w:top w:val="nil"/>
              <w:left w:val="nil"/>
              <w:bottom w:val="nil"/>
              <w:right w:val="nil"/>
            </w:tcBorders>
            <w:shd w:val="clear" w:color="auto" w:fill="auto"/>
            <w:noWrap/>
            <w:vAlign w:val="bottom"/>
            <w:hideMark/>
            <w:tcPrChange w:id="1763" w:author="Bas Hofstra" w:date="2023-08-30T16:55:00Z">
              <w:tcPr>
                <w:tcW w:w="1193" w:type="dxa"/>
                <w:gridSpan w:val="3"/>
                <w:tcBorders>
                  <w:top w:val="nil"/>
                  <w:left w:val="nil"/>
                  <w:bottom w:val="nil"/>
                  <w:right w:val="nil"/>
                </w:tcBorders>
                <w:shd w:val="clear" w:color="auto" w:fill="auto"/>
                <w:noWrap/>
                <w:vAlign w:val="bottom"/>
                <w:hideMark/>
              </w:tcPr>
            </w:tcPrChange>
          </w:tcPr>
          <w:p w14:paraId="720E4B7E" w14:textId="77777777" w:rsidR="00F604D1" w:rsidRPr="00485DA1" w:rsidRDefault="00F604D1" w:rsidP="0051314B">
            <w:pPr>
              <w:spacing w:line="360" w:lineRule="auto"/>
              <w:rPr>
                <w:color w:val="000000"/>
                <w:sz w:val="20"/>
                <w:szCs w:val="20"/>
              </w:rPr>
              <w:pPrChange w:id="1764" w:author="Bas Hofstra" w:date="2023-08-30T16:26:00Z">
                <w:pPr/>
              </w:pPrChange>
            </w:pPr>
            <w:r w:rsidRPr="00485DA1">
              <w:rPr>
                <w:color w:val="000000"/>
                <w:sz w:val="20"/>
                <w:szCs w:val="20"/>
              </w:rPr>
              <w:t>1</w:t>
            </w:r>
          </w:p>
        </w:tc>
      </w:tr>
      <w:tr w:rsidR="00A10EDE" w:rsidRPr="00485DA1" w14:paraId="2DB601D5" w14:textId="77777777" w:rsidTr="00BA4F35">
        <w:trPr>
          <w:gridAfter w:val="1"/>
          <w:trHeight w:hRule="exact" w:val="255"/>
          <w:ins w:id="1765" w:author="Bas Hofstra" w:date="2023-08-30T16:10:00Z"/>
          <w:trPrChange w:id="1766"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767" w:author="Bas Hofstra" w:date="2023-08-30T16:55:00Z">
              <w:tcPr>
                <w:tcW w:w="2549" w:type="dxa"/>
                <w:gridSpan w:val="2"/>
                <w:tcBorders>
                  <w:top w:val="nil"/>
                  <w:left w:val="nil"/>
                  <w:bottom w:val="nil"/>
                  <w:right w:val="nil"/>
                </w:tcBorders>
                <w:shd w:val="clear" w:color="auto" w:fill="auto"/>
                <w:noWrap/>
                <w:vAlign w:val="bottom"/>
              </w:tcPr>
            </w:tcPrChange>
          </w:tcPr>
          <w:p w14:paraId="71A5D6E2" w14:textId="64DF468A" w:rsidR="00F604D1" w:rsidRDefault="00F604D1" w:rsidP="0051314B">
            <w:pPr>
              <w:spacing w:line="360" w:lineRule="auto"/>
              <w:rPr>
                <w:ins w:id="1768" w:author="Bas Hofstra" w:date="2023-08-30T16:10:00Z"/>
                <w:color w:val="000000"/>
                <w:sz w:val="20"/>
                <w:szCs w:val="20"/>
              </w:rPr>
              <w:pPrChange w:id="1769" w:author="Bas Hofstra" w:date="2023-08-30T16:26:00Z">
                <w:pPr>
                  <w:spacing w:line="360" w:lineRule="auto"/>
                </w:pPr>
              </w:pPrChange>
            </w:pPr>
            <w:ins w:id="1770" w:author="Bas Hofstra" w:date="2023-08-30T16:10:00Z">
              <w:r>
                <w:rPr>
                  <w:color w:val="000000"/>
                  <w:sz w:val="20"/>
                  <w:szCs w:val="20"/>
                </w:rPr>
                <w:t>Household size</w:t>
              </w:r>
            </w:ins>
          </w:p>
        </w:tc>
        <w:tc>
          <w:tcPr>
            <w:tcW w:w="1120" w:type="dxa"/>
            <w:gridSpan w:val="2"/>
            <w:tcBorders>
              <w:top w:val="nil"/>
              <w:left w:val="nil"/>
              <w:bottom w:val="nil"/>
              <w:right w:val="nil"/>
            </w:tcBorders>
            <w:shd w:val="clear" w:color="auto" w:fill="auto"/>
            <w:noWrap/>
            <w:vAlign w:val="bottom"/>
            <w:tcPrChange w:id="1771" w:author="Bas Hofstra" w:date="2023-08-30T16:55:00Z">
              <w:tcPr>
                <w:tcW w:w="1247" w:type="dxa"/>
                <w:gridSpan w:val="2"/>
                <w:tcBorders>
                  <w:top w:val="nil"/>
                  <w:left w:val="nil"/>
                  <w:bottom w:val="nil"/>
                  <w:right w:val="nil"/>
                </w:tcBorders>
                <w:shd w:val="clear" w:color="auto" w:fill="auto"/>
                <w:noWrap/>
                <w:vAlign w:val="bottom"/>
              </w:tcPr>
            </w:tcPrChange>
          </w:tcPr>
          <w:p w14:paraId="02319EB5" w14:textId="4123FFCD" w:rsidR="00F604D1" w:rsidRDefault="00F604D1" w:rsidP="0051314B">
            <w:pPr>
              <w:spacing w:line="360" w:lineRule="auto"/>
              <w:rPr>
                <w:ins w:id="1772" w:author="Bas Hofstra" w:date="2023-08-30T16:10:00Z"/>
                <w:color w:val="000000"/>
                <w:sz w:val="20"/>
                <w:szCs w:val="20"/>
              </w:rPr>
              <w:pPrChange w:id="1773" w:author="Bas Hofstra" w:date="2023-08-30T16:26:00Z">
                <w:pPr>
                  <w:spacing w:line="360" w:lineRule="auto"/>
                </w:pPr>
              </w:pPrChange>
            </w:pPr>
            <w:ins w:id="1774" w:author="Bas Hofstra" w:date="2023-08-30T16:10:00Z">
              <w:r>
                <w:rPr>
                  <w:color w:val="000000"/>
                  <w:sz w:val="20"/>
                  <w:szCs w:val="20"/>
                </w:rPr>
                <w:t>1249</w:t>
              </w:r>
            </w:ins>
          </w:p>
        </w:tc>
        <w:tc>
          <w:tcPr>
            <w:tcW w:w="1644" w:type="dxa"/>
            <w:gridSpan w:val="2"/>
            <w:tcBorders>
              <w:top w:val="nil"/>
              <w:left w:val="nil"/>
              <w:bottom w:val="nil"/>
              <w:right w:val="nil"/>
            </w:tcBorders>
            <w:shd w:val="clear" w:color="auto" w:fill="auto"/>
            <w:noWrap/>
            <w:vAlign w:val="bottom"/>
            <w:tcPrChange w:id="1775" w:author="Bas Hofstra" w:date="2023-08-30T16:55:00Z">
              <w:tcPr>
                <w:tcW w:w="1573" w:type="dxa"/>
                <w:tcBorders>
                  <w:top w:val="nil"/>
                  <w:left w:val="nil"/>
                  <w:bottom w:val="nil"/>
                  <w:right w:val="nil"/>
                </w:tcBorders>
                <w:shd w:val="clear" w:color="auto" w:fill="auto"/>
                <w:noWrap/>
                <w:vAlign w:val="bottom"/>
              </w:tcPr>
            </w:tcPrChange>
          </w:tcPr>
          <w:p w14:paraId="44A229F2" w14:textId="5CB8E45D" w:rsidR="00F604D1" w:rsidRPr="00485DA1" w:rsidRDefault="00F604D1" w:rsidP="0051314B">
            <w:pPr>
              <w:spacing w:line="360" w:lineRule="auto"/>
              <w:rPr>
                <w:ins w:id="1776" w:author="Bas Hofstra" w:date="2023-08-30T16:10:00Z"/>
                <w:color w:val="000000"/>
                <w:sz w:val="20"/>
                <w:szCs w:val="20"/>
              </w:rPr>
              <w:pPrChange w:id="1777" w:author="Bas Hofstra" w:date="2023-08-30T16:26:00Z">
                <w:pPr>
                  <w:spacing w:line="360" w:lineRule="auto"/>
                </w:pPr>
              </w:pPrChange>
            </w:pPr>
            <w:ins w:id="1778" w:author="Bas Hofstra" w:date="2023-08-30T16:10:00Z">
              <w:r>
                <w:rPr>
                  <w:color w:val="000000"/>
                  <w:sz w:val="20"/>
                  <w:szCs w:val="20"/>
                </w:rPr>
                <w:t>2</w:t>
              </w:r>
            </w:ins>
            <w:ins w:id="1779" w:author="Bas Hofstra" w:date="2023-08-30T16:11:00Z">
              <w:r>
                <w:rPr>
                  <w:color w:val="000000"/>
                  <w:sz w:val="20"/>
                  <w:szCs w:val="20"/>
                </w:rPr>
                <w:t>.13</w:t>
              </w:r>
            </w:ins>
          </w:p>
        </w:tc>
        <w:tc>
          <w:tcPr>
            <w:tcW w:w="1045" w:type="dxa"/>
            <w:gridSpan w:val="2"/>
            <w:tcBorders>
              <w:top w:val="nil"/>
              <w:left w:val="nil"/>
              <w:bottom w:val="nil"/>
              <w:right w:val="nil"/>
            </w:tcBorders>
            <w:shd w:val="clear" w:color="auto" w:fill="auto"/>
            <w:noWrap/>
            <w:vAlign w:val="bottom"/>
            <w:tcPrChange w:id="1780" w:author="Bas Hofstra" w:date="2023-08-30T16:55:00Z">
              <w:tcPr>
                <w:tcW w:w="1164" w:type="dxa"/>
                <w:gridSpan w:val="2"/>
                <w:tcBorders>
                  <w:top w:val="nil"/>
                  <w:left w:val="nil"/>
                  <w:bottom w:val="nil"/>
                  <w:right w:val="nil"/>
                </w:tcBorders>
                <w:shd w:val="clear" w:color="auto" w:fill="auto"/>
                <w:noWrap/>
                <w:vAlign w:val="bottom"/>
              </w:tcPr>
            </w:tcPrChange>
          </w:tcPr>
          <w:p w14:paraId="1C2FF87E" w14:textId="15F347A8" w:rsidR="00F604D1" w:rsidRPr="00485DA1" w:rsidRDefault="00F604D1" w:rsidP="0051314B">
            <w:pPr>
              <w:spacing w:line="360" w:lineRule="auto"/>
              <w:rPr>
                <w:ins w:id="1781" w:author="Bas Hofstra" w:date="2023-08-30T16:10:00Z"/>
                <w:color w:val="000000"/>
                <w:sz w:val="20"/>
                <w:szCs w:val="20"/>
              </w:rPr>
              <w:pPrChange w:id="1782" w:author="Bas Hofstra" w:date="2023-08-30T16:26:00Z">
                <w:pPr>
                  <w:spacing w:line="360" w:lineRule="auto"/>
                </w:pPr>
              </w:pPrChange>
            </w:pPr>
            <w:ins w:id="1783" w:author="Bas Hofstra" w:date="2023-08-30T16:11:00Z">
              <w:r>
                <w:rPr>
                  <w:color w:val="000000"/>
                  <w:sz w:val="20"/>
                  <w:szCs w:val="20"/>
                </w:rPr>
                <w:t>1.12</w:t>
              </w:r>
            </w:ins>
          </w:p>
        </w:tc>
        <w:tc>
          <w:tcPr>
            <w:tcW w:w="1230" w:type="dxa"/>
            <w:gridSpan w:val="2"/>
            <w:tcBorders>
              <w:top w:val="nil"/>
              <w:left w:val="nil"/>
              <w:bottom w:val="nil"/>
              <w:right w:val="nil"/>
            </w:tcBorders>
            <w:shd w:val="clear" w:color="auto" w:fill="auto"/>
            <w:noWrap/>
            <w:vAlign w:val="bottom"/>
            <w:tcPrChange w:id="1784" w:author="Bas Hofstra" w:date="2023-08-30T16:55:00Z">
              <w:tcPr>
                <w:tcW w:w="1377" w:type="dxa"/>
                <w:tcBorders>
                  <w:top w:val="nil"/>
                  <w:left w:val="nil"/>
                  <w:bottom w:val="nil"/>
                  <w:right w:val="nil"/>
                </w:tcBorders>
                <w:shd w:val="clear" w:color="auto" w:fill="auto"/>
                <w:noWrap/>
                <w:vAlign w:val="bottom"/>
              </w:tcPr>
            </w:tcPrChange>
          </w:tcPr>
          <w:p w14:paraId="3C5200B0" w14:textId="6670F8D4" w:rsidR="00F604D1" w:rsidRPr="00485DA1" w:rsidRDefault="00F604D1" w:rsidP="0051314B">
            <w:pPr>
              <w:spacing w:line="360" w:lineRule="auto"/>
              <w:rPr>
                <w:ins w:id="1785" w:author="Bas Hofstra" w:date="2023-08-30T16:10:00Z"/>
                <w:color w:val="000000"/>
                <w:sz w:val="20"/>
                <w:szCs w:val="20"/>
              </w:rPr>
              <w:pPrChange w:id="1786" w:author="Bas Hofstra" w:date="2023-08-30T16:26:00Z">
                <w:pPr>
                  <w:spacing w:line="360" w:lineRule="auto"/>
                </w:pPr>
              </w:pPrChange>
            </w:pPr>
            <w:ins w:id="1787" w:author="Bas Hofstra" w:date="2023-08-30T16:11:00Z">
              <w:r>
                <w:rPr>
                  <w:color w:val="000000"/>
                  <w:sz w:val="20"/>
                  <w:szCs w:val="20"/>
                </w:rPr>
                <w:t>1</w:t>
              </w:r>
            </w:ins>
          </w:p>
        </w:tc>
        <w:tc>
          <w:tcPr>
            <w:tcW w:w="1075" w:type="dxa"/>
            <w:gridSpan w:val="3"/>
            <w:tcBorders>
              <w:top w:val="nil"/>
              <w:left w:val="nil"/>
              <w:bottom w:val="nil"/>
              <w:right w:val="nil"/>
            </w:tcBorders>
            <w:shd w:val="clear" w:color="auto" w:fill="auto"/>
            <w:noWrap/>
            <w:vAlign w:val="bottom"/>
            <w:tcPrChange w:id="1788" w:author="Bas Hofstra" w:date="2023-08-30T16:55:00Z">
              <w:tcPr>
                <w:tcW w:w="1193" w:type="dxa"/>
                <w:gridSpan w:val="3"/>
                <w:tcBorders>
                  <w:top w:val="nil"/>
                  <w:left w:val="nil"/>
                  <w:bottom w:val="nil"/>
                  <w:right w:val="nil"/>
                </w:tcBorders>
                <w:shd w:val="clear" w:color="auto" w:fill="auto"/>
                <w:noWrap/>
                <w:vAlign w:val="bottom"/>
              </w:tcPr>
            </w:tcPrChange>
          </w:tcPr>
          <w:p w14:paraId="30F1221A" w14:textId="1706D2E1" w:rsidR="00F604D1" w:rsidRPr="00485DA1" w:rsidRDefault="00F604D1" w:rsidP="0051314B">
            <w:pPr>
              <w:spacing w:line="360" w:lineRule="auto"/>
              <w:rPr>
                <w:ins w:id="1789" w:author="Bas Hofstra" w:date="2023-08-30T16:10:00Z"/>
                <w:color w:val="000000"/>
                <w:sz w:val="20"/>
                <w:szCs w:val="20"/>
              </w:rPr>
              <w:pPrChange w:id="1790" w:author="Bas Hofstra" w:date="2023-08-30T16:26:00Z">
                <w:pPr>
                  <w:spacing w:line="360" w:lineRule="auto"/>
                </w:pPr>
              </w:pPrChange>
            </w:pPr>
            <w:ins w:id="1791" w:author="Bas Hofstra" w:date="2023-08-30T16:11:00Z">
              <w:r>
                <w:rPr>
                  <w:color w:val="000000"/>
                  <w:sz w:val="20"/>
                  <w:szCs w:val="20"/>
                </w:rPr>
                <w:t>8</w:t>
              </w:r>
            </w:ins>
          </w:p>
        </w:tc>
      </w:tr>
      <w:tr w:rsidR="00A10EDE" w:rsidRPr="00485DA1" w14:paraId="70F595D2" w14:textId="77777777" w:rsidTr="00BA4F35">
        <w:trPr>
          <w:gridAfter w:val="1"/>
          <w:trHeight w:hRule="exact" w:val="255"/>
          <w:ins w:id="1792" w:author="Bas Hofstra" w:date="2023-08-30T16:11:00Z"/>
          <w:trPrChange w:id="1793"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794" w:author="Bas Hofstra" w:date="2023-08-30T16:55:00Z">
              <w:tcPr>
                <w:tcW w:w="2549" w:type="dxa"/>
                <w:gridSpan w:val="2"/>
                <w:tcBorders>
                  <w:top w:val="nil"/>
                  <w:left w:val="nil"/>
                  <w:bottom w:val="nil"/>
                  <w:right w:val="nil"/>
                </w:tcBorders>
                <w:shd w:val="clear" w:color="auto" w:fill="auto"/>
                <w:noWrap/>
                <w:vAlign w:val="bottom"/>
              </w:tcPr>
            </w:tcPrChange>
          </w:tcPr>
          <w:p w14:paraId="0ACD8774" w14:textId="32AD2BE0" w:rsidR="00F604D1" w:rsidRDefault="00F604D1" w:rsidP="0051314B">
            <w:pPr>
              <w:spacing w:line="360" w:lineRule="auto"/>
              <w:rPr>
                <w:ins w:id="1795" w:author="Bas Hofstra" w:date="2023-08-30T16:11:00Z"/>
                <w:color w:val="000000"/>
                <w:sz w:val="20"/>
                <w:szCs w:val="20"/>
              </w:rPr>
              <w:pPrChange w:id="1796" w:author="Bas Hofstra" w:date="2023-08-30T16:26:00Z">
                <w:pPr>
                  <w:spacing w:line="360" w:lineRule="auto"/>
                </w:pPr>
              </w:pPrChange>
            </w:pPr>
            <w:ins w:id="1797" w:author="Bas Hofstra" w:date="2023-08-30T16:11:00Z">
              <w:r>
                <w:rPr>
                  <w:color w:val="000000"/>
                  <w:sz w:val="20"/>
                  <w:szCs w:val="20"/>
                </w:rPr>
                <w:t>Income</w:t>
              </w:r>
            </w:ins>
          </w:p>
        </w:tc>
        <w:tc>
          <w:tcPr>
            <w:tcW w:w="1120" w:type="dxa"/>
            <w:gridSpan w:val="2"/>
            <w:tcBorders>
              <w:top w:val="nil"/>
              <w:left w:val="nil"/>
              <w:bottom w:val="nil"/>
              <w:right w:val="nil"/>
            </w:tcBorders>
            <w:shd w:val="clear" w:color="auto" w:fill="auto"/>
            <w:noWrap/>
            <w:vAlign w:val="bottom"/>
            <w:tcPrChange w:id="1798" w:author="Bas Hofstra" w:date="2023-08-30T16:55:00Z">
              <w:tcPr>
                <w:tcW w:w="1247" w:type="dxa"/>
                <w:gridSpan w:val="2"/>
                <w:tcBorders>
                  <w:top w:val="nil"/>
                  <w:left w:val="nil"/>
                  <w:bottom w:val="nil"/>
                  <w:right w:val="nil"/>
                </w:tcBorders>
                <w:shd w:val="clear" w:color="auto" w:fill="auto"/>
                <w:noWrap/>
                <w:vAlign w:val="bottom"/>
              </w:tcPr>
            </w:tcPrChange>
          </w:tcPr>
          <w:p w14:paraId="09D21FB9" w14:textId="77777777" w:rsidR="00F604D1" w:rsidRDefault="00F604D1" w:rsidP="0051314B">
            <w:pPr>
              <w:spacing w:line="360" w:lineRule="auto"/>
              <w:rPr>
                <w:ins w:id="1799" w:author="Bas Hofstra" w:date="2023-08-30T16:11:00Z"/>
                <w:color w:val="000000"/>
                <w:sz w:val="20"/>
                <w:szCs w:val="20"/>
              </w:rPr>
              <w:pPrChange w:id="1800" w:author="Bas Hofstra" w:date="2023-08-30T16:26:00Z">
                <w:pPr>
                  <w:spacing w:line="360" w:lineRule="auto"/>
                </w:pPr>
              </w:pPrChange>
            </w:pPr>
          </w:p>
        </w:tc>
        <w:tc>
          <w:tcPr>
            <w:tcW w:w="1644" w:type="dxa"/>
            <w:gridSpan w:val="2"/>
            <w:tcBorders>
              <w:top w:val="nil"/>
              <w:left w:val="nil"/>
              <w:bottom w:val="nil"/>
              <w:right w:val="nil"/>
            </w:tcBorders>
            <w:shd w:val="clear" w:color="auto" w:fill="auto"/>
            <w:noWrap/>
            <w:vAlign w:val="bottom"/>
            <w:tcPrChange w:id="1801" w:author="Bas Hofstra" w:date="2023-08-30T16:55:00Z">
              <w:tcPr>
                <w:tcW w:w="1573" w:type="dxa"/>
                <w:tcBorders>
                  <w:top w:val="nil"/>
                  <w:left w:val="nil"/>
                  <w:bottom w:val="nil"/>
                  <w:right w:val="nil"/>
                </w:tcBorders>
                <w:shd w:val="clear" w:color="auto" w:fill="auto"/>
                <w:noWrap/>
                <w:vAlign w:val="bottom"/>
              </w:tcPr>
            </w:tcPrChange>
          </w:tcPr>
          <w:p w14:paraId="5D17A09F" w14:textId="77777777" w:rsidR="00F604D1" w:rsidRPr="00485DA1" w:rsidRDefault="00F604D1" w:rsidP="0051314B">
            <w:pPr>
              <w:spacing w:line="360" w:lineRule="auto"/>
              <w:rPr>
                <w:ins w:id="1802" w:author="Bas Hofstra" w:date="2023-08-30T16:11:00Z"/>
                <w:color w:val="000000"/>
                <w:sz w:val="20"/>
                <w:szCs w:val="20"/>
              </w:rPr>
              <w:pPrChange w:id="1803" w:author="Bas Hofstra" w:date="2023-08-30T16:26:00Z">
                <w:pPr>
                  <w:spacing w:line="360" w:lineRule="auto"/>
                </w:pPr>
              </w:pPrChange>
            </w:pPr>
          </w:p>
        </w:tc>
        <w:tc>
          <w:tcPr>
            <w:tcW w:w="1045" w:type="dxa"/>
            <w:gridSpan w:val="2"/>
            <w:tcBorders>
              <w:top w:val="nil"/>
              <w:left w:val="nil"/>
              <w:bottom w:val="nil"/>
              <w:right w:val="nil"/>
            </w:tcBorders>
            <w:shd w:val="clear" w:color="auto" w:fill="auto"/>
            <w:noWrap/>
            <w:vAlign w:val="bottom"/>
            <w:tcPrChange w:id="1804" w:author="Bas Hofstra" w:date="2023-08-30T16:55:00Z">
              <w:tcPr>
                <w:tcW w:w="1164" w:type="dxa"/>
                <w:gridSpan w:val="2"/>
                <w:tcBorders>
                  <w:top w:val="nil"/>
                  <w:left w:val="nil"/>
                  <w:bottom w:val="nil"/>
                  <w:right w:val="nil"/>
                </w:tcBorders>
                <w:shd w:val="clear" w:color="auto" w:fill="auto"/>
                <w:noWrap/>
                <w:vAlign w:val="bottom"/>
              </w:tcPr>
            </w:tcPrChange>
          </w:tcPr>
          <w:p w14:paraId="6E79D83D" w14:textId="77777777" w:rsidR="00F604D1" w:rsidRPr="00485DA1" w:rsidRDefault="00F604D1" w:rsidP="0051314B">
            <w:pPr>
              <w:spacing w:line="360" w:lineRule="auto"/>
              <w:rPr>
                <w:ins w:id="1805" w:author="Bas Hofstra" w:date="2023-08-30T16:11:00Z"/>
                <w:color w:val="000000"/>
                <w:sz w:val="20"/>
                <w:szCs w:val="20"/>
              </w:rPr>
              <w:pPrChange w:id="1806" w:author="Bas Hofstra" w:date="2023-08-30T16:26:00Z">
                <w:pPr>
                  <w:spacing w:line="360" w:lineRule="auto"/>
                </w:pPr>
              </w:pPrChange>
            </w:pPr>
          </w:p>
        </w:tc>
        <w:tc>
          <w:tcPr>
            <w:tcW w:w="1230" w:type="dxa"/>
            <w:gridSpan w:val="2"/>
            <w:tcBorders>
              <w:top w:val="nil"/>
              <w:left w:val="nil"/>
              <w:bottom w:val="nil"/>
              <w:right w:val="nil"/>
            </w:tcBorders>
            <w:shd w:val="clear" w:color="auto" w:fill="auto"/>
            <w:noWrap/>
            <w:vAlign w:val="bottom"/>
            <w:tcPrChange w:id="1807" w:author="Bas Hofstra" w:date="2023-08-30T16:55:00Z">
              <w:tcPr>
                <w:tcW w:w="1377" w:type="dxa"/>
                <w:tcBorders>
                  <w:top w:val="nil"/>
                  <w:left w:val="nil"/>
                  <w:bottom w:val="nil"/>
                  <w:right w:val="nil"/>
                </w:tcBorders>
                <w:shd w:val="clear" w:color="auto" w:fill="auto"/>
                <w:noWrap/>
                <w:vAlign w:val="bottom"/>
              </w:tcPr>
            </w:tcPrChange>
          </w:tcPr>
          <w:p w14:paraId="13366944" w14:textId="77777777" w:rsidR="00F604D1" w:rsidRPr="00485DA1" w:rsidRDefault="00F604D1" w:rsidP="0051314B">
            <w:pPr>
              <w:spacing w:line="360" w:lineRule="auto"/>
              <w:rPr>
                <w:ins w:id="1808" w:author="Bas Hofstra" w:date="2023-08-30T16:11:00Z"/>
                <w:color w:val="000000"/>
                <w:sz w:val="20"/>
                <w:szCs w:val="20"/>
              </w:rPr>
              <w:pPrChange w:id="1809" w:author="Bas Hofstra" w:date="2023-08-30T16:26:00Z">
                <w:pPr>
                  <w:spacing w:line="360" w:lineRule="auto"/>
                </w:pPr>
              </w:pPrChange>
            </w:pPr>
          </w:p>
        </w:tc>
        <w:tc>
          <w:tcPr>
            <w:tcW w:w="1075" w:type="dxa"/>
            <w:gridSpan w:val="3"/>
            <w:tcBorders>
              <w:top w:val="nil"/>
              <w:left w:val="nil"/>
              <w:bottom w:val="nil"/>
              <w:right w:val="nil"/>
            </w:tcBorders>
            <w:shd w:val="clear" w:color="auto" w:fill="auto"/>
            <w:noWrap/>
            <w:vAlign w:val="bottom"/>
            <w:tcPrChange w:id="1810" w:author="Bas Hofstra" w:date="2023-08-30T16:55:00Z">
              <w:tcPr>
                <w:tcW w:w="1193" w:type="dxa"/>
                <w:gridSpan w:val="3"/>
                <w:tcBorders>
                  <w:top w:val="nil"/>
                  <w:left w:val="nil"/>
                  <w:bottom w:val="nil"/>
                  <w:right w:val="nil"/>
                </w:tcBorders>
                <w:shd w:val="clear" w:color="auto" w:fill="auto"/>
                <w:noWrap/>
                <w:vAlign w:val="bottom"/>
              </w:tcPr>
            </w:tcPrChange>
          </w:tcPr>
          <w:p w14:paraId="29710C67" w14:textId="77777777" w:rsidR="00F604D1" w:rsidRPr="00485DA1" w:rsidRDefault="00F604D1" w:rsidP="0051314B">
            <w:pPr>
              <w:spacing w:line="360" w:lineRule="auto"/>
              <w:rPr>
                <w:ins w:id="1811" w:author="Bas Hofstra" w:date="2023-08-30T16:11:00Z"/>
                <w:color w:val="000000"/>
                <w:sz w:val="20"/>
                <w:szCs w:val="20"/>
              </w:rPr>
              <w:pPrChange w:id="1812" w:author="Bas Hofstra" w:date="2023-08-30T16:26:00Z">
                <w:pPr>
                  <w:spacing w:line="360" w:lineRule="auto"/>
                </w:pPr>
              </w:pPrChange>
            </w:pPr>
          </w:p>
        </w:tc>
      </w:tr>
      <w:tr w:rsidR="00A10EDE" w:rsidRPr="00485DA1" w14:paraId="2BDF4C9D" w14:textId="77777777" w:rsidTr="00BA4F35">
        <w:trPr>
          <w:gridAfter w:val="1"/>
          <w:trHeight w:hRule="exact" w:val="255"/>
          <w:ins w:id="1813" w:author="Bas Hofstra" w:date="2023-08-30T16:11:00Z"/>
          <w:trPrChange w:id="1814"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815" w:author="Bas Hofstra" w:date="2023-08-30T16:55:00Z">
              <w:tcPr>
                <w:tcW w:w="2549" w:type="dxa"/>
                <w:gridSpan w:val="2"/>
                <w:tcBorders>
                  <w:top w:val="nil"/>
                  <w:left w:val="nil"/>
                  <w:bottom w:val="nil"/>
                  <w:right w:val="nil"/>
                </w:tcBorders>
                <w:shd w:val="clear" w:color="auto" w:fill="auto"/>
                <w:noWrap/>
                <w:vAlign w:val="bottom"/>
              </w:tcPr>
            </w:tcPrChange>
          </w:tcPr>
          <w:p w14:paraId="7F16AB0F" w14:textId="0958ECC4" w:rsidR="00F604D1" w:rsidRDefault="0051314B" w:rsidP="0051314B">
            <w:pPr>
              <w:spacing w:line="360" w:lineRule="auto"/>
              <w:ind w:firstLine="178"/>
              <w:rPr>
                <w:ins w:id="1816" w:author="Bas Hofstra" w:date="2023-08-30T16:11:00Z"/>
                <w:color w:val="000000"/>
                <w:sz w:val="20"/>
                <w:szCs w:val="20"/>
              </w:rPr>
              <w:pPrChange w:id="1817" w:author="Bas Hofstra" w:date="2023-08-30T16:26:00Z">
                <w:pPr>
                  <w:spacing w:line="360" w:lineRule="auto"/>
                </w:pPr>
              </w:pPrChange>
            </w:pPr>
            <w:ins w:id="1818" w:author="Bas Hofstra" w:date="2023-08-30T16:23:00Z">
              <w:r>
                <w:rPr>
                  <w:color w:val="000000"/>
                  <w:sz w:val="20"/>
                  <w:szCs w:val="20"/>
                </w:rPr>
                <w:t>&lt; modal</w:t>
              </w:r>
            </w:ins>
          </w:p>
        </w:tc>
        <w:tc>
          <w:tcPr>
            <w:tcW w:w="1120" w:type="dxa"/>
            <w:gridSpan w:val="2"/>
            <w:tcBorders>
              <w:top w:val="nil"/>
              <w:left w:val="nil"/>
              <w:bottom w:val="nil"/>
              <w:right w:val="nil"/>
            </w:tcBorders>
            <w:shd w:val="clear" w:color="auto" w:fill="auto"/>
            <w:noWrap/>
            <w:vAlign w:val="bottom"/>
            <w:tcPrChange w:id="1819" w:author="Bas Hofstra" w:date="2023-08-30T16:55:00Z">
              <w:tcPr>
                <w:tcW w:w="1247" w:type="dxa"/>
                <w:gridSpan w:val="2"/>
                <w:tcBorders>
                  <w:top w:val="nil"/>
                  <w:left w:val="nil"/>
                  <w:bottom w:val="nil"/>
                  <w:right w:val="nil"/>
                </w:tcBorders>
                <w:shd w:val="clear" w:color="auto" w:fill="auto"/>
                <w:noWrap/>
                <w:vAlign w:val="bottom"/>
              </w:tcPr>
            </w:tcPrChange>
          </w:tcPr>
          <w:p w14:paraId="23AD67F2" w14:textId="1E1C0CFC" w:rsidR="00F604D1" w:rsidRDefault="00F604D1" w:rsidP="0051314B">
            <w:pPr>
              <w:spacing w:line="360" w:lineRule="auto"/>
              <w:rPr>
                <w:ins w:id="1820" w:author="Bas Hofstra" w:date="2023-08-30T16:11:00Z"/>
                <w:color w:val="000000"/>
                <w:sz w:val="20"/>
                <w:szCs w:val="20"/>
              </w:rPr>
              <w:pPrChange w:id="1821" w:author="Bas Hofstra" w:date="2023-08-30T16:26:00Z">
                <w:pPr>
                  <w:spacing w:line="360" w:lineRule="auto"/>
                </w:pPr>
              </w:pPrChange>
            </w:pPr>
            <w:ins w:id="1822" w:author="Bas Hofstra" w:date="2023-08-30T16:12:00Z">
              <w:r>
                <w:rPr>
                  <w:color w:val="000000"/>
                  <w:sz w:val="20"/>
                  <w:szCs w:val="20"/>
                </w:rPr>
                <w:t>6</w:t>
              </w:r>
            </w:ins>
            <w:ins w:id="1823" w:author="Bas Hofstra" w:date="2023-08-30T16:20:00Z">
              <w:r w:rsidR="0051314B">
                <w:rPr>
                  <w:color w:val="000000"/>
                  <w:sz w:val="20"/>
                  <w:szCs w:val="20"/>
                </w:rPr>
                <w:t>2</w:t>
              </w:r>
            </w:ins>
            <w:ins w:id="1824" w:author="Bas Hofstra" w:date="2023-08-30T16:12:00Z">
              <w:r>
                <w:rPr>
                  <w:color w:val="000000"/>
                  <w:sz w:val="20"/>
                  <w:szCs w:val="20"/>
                </w:rPr>
                <w:t>7</w:t>
              </w:r>
            </w:ins>
          </w:p>
        </w:tc>
        <w:tc>
          <w:tcPr>
            <w:tcW w:w="1644" w:type="dxa"/>
            <w:gridSpan w:val="2"/>
            <w:tcBorders>
              <w:top w:val="nil"/>
              <w:left w:val="nil"/>
              <w:bottom w:val="nil"/>
              <w:right w:val="nil"/>
            </w:tcBorders>
            <w:shd w:val="clear" w:color="auto" w:fill="auto"/>
            <w:noWrap/>
            <w:vAlign w:val="bottom"/>
            <w:tcPrChange w:id="1825" w:author="Bas Hofstra" w:date="2023-08-30T16:55:00Z">
              <w:tcPr>
                <w:tcW w:w="1573" w:type="dxa"/>
                <w:tcBorders>
                  <w:top w:val="nil"/>
                  <w:left w:val="nil"/>
                  <w:bottom w:val="nil"/>
                  <w:right w:val="nil"/>
                </w:tcBorders>
                <w:shd w:val="clear" w:color="auto" w:fill="auto"/>
                <w:noWrap/>
                <w:vAlign w:val="bottom"/>
              </w:tcPr>
            </w:tcPrChange>
          </w:tcPr>
          <w:p w14:paraId="4E796E61" w14:textId="466FE48B" w:rsidR="00F604D1" w:rsidRPr="00485DA1" w:rsidRDefault="008203E4" w:rsidP="0051314B">
            <w:pPr>
              <w:spacing w:line="360" w:lineRule="auto"/>
              <w:rPr>
                <w:ins w:id="1826" w:author="Bas Hofstra" w:date="2023-08-30T16:11:00Z"/>
                <w:color w:val="000000"/>
                <w:sz w:val="20"/>
                <w:szCs w:val="20"/>
              </w:rPr>
              <w:pPrChange w:id="1827" w:author="Bas Hofstra" w:date="2023-08-30T16:26:00Z">
                <w:pPr>
                  <w:spacing w:line="360" w:lineRule="auto"/>
                </w:pPr>
              </w:pPrChange>
            </w:pPr>
            <w:ins w:id="1828" w:author="Bas Hofstra" w:date="2023-08-30T16:19:00Z">
              <w:r>
                <w:rPr>
                  <w:color w:val="000000"/>
                  <w:sz w:val="20"/>
                  <w:szCs w:val="20"/>
                </w:rPr>
                <w:t>0.5</w:t>
              </w:r>
            </w:ins>
            <w:ins w:id="1829" w:author="Bas Hofstra" w:date="2023-08-30T16:21:00Z">
              <w:r w:rsidR="0051314B">
                <w:rPr>
                  <w:color w:val="000000"/>
                  <w:sz w:val="20"/>
                  <w:szCs w:val="20"/>
                </w:rPr>
                <w:t>0</w:t>
              </w:r>
            </w:ins>
          </w:p>
        </w:tc>
        <w:tc>
          <w:tcPr>
            <w:tcW w:w="1045" w:type="dxa"/>
            <w:gridSpan w:val="2"/>
            <w:tcBorders>
              <w:top w:val="nil"/>
              <w:left w:val="nil"/>
              <w:bottom w:val="nil"/>
              <w:right w:val="nil"/>
            </w:tcBorders>
            <w:shd w:val="clear" w:color="auto" w:fill="auto"/>
            <w:noWrap/>
            <w:vAlign w:val="bottom"/>
            <w:tcPrChange w:id="1830" w:author="Bas Hofstra" w:date="2023-08-30T16:55:00Z">
              <w:tcPr>
                <w:tcW w:w="1164" w:type="dxa"/>
                <w:gridSpan w:val="2"/>
                <w:tcBorders>
                  <w:top w:val="nil"/>
                  <w:left w:val="nil"/>
                  <w:bottom w:val="nil"/>
                  <w:right w:val="nil"/>
                </w:tcBorders>
                <w:shd w:val="clear" w:color="auto" w:fill="auto"/>
                <w:noWrap/>
                <w:vAlign w:val="bottom"/>
              </w:tcPr>
            </w:tcPrChange>
          </w:tcPr>
          <w:p w14:paraId="238C534F" w14:textId="77777777" w:rsidR="00F604D1" w:rsidRPr="00485DA1" w:rsidRDefault="00F604D1" w:rsidP="0051314B">
            <w:pPr>
              <w:spacing w:line="360" w:lineRule="auto"/>
              <w:rPr>
                <w:ins w:id="1831" w:author="Bas Hofstra" w:date="2023-08-30T16:11:00Z"/>
                <w:color w:val="000000"/>
                <w:sz w:val="20"/>
                <w:szCs w:val="20"/>
              </w:rPr>
              <w:pPrChange w:id="1832" w:author="Bas Hofstra" w:date="2023-08-30T16:26:00Z">
                <w:pPr>
                  <w:spacing w:line="360" w:lineRule="auto"/>
                </w:pPr>
              </w:pPrChange>
            </w:pPr>
          </w:p>
        </w:tc>
        <w:tc>
          <w:tcPr>
            <w:tcW w:w="1230" w:type="dxa"/>
            <w:gridSpan w:val="2"/>
            <w:tcBorders>
              <w:top w:val="nil"/>
              <w:left w:val="nil"/>
              <w:bottom w:val="nil"/>
              <w:right w:val="nil"/>
            </w:tcBorders>
            <w:shd w:val="clear" w:color="auto" w:fill="auto"/>
            <w:noWrap/>
            <w:vAlign w:val="bottom"/>
            <w:tcPrChange w:id="1833" w:author="Bas Hofstra" w:date="2023-08-30T16:55:00Z">
              <w:tcPr>
                <w:tcW w:w="1377" w:type="dxa"/>
                <w:tcBorders>
                  <w:top w:val="nil"/>
                  <w:left w:val="nil"/>
                  <w:bottom w:val="nil"/>
                  <w:right w:val="nil"/>
                </w:tcBorders>
                <w:shd w:val="clear" w:color="auto" w:fill="auto"/>
                <w:noWrap/>
                <w:vAlign w:val="bottom"/>
              </w:tcPr>
            </w:tcPrChange>
          </w:tcPr>
          <w:p w14:paraId="0B886800" w14:textId="3CCA4D80" w:rsidR="00F604D1" w:rsidRPr="00485DA1" w:rsidRDefault="00F604D1" w:rsidP="0051314B">
            <w:pPr>
              <w:spacing w:line="360" w:lineRule="auto"/>
              <w:rPr>
                <w:ins w:id="1834" w:author="Bas Hofstra" w:date="2023-08-30T16:11:00Z"/>
                <w:color w:val="000000"/>
                <w:sz w:val="20"/>
                <w:szCs w:val="20"/>
              </w:rPr>
              <w:pPrChange w:id="1835" w:author="Bas Hofstra" w:date="2023-08-30T16:26:00Z">
                <w:pPr>
                  <w:spacing w:line="360" w:lineRule="auto"/>
                </w:pPr>
              </w:pPrChange>
            </w:pPr>
            <w:ins w:id="1836" w:author="Bas Hofstra" w:date="2023-08-30T16:14:00Z">
              <w:r>
                <w:rPr>
                  <w:color w:val="000000"/>
                  <w:sz w:val="20"/>
                  <w:szCs w:val="20"/>
                </w:rPr>
                <w:t>0</w:t>
              </w:r>
            </w:ins>
          </w:p>
        </w:tc>
        <w:tc>
          <w:tcPr>
            <w:tcW w:w="1075" w:type="dxa"/>
            <w:gridSpan w:val="3"/>
            <w:tcBorders>
              <w:top w:val="nil"/>
              <w:left w:val="nil"/>
              <w:bottom w:val="nil"/>
              <w:right w:val="nil"/>
            </w:tcBorders>
            <w:shd w:val="clear" w:color="auto" w:fill="auto"/>
            <w:noWrap/>
            <w:vAlign w:val="bottom"/>
            <w:tcPrChange w:id="1837" w:author="Bas Hofstra" w:date="2023-08-30T16:55:00Z">
              <w:tcPr>
                <w:tcW w:w="1193" w:type="dxa"/>
                <w:gridSpan w:val="3"/>
                <w:tcBorders>
                  <w:top w:val="nil"/>
                  <w:left w:val="nil"/>
                  <w:bottom w:val="nil"/>
                  <w:right w:val="nil"/>
                </w:tcBorders>
                <w:shd w:val="clear" w:color="auto" w:fill="auto"/>
                <w:noWrap/>
                <w:vAlign w:val="bottom"/>
              </w:tcPr>
            </w:tcPrChange>
          </w:tcPr>
          <w:p w14:paraId="0B0A7962" w14:textId="380C0CF4" w:rsidR="00F604D1" w:rsidRPr="00485DA1" w:rsidRDefault="00F604D1" w:rsidP="0051314B">
            <w:pPr>
              <w:spacing w:line="360" w:lineRule="auto"/>
              <w:rPr>
                <w:ins w:id="1838" w:author="Bas Hofstra" w:date="2023-08-30T16:11:00Z"/>
                <w:color w:val="000000"/>
                <w:sz w:val="20"/>
                <w:szCs w:val="20"/>
              </w:rPr>
              <w:pPrChange w:id="1839" w:author="Bas Hofstra" w:date="2023-08-30T16:26:00Z">
                <w:pPr>
                  <w:spacing w:line="360" w:lineRule="auto"/>
                </w:pPr>
              </w:pPrChange>
            </w:pPr>
            <w:ins w:id="1840" w:author="Bas Hofstra" w:date="2023-08-30T16:14:00Z">
              <w:r>
                <w:rPr>
                  <w:color w:val="000000"/>
                  <w:sz w:val="20"/>
                  <w:szCs w:val="20"/>
                </w:rPr>
                <w:t>1</w:t>
              </w:r>
            </w:ins>
          </w:p>
        </w:tc>
      </w:tr>
      <w:tr w:rsidR="00A10EDE" w:rsidRPr="00485DA1" w14:paraId="20C5EF32" w14:textId="77777777" w:rsidTr="00BA4F35">
        <w:trPr>
          <w:gridAfter w:val="1"/>
          <w:trHeight w:hRule="exact" w:val="255"/>
          <w:ins w:id="1841" w:author="Bas Hofstra" w:date="2023-08-30T16:11:00Z"/>
          <w:trPrChange w:id="1842"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843" w:author="Bas Hofstra" w:date="2023-08-30T16:55:00Z">
              <w:tcPr>
                <w:tcW w:w="2549" w:type="dxa"/>
                <w:gridSpan w:val="2"/>
                <w:tcBorders>
                  <w:top w:val="nil"/>
                  <w:left w:val="nil"/>
                  <w:bottom w:val="nil"/>
                  <w:right w:val="nil"/>
                </w:tcBorders>
                <w:shd w:val="clear" w:color="auto" w:fill="auto"/>
                <w:noWrap/>
                <w:vAlign w:val="bottom"/>
              </w:tcPr>
            </w:tcPrChange>
          </w:tcPr>
          <w:p w14:paraId="7340B1EF" w14:textId="68F97744" w:rsidR="00F604D1" w:rsidRDefault="0051314B" w:rsidP="0051314B">
            <w:pPr>
              <w:spacing w:line="360" w:lineRule="auto"/>
              <w:ind w:firstLine="178"/>
              <w:rPr>
                <w:ins w:id="1844" w:author="Bas Hofstra" w:date="2023-08-30T16:11:00Z"/>
                <w:color w:val="000000"/>
                <w:sz w:val="20"/>
                <w:szCs w:val="20"/>
              </w:rPr>
              <w:pPrChange w:id="1845" w:author="Bas Hofstra" w:date="2023-08-30T16:26:00Z">
                <w:pPr>
                  <w:spacing w:line="360" w:lineRule="auto"/>
                </w:pPr>
              </w:pPrChange>
            </w:pPr>
            <w:ins w:id="1846" w:author="Bas Hofstra" w:date="2023-08-30T16:23:00Z">
              <w:r>
                <w:rPr>
                  <w:color w:val="000000"/>
                  <w:sz w:val="20"/>
                  <w:szCs w:val="20"/>
                </w:rPr>
                <w:t>&gt; modal</w:t>
              </w:r>
            </w:ins>
          </w:p>
        </w:tc>
        <w:tc>
          <w:tcPr>
            <w:tcW w:w="1120" w:type="dxa"/>
            <w:gridSpan w:val="2"/>
            <w:tcBorders>
              <w:top w:val="nil"/>
              <w:left w:val="nil"/>
              <w:bottom w:val="nil"/>
              <w:right w:val="nil"/>
            </w:tcBorders>
            <w:shd w:val="clear" w:color="auto" w:fill="auto"/>
            <w:noWrap/>
            <w:vAlign w:val="bottom"/>
            <w:tcPrChange w:id="1847" w:author="Bas Hofstra" w:date="2023-08-30T16:55:00Z">
              <w:tcPr>
                <w:tcW w:w="1247" w:type="dxa"/>
                <w:gridSpan w:val="2"/>
                <w:tcBorders>
                  <w:top w:val="nil"/>
                  <w:left w:val="nil"/>
                  <w:bottom w:val="nil"/>
                  <w:right w:val="nil"/>
                </w:tcBorders>
                <w:shd w:val="clear" w:color="auto" w:fill="auto"/>
                <w:noWrap/>
                <w:vAlign w:val="bottom"/>
              </w:tcPr>
            </w:tcPrChange>
          </w:tcPr>
          <w:p w14:paraId="13F701B5" w14:textId="00B9C5CB" w:rsidR="00F604D1" w:rsidRDefault="00F604D1" w:rsidP="0051314B">
            <w:pPr>
              <w:spacing w:line="360" w:lineRule="auto"/>
              <w:rPr>
                <w:ins w:id="1848" w:author="Bas Hofstra" w:date="2023-08-30T16:11:00Z"/>
                <w:color w:val="000000"/>
                <w:sz w:val="20"/>
                <w:szCs w:val="20"/>
              </w:rPr>
              <w:pPrChange w:id="1849" w:author="Bas Hofstra" w:date="2023-08-30T16:26:00Z">
                <w:pPr>
                  <w:spacing w:line="360" w:lineRule="auto"/>
                </w:pPr>
              </w:pPrChange>
            </w:pPr>
            <w:ins w:id="1850" w:author="Bas Hofstra" w:date="2023-08-30T16:12:00Z">
              <w:r>
                <w:rPr>
                  <w:color w:val="000000"/>
                  <w:sz w:val="20"/>
                  <w:szCs w:val="20"/>
                </w:rPr>
                <w:t>440</w:t>
              </w:r>
            </w:ins>
          </w:p>
        </w:tc>
        <w:tc>
          <w:tcPr>
            <w:tcW w:w="1644" w:type="dxa"/>
            <w:gridSpan w:val="2"/>
            <w:tcBorders>
              <w:top w:val="nil"/>
              <w:left w:val="nil"/>
              <w:bottom w:val="nil"/>
              <w:right w:val="nil"/>
            </w:tcBorders>
            <w:shd w:val="clear" w:color="auto" w:fill="auto"/>
            <w:noWrap/>
            <w:vAlign w:val="bottom"/>
            <w:tcPrChange w:id="1851" w:author="Bas Hofstra" w:date="2023-08-30T16:55:00Z">
              <w:tcPr>
                <w:tcW w:w="1573" w:type="dxa"/>
                <w:tcBorders>
                  <w:top w:val="nil"/>
                  <w:left w:val="nil"/>
                  <w:bottom w:val="nil"/>
                  <w:right w:val="nil"/>
                </w:tcBorders>
                <w:shd w:val="clear" w:color="auto" w:fill="auto"/>
                <w:noWrap/>
                <w:vAlign w:val="bottom"/>
              </w:tcPr>
            </w:tcPrChange>
          </w:tcPr>
          <w:p w14:paraId="0609352E" w14:textId="43A38193" w:rsidR="00F604D1" w:rsidRPr="00485DA1" w:rsidRDefault="008203E4" w:rsidP="0051314B">
            <w:pPr>
              <w:spacing w:line="360" w:lineRule="auto"/>
              <w:rPr>
                <w:ins w:id="1852" w:author="Bas Hofstra" w:date="2023-08-30T16:11:00Z"/>
                <w:color w:val="000000"/>
                <w:sz w:val="20"/>
                <w:szCs w:val="20"/>
              </w:rPr>
              <w:pPrChange w:id="1853" w:author="Bas Hofstra" w:date="2023-08-30T16:26:00Z">
                <w:pPr>
                  <w:spacing w:line="360" w:lineRule="auto"/>
                </w:pPr>
              </w:pPrChange>
            </w:pPr>
            <w:ins w:id="1854" w:author="Bas Hofstra" w:date="2023-08-30T16:19:00Z">
              <w:r>
                <w:rPr>
                  <w:color w:val="000000"/>
                  <w:sz w:val="20"/>
                  <w:szCs w:val="20"/>
                </w:rPr>
                <w:t>0.35</w:t>
              </w:r>
            </w:ins>
          </w:p>
        </w:tc>
        <w:tc>
          <w:tcPr>
            <w:tcW w:w="1045" w:type="dxa"/>
            <w:gridSpan w:val="2"/>
            <w:tcBorders>
              <w:top w:val="nil"/>
              <w:left w:val="nil"/>
              <w:bottom w:val="nil"/>
              <w:right w:val="nil"/>
            </w:tcBorders>
            <w:shd w:val="clear" w:color="auto" w:fill="auto"/>
            <w:noWrap/>
            <w:vAlign w:val="bottom"/>
            <w:tcPrChange w:id="1855" w:author="Bas Hofstra" w:date="2023-08-30T16:55:00Z">
              <w:tcPr>
                <w:tcW w:w="1164" w:type="dxa"/>
                <w:gridSpan w:val="2"/>
                <w:tcBorders>
                  <w:top w:val="nil"/>
                  <w:left w:val="nil"/>
                  <w:bottom w:val="nil"/>
                  <w:right w:val="nil"/>
                </w:tcBorders>
                <w:shd w:val="clear" w:color="auto" w:fill="auto"/>
                <w:noWrap/>
                <w:vAlign w:val="bottom"/>
              </w:tcPr>
            </w:tcPrChange>
          </w:tcPr>
          <w:p w14:paraId="2A49D092" w14:textId="77777777" w:rsidR="00F604D1" w:rsidRPr="00485DA1" w:rsidRDefault="00F604D1" w:rsidP="0051314B">
            <w:pPr>
              <w:spacing w:line="360" w:lineRule="auto"/>
              <w:rPr>
                <w:ins w:id="1856" w:author="Bas Hofstra" w:date="2023-08-30T16:11:00Z"/>
                <w:color w:val="000000"/>
                <w:sz w:val="20"/>
                <w:szCs w:val="20"/>
              </w:rPr>
              <w:pPrChange w:id="1857" w:author="Bas Hofstra" w:date="2023-08-30T16:26:00Z">
                <w:pPr>
                  <w:spacing w:line="360" w:lineRule="auto"/>
                </w:pPr>
              </w:pPrChange>
            </w:pPr>
          </w:p>
        </w:tc>
        <w:tc>
          <w:tcPr>
            <w:tcW w:w="1230" w:type="dxa"/>
            <w:gridSpan w:val="2"/>
            <w:tcBorders>
              <w:top w:val="nil"/>
              <w:left w:val="nil"/>
              <w:bottom w:val="nil"/>
              <w:right w:val="nil"/>
            </w:tcBorders>
            <w:shd w:val="clear" w:color="auto" w:fill="auto"/>
            <w:noWrap/>
            <w:vAlign w:val="bottom"/>
            <w:tcPrChange w:id="1858" w:author="Bas Hofstra" w:date="2023-08-30T16:55:00Z">
              <w:tcPr>
                <w:tcW w:w="1377" w:type="dxa"/>
                <w:tcBorders>
                  <w:top w:val="nil"/>
                  <w:left w:val="nil"/>
                  <w:bottom w:val="nil"/>
                  <w:right w:val="nil"/>
                </w:tcBorders>
                <w:shd w:val="clear" w:color="auto" w:fill="auto"/>
                <w:noWrap/>
                <w:vAlign w:val="bottom"/>
              </w:tcPr>
            </w:tcPrChange>
          </w:tcPr>
          <w:p w14:paraId="0056F224" w14:textId="4159C43B" w:rsidR="00F604D1" w:rsidRPr="00485DA1" w:rsidRDefault="00F604D1" w:rsidP="0051314B">
            <w:pPr>
              <w:spacing w:line="360" w:lineRule="auto"/>
              <w:rPr>
                <w:ins w:id="1859" w:author="Bas Hofstra" w:date="2023-08-30T16:11:00Z"/>
                <w:color w:val="000000"/>
                <w:sz w:val="20"/>
                <w:szCs w:val="20"/>
              </w:rPr>
              <w:pPrChange w:id="1860" w:author="Bas Hofstra" w:date="2023-08-30T16:26:00Z">
                <w:pPr>
                  <w:spacing w:line="360" w:lineRule="auto"/>
                </w:pPr>
              </w:pPrChange>
            </w:pPr>
            <w:ins w:id="1861" w:author="Bas Hofstra" w:date="2023-08-30T16:14:00Z">
              <w:r>
                <w:rPr>
                  <w:color w:val="000000"/>
                  <w:sz w:val="20"/>
                  <w:szCs w:val="20"/>
                </w:rPr>
                <w:t>0</w:t>
              </w:r>
            </w:ins>
          </w:p>
        </w:tc>
        <w:tc>
          <w:tcPr>
            <w:tcW w:w="1075" w:type="dxa"/>
            <w:gridSpan w:val="3"/>
            <w:tcBorders>
              <w:top w:val="nil"/>
              <w:left w:val="nil"/>
              <w:bottom w:val="nil"/>
              <w:right w:val="nil"/>
            </w:tcBorders>
            <w:shd w:val="clear" w:color="auto" w:fill="auto"/>
            <w:noWrap/>
            <w:vAlign w:val="bottom"/>
            <w:tcPrChange w:id="1862" w:author="Bas Hofstra" w:date="2023-08-30T16:55:00Z">
              <w:tcPr>
                <w:tcW w:w="1193" w:type="dxa"/>
                <w:gridSpan w:val="3"/>
                <w:tcBorders>
                  <w:top w:val="nil"/>
                  <w:left w:val="nil"/>
                  <w:bottom w:val="nil"/>
                  <w:right w:val="nil"/>
                </w:tcBorders>
                <w:shd w:val="clear" w:color="auto" w:fill="auto"/>
                <w:noWrap/>
                <w:vAlign w:val="bottom"/>
              </w:tcPr>
            </w:tcPrChange>
          </w:tcPr>
          <w:p w14:paraId="2293F25F" w14:textId="2BC9F23D" w:rsidR="00F604D1" w:rsidRPr="00485DA1" w:rsidRDefault="00F604D1" w:rsidP="0051314B">
            <w:pPr>
              <w:spacing w:line="360" w:lineRule="auto"/>
              <w:rPr>
                <w:ins w:id="1863" w:author="Bas Hofstra" w:date="2023-08-30T16:11:00Z"/>
                <w:color w:val="000000"/>
                <w:sz w:val="20"/>
                <w:szCs w:val="20"/>
              </w:rPr>
              <w:pPrChange w:id="1864" w:author="Bas Hofstra" w:date="2023-08-30T16:26:00Z">
                <w:pPr>
                  <w:spacing w:line="360" w:lineRule="auto"/>
                </w:pPr>
              </w:pPrChange>
            </w:pPr>
            <w:ins w:id="1865" w:author="Bas Hofstra" w:date="2023-08-30T16:14:00Z">
              <w:r>
                <w:rPr>
                  <w:color w:val="000000"/>
                  <w:sz w:val="20"/>
                  <w:szCs w:val="20"/>
                </w:rPr>
                <w:t>1</w:t>
              </w:r>
            </w:ins>
          </w:p>
        </w:tc>
      </w:tr>
      <w:tr w:rsidR="00A10EDE" w:rsidRPr="00485DA1" w14:paraId="068E897A" w14:textId="77777777" w:rsidTr="00BA4F35">
        <w:trPr>
          <w:gridAfter w:val="1"/>
          <w:trHeight w:hRule="exact" w:val="255"/>
          <w:ins w:id="1866" w:author="Bas Hofstra" w:date="2023-08-30T16:11:00Z"/>
          <w:trPrChange w:id="1867"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868" w:author="Bas Hofstra" w:date="2023-08-30T16:55:00Z">
              <w:tcPr>
                <w:tcW w:w="2549" w:type="dxa"/>
                <w:gridSpan w:val="2"/>
                <w:tcBorders>
                  <w:top w:val="nil"/>
                  <w:left w:val="nil"/>
                  <w:bottom w:val="nil"/>
                  <w:right w:val="nil"/>
                </w:tcBorders>
                <w:shd w:val="clear" w:color="auto" w:fill="auto"/>
                <w:noWrap/>
                <w:vAlign w:val="bottom"/>
              </w:tcPr>
            </w:tcPrChange>
          </w:tcPr>
          <w:p w14:paraId="2767AEF7" w14:textId="714B91F1" w:rsidR="00F604D1" w:rsidRDefault="0051314B" w:rsidP="0051314B">
            <w:pPr>
              <w:spacing w:line="360" w:lineRule="auto"/>
              <w:ind w:firstLine="178"/>
              <w:rPr>
                <w:ins w:id="1869" w:author="Bas Hofstra" w:date="2023-08-30T16:11:00Z"/>
                <w:color w:val="000000"/>
                <w:sz w:val="20"/>
                <w:szCs w:val="20"/>
              </w:rPr>
              <w:pPrChange w:id="1870" w:author="Bas Hofstra" w:date="2023-08-30T16:26:00Z">
                <w:pPr>
                  <w:spacing w:line="360" w:lineRule="auto"/>
                </w:pPr>
              </w:pPrChange>
            </w:pPr>
            <w:ins w:id="1871" w:author="Bas Hofstra" w:date="2023-08-30T16:23:00Z">
              <w:r>
                <w:rPr>
                  <w:color w:val="000000"/>
                  <w:sz w:val="20"/>
                  <w:szCs w:val="20"/>
                </w:rPr>
                <w:t>Unknown</w:t>
              </w:r>
            </w:ins>
          </w:p>
        </w:tc>
        <w:tc>
          <w:tcPr>
            <w:tcW w:w="1120" w:type="dxa"/>
            <w:gridSpan w:val="2"/>
            <w:tcBorders>
              <w:top w:val="nil"/>
              <w:left w:val="nil"/>
              <w:bottom w:val="nil"/>
              <w:right w:val="nil"/>
            </w:tcBorders>
            <w:shd w:val="clear" w:color="auto" w:fill="auto"/>
            <w:noWrap/>
            <w:vAlign w:val="bottom"/>
            <w:tcPrChange w:id="1872" w:author="Bas Hofstra" w:date="2023-08-30T16:55:00Z">
              <w:tcPr>
                <w:tcW w:w="1247" w:type="dxa"/>
                <w:gridSpan w:val="2"/>
                <w:tcBorders>
                  <w:top w:val="nil"/>
                  <w:left w:val="nil"/>
                  <w:bottom w:val="nil"/>
                  <w:right w:val="nil"/>
                </w:tcBorders>
                <w:shd w:val="clear" w:color="auto" w:fill="auto"/>
                <w:noWrap/>
                <w:vAlign w:val="bottom"/>
              </w:tcPr>
            </w:tcPrChange>
          </w:tcPr>
          <w:p w14:paraId="4FB00FAC" w14:textId="6F28CC7D" w:rsidR="00F604D1" w:rsidRDefault="00F604D1" w:rsidP="0051314B">
            <w:pPr>
              <w:spacing w:line="360" w:lineRule="auto"/>
              <w:rPr>
                <w:ins w:id="1873" w:author="Bas Hofstra" w:date="2023-08-30T16:11:00Z"/>
                <w:color w:val="000000"/>
                <w:sz w:val="20"/>
                <w:szCs w:val="20"/>
              </w:rPr>
              <w:pPrChange w:id="1874" w:author="Bas Hofstra" w:date="2023-08-30T16:26:00Z">
                <w:pPr>
                  <w:spacing w:line="360" w:lineRule="auto"/>
                </w:pPr>
              </w:pPrChange>
            </w:pPr>
            <w:ins w:id="1875" w:author="Bas Hofstra" w:date="2023-08-30T16:12:00Z">
              <w:r>
                <w:rPr>
                  <w:color w:val="000000"/>
                  <w:sz w:val="20"/>
                  <w:szCs w:val="20"/>
                </w:rPr>
                <w:t>182</w:t>
              </w:r>
            </w:ins>
          </w:p>
        </w:tc>
        <w:tc>
          <w:tcPr>
            <w:tcW w:w="1644" w:type="dxa"/>
            <w:gridSpan w:val="2"/>
            <w:tcBorders>
              <w:top w:val="nil"/>
              <w:left w:val="nil"/>
              <w:bottom w:val="nil"/>
              <w:right w:val="nil"/>
            </w:tcBorders>
            <w:shd w:val="clear" w:color="auto" w:fill="auto"/>
            <w:noWrap/>
            <w:vAlign w:val="bottom"/>
            <w:tcPrChange w:id="1876" w:author="Bas Hofstra" w:date="2023-08-30T16:55:00Z">
              <w:tcPr>
                <w:tcW w:w="1573" w:type="dxa"/>
                <w:tcBorders>
                  <w:top w:val="nil"/>
                  <w:left w:val="nil"/>
                  <w:bottom w:val="nil"/>
                  <w:right w:val="nil"/>
                </w:tcBorders>
                <w:shd w:val="clear" w:color="auto" w:fill="auto"/>
                <w:noWrap/>
                <w:vAlign w:val="bottom"/>
              </w:tcPr>
            </w:tcPrChange>
          </w:tcPr>
          <w:p w14:paraId="30562070" w14:textId="26CCC707" w:rsidR="00F604D1" w:rsidRPr="00485DA1" w:rsidRDefault="0051314B" w:rsidP="0051314B">
            <w:pPr>
              <w:spacing w:line="360" w:lineRule="auto"/>
              <w:rPr>
                <w:ins w:id="1877" w:author="Bas Hofstra" w:date="2023-08-30T16:11:00Z"/>
                <w:color w:val="000000"/>
                <w:sz w:val="20"/>
                <w:szCs w:val="20"/>
              </w:rPr>
              <w:pPrChange w:id="1878" w:author="Bas Hofstra" w:date="2023-08-30T16:26:00Z">
                <w:pPr>
                  <w:spacing w:line="360" w:lineRule="auto"/>
                </w:pPr>
              </w:pPrChange>
            </w:pPr>
            <w:ins w:id="1879" w:author="Bas Hofstra" w:date="2023-08-30T16:19:00Z">
              <w:r>
                <w:rPr>
                  <w:color w:val="000000"/>
                  <w:sz w:val="20"/>
                  <w:szCs w:val="20"/>
                </w:rPr>
                <w:t>0.</w:t>
              </w:r>
            </w:ins>
            <w:ins w:id="1880" w:author="Bas Hofstra" w:date="2023-08-30T16:20:00Z">
              <w:r>
                <w:rPr>
                  <w:color w:val="000000"/>
                  <w:sz w:val="20"/>
                  <w:szCs w:val="20"/>
                </w:rPr>
                <w:t>1</w:t>
              </w:r>
            </w:ins>
            <w:ins w:id="1881" w:author="Bas Hofstra" w:date="2023-08-30T16:19:00Z">
              <w:r>
                <w:rPr>
                  <w:color w:val="000000"/>
                  <w:sz w:val="20"/>
                  <w:szCs w:val="20"/>
                </w:rPr>
                <w:t>5</w:t>
              </w:r>
            </w:ins>
          </w:p>
        </w:tc>
        <w:tc>
          <w:tcPr>
            <w:tcW w:w="1045" w:type="dxa"/>
            <w:gridSpan w:val="2"/>
            <w:tcBorders>
              <w:top w:val="nil"/>
              <w:left w:val="nil"/>
              <w:bottom w:val="nil"/>
              <w:right w:val="nil"/>
            </w:tcBorders>
            <w:shd w:val="clear" w:color="auto" w:fill="auto"/>
            <w:noWrap/>
            <w:vAlign w:val="bottom"/>
            <w:tcPrChange w:id="1882" w:author="Bas Hofstra" w:date="2023-08-30T16:55:00Z">
              <w:tcPr>
                <w:tcW w:w="1164" w:type="dxa"/>
                <w:gridSpan w:val="2"/>
                <w:tcBorders>
                  <w:top w:val="nil"/>
                  <w:left w:val="nil"/>
                  <w:bottom w:val="nil"/>
                  <w:right w:val="nil"/>
                </w:tcBorders>
                <w:shd w:val="clear" w:color="auto" w:fill="auto"/>
                <w:noWrap/>
                <w:vAlign w:val="bottom"/>
              </w:tcPr>
            </w:tcPrChange>
          </w:tcPr>
          <w:p w14:paraId="73273230" w14:textId="77777777" w:rsidR="00F604D1" w:rsidRPr="00485DA1" w:rsidRDefault="00F604D1" w:rsidP="0051314B">
            <w:pPr>
              <w:spacing w:line="360" w:lineRule="auto"/>
              <w:rPr>
                <w:ins w:id="1883" w:author="Bas Hofstra" w:date="2023-08-30T16:11:00Z"/>
                <w:color w:val="000000"/>
                <w:sz w:val="20"/>
                <w:szCs w:val="20"/>
              </w:rPr>
              <w:pPrChange w:id="1884" w:author="Bas Hofstra" w:date="2023-08-30T16:26:00Z">
                <w:pPr>
                  <w:spacing w:line="360" w:lineRule="auto"/>
                </w:pPr>
              </w:pPrChange>
            </w:pPr>
          </w:p>
        </w:tc>
        <w:tc>
          <w:tcPr>
            <w:tcW w:w="1230" w:type="dxa"/>
            <w:gridSpan w:val="2"/>
            <w:tcBorders>
              <w:top w:val="nil"/>
              <w:left w:val="nil"/>
              <w:bottom w:val="nil"/>
              <w:right w:val="nil"/>
            </w:tcBorders>
            <w:shd w:val="clear" w:color="auto" w:fill="auto"/>
            <w:noWrap/>
            <w:vAlign w:val="bottom"/>
            <w:tcPrChange w:id="1885" w:author="Bas Hofstra" w:date="2023-08-30T16:55:00Z">
              <w:tcPr>
                <w:tcW w:w="1377" w:type="dxa"/>
                <w:tcBorders>
                  <w:top w:val="nil"/>
                  <w:left w:val="nil"/>
                  <w:bottom w:val="nil"/>
                  <w:right w:val="nil"/>
                </w:tcBorders>
                <w:shd w:val="clear" w:color="auto" w:fill="auto"/>
                <w:noWrap/>
                <w:vAlign w:val="bottom"/>
              </w:tcPr>
            </w:tcPrChange>
          </w:tcPr>
          <w:p w14:paraId="198847B5" w14:textId="7D5EC9BA" w:rsidR="00F604D1" w:rsidRPr="00485DA1" w:rsidRDefault="00F604D1" w:rsidP="0051314B">
            <w:pPr>
              <w:spacing w:line="360" w:lineRule="auto"/>
              <w:rPr>
                <w:ins w:id="1886" w:author="Bas Hofstra" w:date="2023-08-30T16:11:00Z"/>
                <w:color w:val="000000"/>
                <w:sz w:val="20"/>
                <w:szCs w:val="20"/>
              </w:rPr>
              <w:pPrChange w:id="1887" w:author="Bas Hofstra" w:date="2023-08-30T16:26:00Z">
                <w:pPr>
                  <w:spacing w:line="360" w:lineRule="auto"/>
                </w:pPr>
              </w:pPrChange>
            </w:pPr>
            <w:ins w:id="1888" w:author="Bas Hofstra" w:date="2023-08-30T16:14:00Z">
              <w:r>
                <w:rPr>
                  <w:color w:val="000000"/>
                  <w:sz w:val="20"/>
                  <w:szCs w:val="20"/>
                </w:rPr>
                <w:t>0</w:t>
              </w:r>
            </w:ins>
          </w:p>
        </w:tc>
        <w:tc>
          <w:tcPr>
            <w:tcW w:w="1075" w:type="dxa"/>
            <w:gridSpan w:val="3"/>
            <w:tcBorders>
              <w:top w:val="nil"/>
              <w:left w:val="nil"/>
              <w:bottom w:val="nil"/>
              <w:right w:val="nil"/>
            </w:tcBorders>
            <w:shd w:val="clear" w:color="auto" w:fill="auto"/>
            <w:noWrap/>
            <w:vAlign w:val="bottom"/>
            <w:tcPrChange w:id="1889" w:author="Bas Hofstra" w:date="2023-08-30T16:55:00Z">
              <w:tcPr>
                <w:tcW w:w="1193" w:type="dxa"/>
                <w:gridSpan w:val="3"/>
                <w:tcBorders>
                  <w:top w:val="nil"/>
                  <w:left w:val="nil"/>
                  <w:bottom w:val="nil"/>
                  <w:right w:val="nil"/>
                </w:tcBorders>
                <w:shd w:val="clear" w:color="auto" w:fill="auto"/>
                <w:noWrap/>
                <w:vAlign w:val="bottom"/>
              </w:tcPr>
            </w:tcPrChange>
          </w:tcPr>
          <w:p w14:paraId="1C33B409" w14:textId="386DCDEC" w:rsidR="00F604D1" w:rsidRPr="00485DA1" w:rsidRDefault="00F604D1" w:rsidP="0051314B">
            <w:pPr>
              <w:spacing w:line="360" w:lineRule="auto"/>
              <w:rPr>
                <w:ins w:id="1890" w:author="Bas Hofstra" w:date="2023-08-30T16:11:00Z"/>
                <w:color w:val="000000"/>
                <w:sz w:val="20"/>
                <w:szCs w:val="20"/>
              </w:rPr>
              <w:pPrChange w:id="1891" w:author="Bas Hofstra" w:date="2023-08-30T16:26:00Z">
                <w:pPr>
                  <w:spacing w:line="360" w:lineRule="auto"/>
                </w:pPr>
              </w:pPrChange>
            </w:pPr>
            <w:ins w:id="1892" w:author="Bas Hofstra" w:date="2023-08-30T16:14:00Z">
              <w:r>
                <w:rPr>
                  <w:color w:val="000000"/>
                  <w:sz w:val="20"/>
                  <w:szCs w:val="20"/>
                </w:rPr>
                <w:t>1</w:t>
              </w:r>
            </w:ins>
          </w:p>
        </w:tc>
      </w:tr>
      <w:tr w:rsidR="00A10EDE" w:rsidRPr="00485DA1" w14:paraId="521228C2" w14:textId="77777777" w:rsidTr="00BA4F35">
        <w:trPr>
          <w:gridAfter w:val="1"/>
          <w:trHeight w:hRule="exact" w:val="255"/>
          <w:ins w:id="1893" w:author="Bas Hofstra" w:date="2023-08-30T16:12:00Z"/>
          <w:trPrChange w:id="1894"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895" w:author="Bas Hofstra" w:date="2023-08-30T16:55:00Z">
              <w:tcPr>
                <w:tcW w:w="2549" w:type="dxa"/>
                <w:gridSpan w:val="2"/>
                <w:tcBorders>
                  <w:top w:val="nil"/>
                  <w:left w:val="nil"/>
                  <w:bottom w:val="nil"/>
                  <w:right w:val="nil"/>
                </w:tcBorders>
                <w:shd w:val="clear" w:color="auto" w:fill="auto"/>
                <w:noWrap/>
                <w:vAlign w:val="bottom"/>
              </w:tcPr>
            </w:tcPrChange>
          </w:tcPr>
          <w:p w14:paraId="397B2582" w14:textId="22EE2221" w:rsidR="00F604D1" w:rsidRDefault="00F604D1" w:rsidP="0051314B">
            <w:pPr>
              <w:spacing w:line="360" w:lineRule="auto"/>
              <w:rPr>
                <w:ins w:id="1896" w:author="Bas Hofstra" w:date="2023-08-30T16:12:00Z"/>
                <w:color w:val="000000"/>
                <w:sz w:val="20"/>
                <w:szCs w:val="20"/>
              </w:rPr>
              <w:pPrChange w:id="1897" w:author="Bas Hofstra" w:date="2023-08-30T16:26:00Z">
                <w:pPr>
                  <w:spacing w:line="360" w:lineRule="auto"/>
                </w:pPr>
              </w:pPrChange>
            </w:pPr>
            <w:ins w:id="1898" w:author="Bas Hofstra" w:date="2023-08-30T16:12:00Z">
              <w:r>
                <w:rPr>
                  <w:color w:val="000000"/>
                  <w:sz w:val="20"/>
                  <w:szCs w:val="20"/>
                </w:rPr>
                <w:t>Age/10</w:t>
              </w:r>
            </w:ins>
          </w:p>
        </w:tc>
        <w:tc>
          <w:tcPr>
            <w:tcW w:w="1120" w:type="dxa"/>
            <w:gridSpan w:val="2"/>
            <w:tcBorders>
              <w:top w:val="nil"/>
              <w:left w:val="nil"/>
              <w:bottom w:val="nil"/>
              <w:right w:val="nil"/>
            </w:tcBorders>
            <w:shd w:val="clear" w:color="auto" w:fill="auto"/>
            <w:noWrap/>
            <w:vAlign w:val="bottom"/>
            <w:tcPrChange w:id="1899" w:author="Bas Hofstra" w:date="2023-08-30T16:55:00Z">
              <w:tcPr>
                <w:tcW w:w="1247" w:type="dxa"/>
                <w:gridSpan w:val="2"/>
                <w:tcBorders>
                  <w:top w:val="nil"/>
                  <w:left w:val="nil"/>
                  <w:bottom w:val="nil"/>
                  <w:right w:val="nil"/>
                </w:tcBorders>
                <w:shd w:val="clear" w:color="auto" w:fill="auto"/>
                <w:noWrap/>
                <w:vAlign w:val="bottom"/>
              </w:tcPr>
            </w:tcPrChange>
          </w:tcPr>
          <w:p w14:paraId="445AABB1" w14:textId="16D51F1F" w:rsidR="00F604D1" w:rsidRDefault="00F604D1" w:rsidP="0051314B">
            <w:pPr>
              <w:spacing w:line="360" w:lineRule="auto"/>
              <w:rPr>
                <w:ins w:id="1900" w:author="Bas Hofstra" w:date="2023-08-30T16:12:00Z"/>
                <w:color w:val="000000"/>
                <w:sz w:val="20"/>
                <w:szCs w:val="20"/>
              </w:rPr>
              <w:pPrChange w:id="1901" w:author="Bas Hofstra" w:date="2023-08-30T16:26:00Z">
                <w:pPr>
                  <w:spacing w:line="360" w:lineRule="auto"/>
                </w:pPr>
              </w:pPrChange>
            </w:pPr>
            <w:ins w:id="1902" w:author="Bas Hofstra" w:date="2023-08-30T16:12:00Z">
              <w:r>
                <w:rPr>
                  <w:color w:val="000000"/>
                  <w:sz w:val="20"/>
                  <w:szCs w:val="20"/>
                </w:rPr>
                <w:t>1249</w:t>
              </w:r>
            </w:ins>
          </w:p>
        </w:tc>
        <w:tc>
          <w:tcPr>
            <w:tcW w:w="1644" w:type="dxa"/>
            <w:gridSpan w:val="2"/>
            <w:tcBorders>
              <w:top w:val="nil"/>
              <w:left w:val="nil"/>
              <w:bottom w:val="nil"/>
              <w:right w:val="nil"/>
            </w:tcBorders>
            <w:shd w:val="clear" w:color="auto" w:fill="auto"/>
            <w:noWrap/>
            <w:vAlign w:val="bottom"/>
            <w:tcPrChange w:id="1903" w:author="Bas Hofstra" w:date="2023-08-30T16:55:00Z">
              <w:tcPr>
                <w:tcW w:w="1573" w:type="dxa"/>
                <w:tcBorders>
                  <w:top w:val="nil"/>
                  <w:left w:val="nil"/>
                  <w:bottom w:val="nil"/>
                  <w:right w:val="nil"/>
                </w:tcBorders>
                <w:shd w:val="clear" w:color="auto" w:fill="auto"/>
                <w:noWrap/>
                <w:vAlign w:val="bottom"/>
              </w:tcPr>
            </w:tcPrChange>
          </w:tcPr>
          <w:p w14:paraId="6579795E" w14:textId="0BAF23DD" w:rsidR="00F604D1" w:rsidRPr="00485DA1" w:rsidRDefault="00F604D1" w:rsidP="0051314B">
            <w:pPr>
              <w:spacing w:line="360" w:lineRule="auto"/>
              <w:rPr>
                <w:ins w:id="1904" w:author="Bas Hofstra" w:date="2023-08-30T16:12:00Z"/>
                <w:color w:val="000000"/>
                <w:sz w:val="20"/>
                <w:szCs w:val="20"/>
              </w:rPr>
              <w:pPrChange w:id="1905" w:author="Bas Hofstra" w:date="2023-08-30T16:26:00Z">
                <w:pPr>
                  <w:spacing w:line="360" w:lineRule="auto"/>
                </w:pPr>
              </w:pPrChange>
            </w:pPr>
            <w:ins w:id="1906" w:author="Bas Hofstra" w:date="2023-08-30T16:12:00Z">
              <w:r>
                <w:rPr>
                  <w:color w:val="000000"/>
                  <w:sz w:val="20"/>
                  <w:szCs w:val="20"/>
                </w:rPr>
                <w:t>5.18</w:t>
              </w:r>
            </w:ins>
          </w:p>
        </w:tc>
        <w:tc>
          <w:tcPr>
            <w:tcW w:w="1045" w:type="dxa"/>
            <w:gridSpan w:val="2"/>
            <w:tcBorders>
              <w:top w:val="nil"/>
              <w:left w:val="nil"/>
              <w:bottom w:val="nil"/>
              <w:right w:val="nil"/>
            </w:tcBorders>
            <w:shd w:val="clear" w:color="auto" w:fill="auto"/>
            <w:noWrap/>
            <w:vAlign w:val="bottom"/>
            <w:tcPrChange w:id="1907" w:author="Bas Hofstra" w:date="2023-08-30T16:55:00Z">
              <w:tcPr>
                <w:tcW w:w="1164" w:type="dxa"/>
                <w:gridSpan w:val="2"/>
                <w:tcBorders>
                  <w:top w:val="nil"/>
                  <w:left w:val="nil"/>
                  <w:bottom w:val="nil"/>
                  <w:right w:val="nil"/>
                </w:tcBorders>
                <w:shd w:val="clear" w:color="auto" w:fill="auto"/>
                <w:noWrap/>
                <w:vAlign w:val="bottom"/>
              </w:tcPr>
            </w:tcPrChange>
          </w:tcPr>
          <w:p w14:paraId="003203B6" w14:textId="23DA0855" w:rsidR="00F604D1" w:rsidRPr="00485DA1" w:rsidRDefault="00F604D1" w:rsidP="0051314B">
            <w:pPr>
              <w:spacing w:line="360" w:lineRule="auto"/>
              <w:rPr>
                <w:ins w:id="1908" w:author="Bas Hofstra" w:date="2023-08-30T16:12:00Z"/>
                <w:color w:val="000000"/>
                <w:sz w:val="20"/>
                <w:szCs w:val="20"/>
              </w:rPr>
              <w:pPrChange w:id="1909" w:author="Bas Hofstra" w:date="2023-08-30T16:26:00Z">
                <w:pPr>
                  <w:spacing w:line="360" w:lineRule="auto"/>
                </w:pPr>
              </w:pPrChange>
            </w:pPr>
            <w:ins w:id="1910" w:author="Bas Hofstra" w:date="2023-08-30T16:12:00Z">
              <w:r>
                <w:rPr>
                  <w:color w:val="000000"/>
                  <w:sz w:val="20"/>
                  <w:szCs w:val="20"/>
                </w:rPr>
                <w:t>1.</w:t>
              </w:r>
            </w:ins>
            <w:ins w:id="1911" w:author="Bas Hofstra" w:date="2023-08-30T16:13:00Z">
              <w:r>
                <w:rPr>
                  <w:color w:val="000000"/>
                  <w:sz w:val="20"/>
                  <w:szCs w:val="20"/>
                </w:rPr>
                <w:t>69</w:t>
              </w:r>
            </w:ins>
          </w:p>
        </w:tc>
        <w:tc>
          <w:tcPr>
            <w:tcW w:w="1230" w:type="dxa"/>
            <w:gridSpan w:val="2"/>
            <w:tcBorders>
              <w:top w:val="nil"/>
              <w:left w:val="nil"/>
              <w:bottom w:val="nil"/>
              <w:right w:val="nil"/>
            </w:tcBorders>
            <w:shd w:val="clear" w:color="auto" w:fill="auto"/>
            <w:noWrap/>
            <w:vAlign w:val="bottom"/>
            <w:tcPrChange w:id="1912" w:author="Bas Hofstra" w:date="2023-08-30T16:55:00Z">
              <w:tcPr>
                <w:tcW w:w="1377" w:type="dxa"/>
                <w:tcBorders>
                  <w:top w:val="nil"/>
                  <w:left w:val="nil"/>
                  <w:bottom w:val="nil"/>
                  <w:right w:val="nil"/>
                </w:tcBorders>
                <w:shd w:val="clear" w:color="auto" w:fill="auto"/>
                <w:noWrap/>
                <w:vAlign w:val="bottom"/>
              </w:tcPr>
            </w:tcPrChange>
          </w:tcPr>
          <w:p w14:paraId="3998B7B1" w14:textId="7490AB7A" w:rsidR="00F604D1" w:rsidRPr="00485DA1" w:rsidRDefault="00F604D1" w:rsidP="0051314B">
            <w:pPr>
              <w:spacing w:line="360" w:lineRule="auto"/>
              <w:rPr>
                <w:ins w:id="1913" w:author="Bas Hofstra" w:date="2023-08-30T16:12:00Z"/>
                <w:color w:val="000000"/>
                <w:sz w:val="20"/>
                <w:szCs w:val="20"/>
              </w:rPr>
              <w:pPrChange w:id="1914" w:author="Bas Hofstra" w:date="2023-08-30T16:26:00Z">
                <w:pPr>
                  <w:spacing w:line="360" w:lineRule="auto"/>
                </w:pPr>
              </w:pPrChange>
            </w:pPr>
            <w:ins w:id="1915" w:author="Bas Hofstra" w:date="2023-08-30T16:13:00Z">
              <w:r>
                <w:rPr>
                  <w:color w:val="000000"/>
                  <w:sz w:val="20"/>
                  <w:szCs w:val="20"/>
                </w:rPr>
                <w:t>1.8</w:t>
              </w:r>
            </w:ins>
          </w:p>
        </w:tc>
        <w:tc>
          <w:tcPr>
            <w:tcW w:w="1075" w:type="dxa"/>
            <w:gridSpan w:val="3"/>
            <w:tcBorders>
              <w:top w:val="nil"/>
              <w:left w:val="nil"/>
              <w:bottom w:val="nil"/>
              <w:right w:val="nil"/>
            </w:tcBorders>
            <w:shd w:val="clear" w:color="auto" w:fill="auto"/>
            <w:noWrap/>
            <w:vAlign w:val="bottom"/>
            <w:tcPrChange w:id="1916" w:author="Bas Hofstra" w:date="2023-08-30T16:55:00Z">
              <w:tcPr>
                <w:tcW w:w="1193" w:type="dxa"/>
                <w:gridSpan w:val="3"/>
                <w:tcBorders>
                  <w:top w:val="nil"/>
                  <w:left w:val="nil"/>
                  <w:bottom w:val="nil"/>
                  <w:right w:val="nil"/>
                </w:tcBorders>
                <w:shd w:val="clear" w:color="auto" w:fill="auto"/>
                <w:noWrap/>
                <w:vAlign w:val="bottom"/>
              </w:tcPr>
            </w:tcPrChange>
          </w:tcPr>
          <w:p w14:paraId="32CBDE0B" w14:textId="372A8081" w:rsidR="00F604D1" w:rsidRPr="00485DA1" w:rsidRDefault="00F604D1" w:rsidP="0051314B">
            <w:pPr>
              <w:spacing w:line="360" w:lineRule="auto"/>
              <w:rPr>
                <w:ins w:id="1917" w:author="Bas Hofstra" w:date="2023-08-30T16:12:00Z"/>
                <w:color w:val="000000"/>
                <w:sz w:val="20"/>
                <w:szCs w:val="20"/>
              </w:rPr>
              <w:pPrChange w:id="1918" w:author="Bas Hofstra" w:date="2023-08-30T16:26:00Z">
                <w:pPr>
                  <w:spacing w:line="360" w:lineRule="auto"/>
                </w:pPr>
              </w:pPrChange>
            </w:pPr>
            <w:ins w:id="1919" w:author="Bas Hofstra" w:date="2023-08-30T16:13:00Z">
              <w:r>
                <w:rPr>
                  <w:color w:val="000000"/>
                  <w:sz w:val="20"/>
                  <w:szCs w:val="20"/>
                </w:rPr>
                <w:t>88</w:t>
              </w:r>
            </w:ins>
          </w:p>
        </w:tc>
      </w:tr>
      <w:tr w:rsidR="00A10EDE" w:rsidRPr="00485DA1" w14:paraId="1981DA91" w14:textId="77777777" w:rsidTr="00BA4F35">
        <w:trPr>
          <w:gridAfter w:val="1"/>
          <w:trHeight w:hRule="exact" w:val="255"/>
          <w:ins w:id="1920" w:author="Bas Hofstra" w:date="2023-08-30T16:13:00Z"/>
          <w:trPrChange w:id="1921"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922" w:author="Bas Hofstra" w:date="2023-08-30T16:55:00Z">
              <w:tcPr>
                <w:tcW w:w="2549" w:type="dxa"/>
                <w:gridSpan w:val="2"/>
                <w:tcBorders>
                  <w:top w:val="nil"/>
                  <w:left w:val="nil"/>
                  <w:bottom w:val="nil"/>
                  <w:right w:val="nil"/>
                </w:tcBorders>
                <w:shd w:val="clear" w:color="auto" w:fill="auto"/>
                <w:noWrap/>
                <w:vAlign w:val="bottom"/>
              </w:tcPr>
            </w:tcPrChange>
          </w:tcPr>
          <w:p w14:paraId="7FA529E5" w14:textId="34493D4B" w:rsidR="00F604D1" w:rsidRDefault="00F604D1" w:rsidP="0051314B">
            <w:pPr>
              <w:spacing w:line="360" w:lineRule="auto"/>
              <w:rPr>
                <w:ins w:id="1923" w:author="Bas Hofstra" w:date="2023-08-30T16:13:00Z"/>
                <w:color w:val="000000"/>
                <w:sz w:val="20"/>
                <w:szCs w:val="20"/>
              </w:rPr>
              <w:pPrChange w:id="1924" w:author="Bas Hofstra" w:date="2023-08-30T16:26:00Z">
                <w:pPr>
                  <w:spacing w:line="360" w:lineRule="auto"/>
                </w:pPr>
              </w:pPrChange>
            </w:pPr>
            <w:proofErr w:type="spellStart"/>
            <w:ins w:id="1925" w:author="Bas Hofstra" w:date="2023-08-30T16:13:00Z">
              <w:r>
                <w:rPr>
                  <w:color w:val="000000"/>
                  <w:sz w:val="20"/>
                  <w:szCs w:val="20"/>
                </w:rPr>
                <w:t>Migation</w:t>
              </w:r>
              <w:proofErr w:type="spellEnd"/>
              <w:r>
                <w:rPr>
                  <w:color w:val="000000"/>
                  <w:sz w:val="20"/>
                  <w:szCs w:val="20"/>
                </w:rPr>
                <w:t xml:space="preserve"> </w:t>
              </w:r>
              <w:proofErr w:type="spellStart"/>
              <w:r>
                <w:rPr>
                  <w:color w:val="000000"/>
                  <w:sz w:val="20"/>
                  <w:szCs w:val="20"/>
                </w:rPr>
                <w:t>backgroumd</w:t>
              </w:r>
              <w:proofErr w:type="spellEnd"/>
            </w:ins>
          </w:p>
        </w:tc>
        <w:tc>
          <w:tcPr>
            <w:tcW w:w="1120" w:type="dxa"/>
            <w:gridSpan w:val="2"/>
            <w:tcBorders>
              <w:top w:val="nil"/>
              <w:left w:val="nil"/>
              <w:bottom w:val="nil"/>
              <w:right w:val="nil"/>
            </w:tcBorders>
            <w:shd w:val="clear" w:color="auto" w:fill="auto"/>
            <w:noWrap/>
            <w:vAlign w:val="bottom"/>
            <w:tcPrChange w:id="1926" w:author="Bas Hofstra" w:date="2023-08-30T16:55:00Z">
              <w:tcPr>
                <w:tcW w:w="1247" w:type="dxa"/>
                <w:gridSpan w:val="2"/>
                <w:tcBorders>
                  <w:top w:val="nil"/>
                  <w:left w:val="nil"/>
                  <w:bottom w:val="nil"/>
                  <w:right w:val="nil"/>
                </w:tcBorders>
                <w:shd w:val="clear" w:color="auto" w:fill="auto"/>
                <w:noWrap/>
                <w:vAlign w:val="bottom"/>
              </w:tcPr>
            </w:tcPrChange>
          </w:tcPr>
          <w:p w14:paraId="7E45247B" w14:textId="77777777" w:rsidR="00F604D1" w:rsidRDefault="00F604D1" w:rsidP="0051314B">
            <w:pPr>
              <w:spacing w:line="360" w:lineRule="auto"/>
              <w:rPr>
                <w:ins w:id="1927" w:author="Bas Hofstra" w:date="2023-08-30T16:13:00Z"/>
                <w:color w:val="000000"/>
                <w:sz w:val="20"/>
                <w:szCs w:val="20"/>
              </w:rPr>
              <w:pPrChange w:id="1928" w:author="Bas Hofstra" w:date="2023-08-30T16:26:00Z">
                <w:pPr>
                  <w:spacing w:line="360" w:lineRule="auto"/>
                </w:pPr>
              </w:pPrChange>
            </w:pPr>
          </w:p>
        </w:tc>
        <w:tc>
          <w:tcPr>
            <w:tcW w:w="1644" w:type="dxa"/>
            <w:gridSpan w:val="2"/>
            <w:tcBorders>
              <w:top w:val="nil"/>
              <w:left w:val="nil"/>
              <w:bottom w:val="nil"/>
              <w:right w:val="nil"/>
            </w:tcBorders>
            <w:shd w:val="clear" w:color="auto" w:fill="auto"/>
            <w:noWrap/>
            <w:vAlign w:val="bottom"/>
            <w:tcPrChange w:id="1929" w:author="Bas Hofstra" w:date="2023-08-30T16:55:00Z">
              <w:tcPr>
                <w:tcW w:w="1573" w:type="dxa"/>
                <w:tcBorders>
                  <w:top w:val="nil"/>
                  <w:left w:val="nil"/>
                  <w:bottom w:val="nil"/>
                  <w:right w:val="nil"/>
                </w:tcBorders>
                <w:shd w:val="clear" w:color="auto" w:fill="auto"/>
                <w:noWrap/>
                <w:vAlign w:val="bottom"/>
              </w:tcPr>
            </w:tcPrChange>
          </w:tcPr>
          <w:p w14:paraId="3D959146" w14:textId="77777777" w:rsidR="00F604D1" w:rsidRPr="00485DA1" w:rsidRDefault="00F604D1" w:rsidP="0051314B">
            <w:pPr>
              <w:spacing w:line="360" w:lineRule="auto"/>
              <w:rPr>
                <w:ins w:id="1930" w:author="Bas Hofstra" w:date="2023-08-30T16:13:00Z"/>
                <w:color w:val="000000"/>
                <w:sz w:val="20"/>
                <w:szCs w:val="20"/>
              </w:rPr>
              <w:pPrChange w:id="1931" w:author="Bas Hofstra" w:date="2023-08-30T16:26:00Z">
                <w:pPr>
                  <w:spacing w:line="360" w:lineRule="auto"/>
                </w:pPr>
              </w:pPrChange>
            </w:pPr>
          </w:p>
        </w:tc>
        <w:tc>
          <w:tcPr>
            <w:tcW w:w="1045" w:type="dxa"/>
            <w:gridSpan w:val="2"/>
            <w:tcBorders>
              <w:top w:val="nil"/>
              <w:left w:val="nil"/>
              <w:bottom w:val="nil"/>
              <w:right w:val="nil"/>
            </w:tcBorders>
            <w:shd w:val="clear" w:color="auto" w:fill="auto"/>
            <w:noWrap/>
            <w:vAlign w:val="bottom"/>
            <w:tcPrChange w:id="1932" w:author="Bas Hofstra" w:date="2023-08-30T16:55:00Z">
              <w:tcPr>
                <w:tcW w:w="1164" w:type="dxa"/>
                <w:gridSpan w:val="2"/>
                <w:tcBorders>
                  <w:top w:val="nil"/>
                  <w:left w:val="nil"/>
                  <w:bottom w:val="nil"/>
                  <w:right w:val="nil"/>
                </w:tcBorders>
                <w:shd w:val="clear" w:color="auto" w:fill="auto"/>
                <w:noWrap/>
                <w:vAlign w:val="bottom"/>
              </w:tcPr>
            </w:tcPrChange>
          </w:tcPr>
          <w:p w14:paraId="2DF2F762" w14:textId="77777777" w:rsidR="00F604D1" w:rsidRPr="00485DA1" w:rsidRDefault="00F604D1" w:rsidP="0051314B">
            <w:pPr>
              <w:spacing w:line="360" w:lineRule="auto"/>
              <w:rPr>
                <w:ins w:id="1933" w:author="Bas Hofstra" w:date="2023-08-30T16:13:00Z"/>
                <w:color w:val="000000"/>
                <w:sz w:val="20"/>
                <w:szCs w:val="20"/>
              </w:rPr>
              <w:pPrChange w:id="1934" w:author="Bas Hofstra" w:date="2023-08-30T16:26:00Z">
                <w:pPr>
                  <w:spacing w:line="360" w:lineRule="auto"/>
                </w:pPr>
              </w:pPrChange>
            </w:pPr>
          </w:p>
        </w:tc>
        <w:tc>
          <w:tcPr>
            <w:tcW w:w="1230" w:type="dxa"/>
            <w:gridSpan w:val="2"/>
            <w:tcBorders>
              <w:top w:val="nil"/>
              <w:left w:val="nil"/>
              <w:bottom w:val="nil"/>
              <w:right w:val="nil"/>
            </w:tcBorders>
            <w:shd w:val="clear" w:color="auto" w:fill="auto"/>
            <w:noWrap/>
            <w:vAlign w:val="bottom"/>
            <w:tcPrChange w:id="1935" w:author="Bas Hofstra" w:date="2023-08-30T16:55:00Z">
              <w:tcPr>
                <w:tcW w:w="1377" w:type="dxa"/>
                <w:tcBorders>
                  <w:top w:val="nil"/>
                  <w:left w:val="nil"/>
                  <w:bottom w:val="nil"/>
                  <w:right w:val="nil"/>
                </w:tcBorders>
                <w:shd w:val="clear" w:color="auto" w:fill="auto"/>
                <w:noWrap/>
                <w:vAlign w:val="bottom"/>
              </w:tcPr>
            </w:tcPrChange>
          </w:tcPr>
          <w:p w14:paraId="44F5B2DB" w14:textId="77777777" w:rsidR="00F604D1" w:rsidRPr="00485DA1" w:rsidRDefault="00F604D1" w:rsidP="0051314B">
            <w:pPr>
              <w:spacing w:line="360" w:lineRule="auto"/>
              <w:rPr>
                <w:ins w:id="1936" w:author="Bas Hofstra" w:date="2023-08-30T16:13:00Z"/>
                <w:color w:val="000000"/>
                <w:sz w:val="20"/>
                <w:szCs w:val="20"/>
              </w:rPr>
              <w:pPrChange w:id="1937" w:author="Bas Hofstra" w:date="2023-08-30T16:26:00Z">
                <w:pPr>
                  <w:spacing w:line="360" w:lineRule="auto"/>
                </w:pPr>
              </w:pPrChange>
            </w:pPr>
          </w:p>
        </w:tc>
        <w:tc>
          <w:tcPr>
            <w:tcW w:w="1075" w:type="dxa"/>
            <w:gridSpan w:val="3"/>
            <w:tcBorders>
              <w:top w:val="nil"/>
              <w:left w:val="nil"/>
              <w:bottom w:val="nil"/>
              <w:right w:val="nil"/>
            </w:tcBorders>
            <w:shd w:val="clear" w:color="auto" w:fill="auto"/>
            <w:noWrap/>
            <w:vAlign w:val="bottom"/>
            <w:tcPrChange w:id="1938" w:author="Bas Hofstra" w:date="2023-08-30T16:55:00Z">
              <w:tcPr>
                <w:tcW w:w="1193" w:type="dxa"/>
                <w:gridSpan w:val="3"/>
                <w:tcBorders>
                  <w:top w:val="nil"/>
                  <w:left w:val="nil"/>
                  <w:bottom w:val="nil"/>
                  <w:right w:val="nil"/>
                </w:tcBorders>
                <w:shd w:val="clear" w:color="auto" w:fill="auto"/>
                <w:noWrap/>
                <w:vAlign w:val="bottom"/>
              </w:tcPr>
            </w:tcPrChange>
          </w:tcPr>
          <w:p w14:paraId="20DB5613" w14:textId="77777777" w:rsidR="00F604D1" w:rsidRPr="00485DA1" w:rsidRDefault="00F604D1" w:rsidP="0051314B">
            <w:pPr>
              <w:spacing w:line="360" w:lineRule="auto"/>
              <w:rPr>
                <w:ins w:id="1939" w:author="Bas Hofstra" w:date="2023-08-30T16:13:00Z"/>
                <w:color w:val="000000"/>
                <w:sz w:val="20"/>
                <w:szCs w:val="20"/>
              </w:rPr>
              <w:pPrChange w:id="1940" w:author="Bas Hofstra" w:date="2023-08-30T16:26:00Z">
                <w:pPr>
                  <w:spacing w:line="360" w:lineRule="auto"/>
                </w:pPr>
              </w:pPrChange>
            </w:pPr>
          </w:p>
        </w:tc>
      </w:tr>
      <w:tr w:rsidR="00A10EDE" w:rsidRPr="00485DA1" w14:paraId="673937E8" w14:textId="77777777" w:rsidTr="00BA4F35">
        <w:trPr>
          <w:gridAfter w:val="1"/>
          <w:trHeight w:hRule="exact" w:val="255"/>
          <w:trPrChange w:id="1941"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942" w:author="Bas Hofstra" w:date="2023-08-30T16:55:00Z">
              <w:tcPr>
                <w:tcW w:w="2549" w:type="dxa"/>
                <w:gridSpan w:val="2"/>
                <w:tcBorders>
                  <w:top w:val="nil"/>
                  <w:left w:val="nil"/>
                  <w:bottom w:val="nil"/>
                  <w:right w:val="nil"/>
                </w:tcBorders>
                <w:shd w:val="clear" w:color="auto" w:fill="auto"/>
                <w:noWrap/>
                <w:vAlign w:val="bottom"/>
              </w:tcPr>
            </w:tcPrChange>
          </w:tcPr>
          <w:p w14:paraId="7751EDB3" w14:textId="1D181733" w:rsidR="00F604D1" w:rsidRPr="00485DA1" w:rsidRDefault="00F604D1" w:rsidP="0051314B">
            <w:pPr>
              <w:spacing w:line="360" w:lineRule="auto"/>
              <w:ind w:firstLine="178"/>
              <w:rPr>
                <w:color w:val="000000"/>
                <w:sz w:val="20"/>
                <w:szCs w:val="20"/>
              </w:rPr>
              <w:pPrChange w:id="1943" w:author="Bas Hofstra" w:date="2023-08-30T16:26:00Z">
                <w:pPr/>
              </w:pPrChange>
            </w:pPr>
            <w:del w:id="1944" w:author="Bas Hofstra" w:date="2023-08-30T16:17:00Z">
              <w:r w:rsidDel="00F604D1">
                <w:rPr>
                  <w:color w:val="000000"/>
                  <w:sz w:val="20"/>
                  <w:szCs w:val="20"/>
                </w:rPr>
                <w:delText>Migr d</w:delText>
              </w:r>
            </w:del>
            <w:ins w:id="1945" w:author="Bas Hofstra" w:date="2023-08-30T16:17:00Z">
              <w:r>
                <w:rPr>
                  <w:color w:val="000000"/>
                  <w:sz w:val="20"/>
                  <w:szCs w:val="20"/>
                </w:rPr>
                <w:t>D</w:t>
              </w:r>
            </w:ins>
            <w:r>
              <w:rPr>
                <w:color w:val="000000"/>
                <w:sz w:val="20"/>
                <w:szCs w:val="20"/>
              </w:rPr>
              <w:t>utch</w:t>
            </w:r>
          </w:p>
        </w:tc>
        <w:tc>
          <w:tcPr>
            <w:tcW w:w="1120" w:type="dxa"/>
            <w:gridSpan w:val="2"/>
            <w:tcBorders>
              <w:top w:val="nil"/>
              <w:left w:val="nil"/>
              <w:bottom w:val="nil"/>
              <w:right w:val="nil"/>
            </w:tcBorders>
            <w:shd w:val="clear" w:color="auto" w:fill="auto"/>
            <w:noWrap/>
            <w:vAlign w:val="bottom"/>
            <w:tcPrChange w:id="1946" w:author="Bas Hofstra" w:date="2023-08-30T16:55:00Z">
              <w:tcPr>
                <w:tcW w:w="1247" w:type="dxa"/>
                <w:gridSpan w:val="2"/>
                <w:tcBorders>
                  <w:top w:val="nil"/>
                  <w:left w:val="nil"/>
                  <w:bottom w:val="nil"/>
                  <w:right w:val="nil"/>
                </w:tcBorders>
                <w:shd w:val="clear" w:color="auto" w:fill="auto"/>
                <w:noWrap/>
                <w:vAlign w:val="bottom"/>
              </w:tcPr>
            </w:tcPrChange>
          </w:tcPr>
          <w:p w14:paraId="1D18E20B" w14:textId="6B2CC0D9" w:rsidR="00F604D1" w:rsidRPr="00485DA1" w:rsidRDefault="00F604D1" w:rsidP="0051314B">
            <w:pPr>
              <w:spacing w:line="360" w:lineRule="auto"/>
              <w:rPr>
                <w:color w:val="000000"/>
                <w:sz w:val="20"/>
                <w:szCs w:val="20"/>
              </w:rPr>
              <w:pPrChange w:id="1947" w:author="Bas Hofstra" w:date="2023-08-30T16:26:00Z">
                <w:pPr/>
              </w:pPrChange>
            </w:pPr>
            <w:r>
              <w:rPr>
                <w:color w:val="000000"/>
                <w:sz w:val="20"/>
                <w:szCs w:val="20"/>
              </w:rPr>
              <w:t>1131</w:t>
            </w:r>
          </w:p>
        </w:tc>
        <w:tc>
          <w:tcPr>
            <w:tcW w:w="1644" w:type="dxa"/>
            <w:gridSpan w:val="2"/>
            <w:tcBorders>
              <w:top w:val="nil"/>
              <w:left w:val="nil"/>
              <w:bottom w:val="nil"/>
              <w:right w:val="nil"/>
            </w:tcBorders>
            <w:shd w:val="clear" w:color="auto" w:fill="auto"/>
            <w:noWrap/>
            <w:vAlign w:val="bottom"/>
            <w:tcPrChange w:id="1948" w:author="Bas Hofstra" w:date="2023-08-30T16:55:00Z">
              <w:tcPr>
                <w:tcW w:w="1573" w:type="dxa"/>
                <w:tcBorders>
                  <w:top w:val="nil"/>
                  <w:left w:val="nil"/>
                  <w:bottom w:val="nil"/>
                  <w:right w:val="nil"/>
                </w:tcBorders>
                <w:shd w:val="clear" w:color="auto" w:fill="auto"/>
                <w:noWrap/>
                <w:vAlign w:val="bottom"/>
              </w:tcPr>
            </w:tcPrChange>
          </w:tcPr>
          <w:p w14:paraId="5EA476C4" w14:textId="0B7A39C1" w:rsidR="00F604D1" w:rsidRPr="00485DA1" w:rsidRDefault="0051314B" w:rsidP="0051314B">
            <w:pPr>
              <w:spacing w:line="360" w:lineRule="auto"/>
              <w:rPr>
                <w:color w:val="000000"/>
                <w:sz w:val="20"/>
                <w:szCs w:val="20"/>
              </w:rPr>
              <w:pPrChange w:id="1949" w:author="Bas Hofstra" w:date="2023-08-30T16:26:00Z">
                <w:pPr/>
              </w:pPrChange>
            </w:pPr>
            <w:ins w:id="1950" w:author="Bas Hofstra" w:date="2023-08-30T16:21:00Z">
              <w:r>
                <w:rPr>
                  <w:color w:val="000000"/>
                  <w:sz w:val="20"/>
                  <w:szCs w:val="20"/>
                </w:rPr>
                <w:t>0.91</w:t>
              </w:r>
            </w:ins>
          </w:p>
        </w:tc>
        <w:tc>
          <w:tcPr>
            <w:tcW w:w="1045" w:type="dxa"/>
            <w:gridSpan w:val="2"/>
            <w:tcBorders>
              <w:top w:val="nil"/>
              <w:left w:val="nil"/>
              <w:bottom w:val="nil"/>
              <w:right w:val="nil"/>
            </w:tcBorders>
            <w:shd w:val="clear" w:color="auto" w:fill="auto"/>
            <w:noWrap/>
            <w:vAlign w:val="bottom"/>
            <w:tcPrChange w:id="1951" w:author="Bas Hofstra" w:date="2023-08-30T16:55:00Z">
              <w:tcPr>
                <w:tcW w:w="1164" w:type="dxa"/>
                <w:gridSpan w:val="2"/>
                <w:tcBorders>
                  <w:top w:val="nil"/>
                  <w:left w:val="nil"/>
                  <w:bottom w:val="nil"/>
                  <w:right w:val="nil"/>
                </w:tcBorders>
                <w:shd w:val="clear" w:color="auto" w:fill="auto"/>
                <w:noWrap/>
                <w:vAlign w:val="bottom"/>
              </w:tcPr>
            </w:tcPrChange>
          </w:tcPr>
          <w:p w14:paraId="666D34F0" w14:textId="77777777" w:rsidR="00F604D1" w:rsidRPr="00485DA1" w:rsidRDefault="00F604D1" w:rsidP="0051314B">
            <w:pPr>
              <w:spacing w:line="360" w:lineRule="auto"/>
              <w:rPr>
                <w:color w:val="000000"/>
                <w:sz w:val="20"/>
                <w:szCs w:val="20"/>
              </w:rPr>
              <w:pPrChange w:id="1952" w:author="Bas Hofstra" w:date="2023-08-30T16:26:00Z">
                <w:pPr/>
              </w:pPrChange>
            </w:pPr>
          </w:p>
        </w:tc>
        <w:tc>
          <w:tcPr>
            <w:tcW w:w="1230" w:type="dxa"/>
            <w:gridSpan w:val="2"/>
            <w:tcBorders>
              <w:top w:val="nil"/>
              <w:left w:val="nil"/>
              <w:bottom w:val="nil"/>
              <w:right w:val="nil"/>
            </w:tcBorders>
            <w:shd w:val="clear" w:color="auto" w:fill="auto"/>
            <w:noWrap/>
            <w:vAlign w:val="bottom"/>
            <w:tcPrChange w:id="1953" w:author="Bas Hofstra" w:date="2023-08-30T16:55:00Z">
              <w:tcPr>
                <w:tcW w:w="1377" w:type="dxa"/>
                <w:tcBorders>
                  <w:top w:val="nil"/>
                  <w:left w:val="nil"/>
                  <w:bottom w:val="nil"/>
                  <w:right w:val="nil"/>
                </w:tcBorders>
                <w:shd w:val="clear" w:color="auto" w:fill="auto"/>
                <w:noWrap/>
                <w:vAlign w:val="bottom"/>
              </w:tcPr>
            </w:tcPrChange>
          </w:tcPr>
          <w:p w14:paraId="1372CDE3" w14:textId="73790546" w:rsidR="00F604D1" w:rsidRPr="00485DA1" w:rsidRDefault="00F604D1" w:rsidP="0051314B">
            <w:pPr>
              <w:spacing w:line="360" w:lineRule="auto"/>
              <w:rPr>
                <w:color w:val="000000"/>
                <w:sz w:val="20"/>
                <w:szCs w:val="20"/>
              </w:rPr>
              <w:pPrChange w:id="1954" w:author="Bas Hofstra" w:date="2023-08-30T16:26:00Z">
                <w:pPr/>
              </w:pPrChange>
            </w:pPr>
            <w:ins w:id="1955" w:author="Bas Hofstra" w:date="2023-08-30T16:14:00Z">
              <w:r>
                <w:rPr>
                  <w:color w:val="000000"/>
                  <w:sz w:val="20"/>
                  <w:szCs w:val="20"/>
                </w:rPr>
                <w:t>0</w:t>
              </w:r>
            </w:ins>
          </w:p>
        </w:tc>
        <w:tc>
          <w:tcPr>
            <w:tcW w:w="1075" w:type="dxa"/>
            <w:gridSpan w:val="3"/>
            <w:tcBorders>
              <w:top w:val="nil"/>
              <w:left w:val="nil"/>
              <w:bottom w:val="nil"/>
              <w:right w:val="nil"/>
            </w:tcBorders>
            <w:shd w:val="clear" w:color="auto" w:fill="auto"/>
            <w:noWrap/>
            <w:vAlign w:val="bottom"/>
            <w:tcPrChange w:id="1956" w:author="Bas Hofstra" w:date="2023-08-30T16:55:00Z">
              <w:tcPr>
                <w:tcW w:w="1193" w:type="dxa"/>
                <w:gridSpan w:val="3"/>
                <w:tcBorders>
                  <w:top w:val="nil"/>
                  <w:left w:val="nil"/>
                  <w:bottom w:val="nil"/>
                  <w:right w:val="nil"/>
                </w:tcBorders>
                <w:shd w:val="clear" w:color="auto" w:fill="auto"/>
                <w:noWrap/>
                <w:vAlign w:val="bottom"/>
              </w:tcPr>
            </w:tcPrChange>
          </w:tcPr>
          <w:p w14:paraId="365147B8" w14:textId="04CC4A37" w:rsidR="00F604D1" w:rsidRPr="00485DA1" w:rsidRDefault="00F604D1" w:rsidP="0051314B">
            <w:pPr>
              <w:spacing w:line="360" w:lineRule="auto"/>
              <w:rPr>
                <w:color w:val="000000"/>
                <w:sz w:val="20"/>
                <w:szCs w:val="20"/>
              </w:rPr>
              <w:pPrChange w:id="1957" w:author="Bas Hofstra" w:date="2023-08-30T16:26:00Z">
                <w:pPr/>
              </w:pPrChange>
            </w:pPr>
            <w:ins w:id="1958" w:author="Bas Hofstra" w:date="2023-08-30T16:14:00Z">
              <w:r>
                <w:rPr>
                  <w:color w:val="000000"/>
                  <w:sz w:val="20"/>
                  <w:szCs w:val="20"/>
                </w:rPr>
                <w:t>1</w:t>
              </w:r>
            </w:ins>
          </w:p>
        </w:tc>
      </w:tr>
      <w:tr w:rsidR="00A10EDE" w:rsidRPr="00485DA1" w14:paraId="4ACE15F1" w14:textId="77777777" w:rsidTr="00BA4F35">
        <w:trPr>
          <w:gridAfter w:val="1"/>
          <w:trHeight w:hRule="exact" w:val="255"/>
          <w:trPrChange w:id="1959"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1960" w:author="Bas Hofstra" w:date="2023-08-30T16:55:00Z">
              <w:tcPr>
                <w:tcW w:w="2549" w:type="dxa"/>
                <w:gridSpan w:val="2"/>
                <w:tcBorders>
                  <w:top w:val="nil"/>
                  <w:left w:val="nil"/>
                  <w:bottom w:val="nil"/>
                  <w:right w:val="nil"/>
                </w:tcBorders>
                <w:shd w:val="clear" w:color="auto" w:fill="auto"/>
                <w:noWrap/>
                <w:vAlign w:val="bottom"/>
              </w:tcPr>
            </w:tcPrChange>
          </w:tcPr>
          <w:p w14:paraId="4124562E" w14:textId="429E91F5" w:rsidR="00F604D1" w:rsidRPr="00485DA1" w:rsidRDefault="00F604D1" w:rsidP="0051314B">
            <w:pPr>
              <w:spacing w:line="360" w:lineRule="auto"/>
              <w:ind w:firstLine="178"/>
              <w:rPr>
                <w:color w:val="000000"/>
                <w:sz w:val="20"/>
                <w:szCs w:val="20"/>
              </w:rPr>
              <w:pPrChange w:id="1961" w:author="Bas Hofstra" w:date="2023-08-30T16:26:00Z">
                <w:pPr/>
              </w:pPrChange>
            </w:pPr>
            <w:del w:id="1962" w:author="Bas Hofstra" w:date="2023-08-30T16:17:00Z">
              <w:r w:rsidDel="00F604D1">
                <w:rPr>
                  <w:color w:val="000000"/>
                  <w:sz w:val="20"/>
                  <w:szCs w:val="20"/>
                </w:rPr>
                <w:delText>Migr w</w:delText>
              </w:r>
            </w:del>
            <w:ins w:id="1963" w:author="Bas Hofstra" w:date="2023-08-30T16:17:00Z">
              <w:r>
                <w:rPr>
                  <w:color w:val="000000"/>
                  <w:sz w:val="20"/>
                  <w:szCs w:val="20"/>
                </w:rPr>
                <w:t>W</w:t>
              </w:r>
            </w:ins>
            <w:r>
              <w:rPr>
                <w:color w:val="000000"/>
                <w:sz w:val="20"/>
                <w:szCs w:val="20"/>
              </w:rPr>
              <w:t>est</w:t>
            </w:r>
            <w:ins w:id="1964" w:author="Bas Hofstra" w:date="2023-08-30T16:17:00Z">
              <w:r>
                <w:rPr>
                  <w:color w:val="000000"/>
                  <w:sz w:val="20"/>
                  <w:szCs w:val="20"/>
                </w:rPr>
                <w:t>ern</w:t>
              </w:r>
            </w:ins>
          </w:p>
        </w:tc>
        <w:tc>
          <w:tcPr>
            <w:tcW w:w="1120" w:type="dxa"/>
            <w:gridSpan w:val="2"/>
            <w:tcBorders>
              <w:top w:val="nil"/>
              <w:left w:val="nil"/>
              <w:bottom w:val="nil"/>
              <w:right w:val="nil"/>
            </w:tcBorders>
            <w:shd w:val="clear" w:color="auto" w:fill="auto"/>
            <w:noWrap/>
            <w:vAlign w:val="bottom"/>
            <w:tcPrChange w:id="1965" w:author="Bas Hofstra" w:date="2023-08-30T16:55:00Z">
              <w:tcPr>
                <w:tcW w:w="1247" w:type="dxa"/>
                <w:gridSpan w:val="2"/>
                <w:tcBorders>
                  <w:top w:val="nil"/>
                  <w:left w:val="nil"/>
                  <w:bottom w:val="nil"/>
                  <w:right w:val="nil"/>
                </w:tcBorders>
                <w:shd w:val="clear" w:color="auto" w:fill="auto"/>
                <w:noWrap/>
                <w:vAlign w:val="bottom"/>
              </w:tcPr>
            </w:tcPrChange>
          </w:tcPr>
          <w:p w14:paraId="2A0B0638" w14:textId="2B88E3FB" w:rsidR="00F604D1" w:rsidRPr="00485DA1" w:rsidRDefault="00F604D1" w:rsidP="0051314B">
            <w:pPr>
              <w:spacing w:line="360" w:lineRule="auto"/>
              <w:rPr>
                <w:color w:val="000000"/>
                <w:sz w:val="20"/>
                <w:szCs w:val="20"/>
              </w:rPr>
              <w:pPrChange w:id="1966" w:author="Bas Hofstra" w:date="2023-08-30T16:26:00Z">
                <w:pPr/>
              </w:pPrChange>
            </w:pPr>
            <w:r>
              <w:rPr>
                <w:color w:val="000000"/>
                <w:sz w:val="20"/>
                <w:szCs w:val="20"/>
              </w:rPr>
              <w:t>62</w:t>
            </w:r>
          </w:p>
        </w:tc>
        <w:tc>
          <w:tcPr>
            <w:tcW w:w="1644" w:type="dxa"/>
            <w:gridSpan w:val="2"/>
            <w:tcBorders>
              <w:top w:val="nil"/>
              <w:left w:val="nil"/>
              <w:bottom w:val="nil"/>
              <w:right w:val="nil"/>
            </w:tcBorders>
            <w:shd w:val="clear" w:color="auto" w:fill="auto"/>
            <w:noWrap/>
            <w:vAlign w:val="bottom"/>
            <w:tcPrChange w:id="1967" w:author="Bas Hofstra" w:date="2023-08-30T16:55:00Z">
              <w:tcPr>
                <w:tcW w:w="1573" w:type="dxa"/>
                <w:tcBorders>
                  <w:top w:val="nil"/>
                  <w:left w:val="nil"/>
                  <w:bottom w:val="nil"/>
                  <w:right w:val="nil"/>
                </w:tcBorders>
                <w:shd w:val="clear" w:color="auto" w:fill="auto"/>
                <w:noWrap/>
                <w:vAlign w:val="bottom"/>
              </w:tcPr>
            </w:tcPrChange>
          </w:tcPr>
          <w:p w14:paraId="03FA4E37" w14:textId="19F18101" w:rsidR="00F604D1" w:rsidRPr="00485DA1" w:rsidRDefault="0051314B" w:rsidP="0051314B">
            <w:pPr>
              <w:spacing w:line="360" w:lineRule="auto"/>
              <w:rPr>
                <w:color w:val="000000"/>
                <w:sz w:val="20"/>
                <w:szCs w:val="20"/>
              </w:rPr>
              <w:pPrChange w:id="1968" w:author="Bas Hofstra" w:date="2023-08-30T16:26:00Z">
                <w:pPr/>
              </w:pPrChange>
            </w:pPr>
            <w:ins w:id="1969" w:author="Bas Hofstra" w:date="2023-08-30T16:21:00Z">
              <w:r>
                <w:rPr>
                  <w:color w:val="000000"/>
                  <w:sz w:val="20"/>
                  <w:szCs w:val="20"/>
                </w:rPr>
                <w:t>0.05</w:t>
              </w:r>
            </w:ins>
          </w:p>
        </w:tc>
        <w:tc>
          <w:tcPr>
            <w:tcW w:w="1045" w:type="dxa"/>
            <w:gridSpan w:val="2"/>
            <w:tcBorders>
              <w:top w:val="nil"/>
              <w:left w:val="nil"/>
              <w:bottom w:val="nil"/>
              <w:right w:val="nil"/>
            </w:tcBorders>
            <w:shd w:val="clear" w:color="auto" w:fill="auto"/>
            <w:noWrap/>
            <w:vAlign w:val="bottom"/>
            <w:tcPrChange w:id="1970" w:author="Bas Hofstra" w:date="2023-08-30T16:55:00Z">
              <w:tcPr>
                <w:tcW w:w="1164" w:type="dxa"/>
                <w:gridSpan w:val="2"/>
                <w:tcBorders>
                  <w:top w:val="nil"/>
                  <w:left w:val="nil"/>
                  <w:bottom w:val="nil"/>
                  <w:right w:val="nil"/>
                </w:tcBorders>
                <w:shd w:val="clear" w:color="auto" w:fill="auto"/>
                <w:noWrap/>
                <w:vAlign w:val="bottom"/>
              </w:tcPr>
            </w:tcPrChange>
          </w:tcPr>
          <w:p w14:paraId="34974C7A" w14:textId="77777777" w:rsidR="00F604D1" w:rsidRPr="00485DA1" w:rsidRDefault="00F604D1" w:rsidP="0051314B">
            <w:pPr>
              <w:spacing w:line="360" w:lineRule="auto"/>
              <w:rPr>
                <w:color w:val="000000"/>
                <w:sz w:val="20"/>
                <w:szCs w:val="20"/>
              </w:rPr>
              <w:pPrChange w:id="1971" w:author="Bas Hofstra" w:date="2023-08-30T16:26:00Z">
                <w:pPr/>
              </w:pPrChange>
            </w:pPr>
          </w:p>
        </w:tc>
        <w:tc>
          <w:tcPr>
            <w:tcW w:w="1230" w:type="dxa"/>
            <w:gridSpan w:val="2"/>
            <w:tcBorders>
              <w:top w:val="nil"/>
              <w:left w:val="nil"/>
              <w:bottom w:val="nil"/>
              <w:right w:val="nil"/>
            </w:tcBorders>
            <w:shd w:val="clear" w:color="auto" w:fill="auto"/>
            <w:noWrap/>
            <w:vAlign w:val="bottom"/>
            <w:tcPrChange w:id="1972" w:author="Bas Hofstra" w:date="2023-08-30T16:55:00Z">
              <w:tcPr>
                <w:tcW w:w="1377" w:type="dxa"/>
                <w:tcBorders>
                  <w:top w:val="nil"/>
                  <w:left w:val="nil"/>
                  <w:bottom w:val="nil"/>
                  <w:right w:val="nil"/>
                </w:tcBorders>
                <w:shd w:val="clear" w:color="auto" w:fill="auto"/>
                <w:noWrap/>
                <w:vAlign w:val="bottom"/>
              </w:tcPr>
            </w:tcPrChange>
          </w:tcPr>
          <w:p w14:paraId="4615BF69" w14:textId="0CF20C30" w:rsidR="00F604D1" w:rsidRPr="00485DA1" w:rsidRDefault="00F604D1" w:rsidP="0051314B">
            <w:pPr>
              <w:spacing w:line="360" w:lineRule="auto"/>
              <w:rPr>
                <w:color w:val="000000"/>
                <w:sz w:val="20"/>
                <w:szCs w:val="20"/>
              </w:rPr>
              <w:pPrChange w:id="1973" w:author="Bas Hofstra" w:date="2023-08-30T16:26:00Z">
                <w:pPr/>
              </w:pPrChange>
            </w:pPr>
            <w:ins w:id="1974" w:author="Bas Hofstra" w:date="2023-08-30T16:14:00Z">
              <w:r>
                <w:rPr>
                  <w:color w:val="000000"/>
                  <w:sz w:val="20"/>
                  <w:szCs w:val="20"/>
                </w:rPr>
                <w:t>0</w:t>
              </w:r>
            </w:ins>
          </w:p>
        </w:tc>
        <w:tc>
          <w:tcPr>
            <w:tcW w:w="1075" w:type="dxa"/>
            <w:gridSpan w:val="3"/>
            <w:tcBorders>
              <w:top w:val="nil"/>
              <w:left w:val="nil"/>
              <w:bottom w:val="nil"/>
              <w:right w:val="nil"/>
            </w:tcBorders>
            <w:shd w:val="clear" w:color="auto" w:fill="auto"/>
            <w:noWrap/>
            <w:vAlign w:val="bottom"/>
            <w:tcPrChange w:id="1975" w:author="Bas Hofstra" w:date="2023-08-30T16:55:00Z">
              <w:tcPr>
                <w:tcW w:w="1193" w:type="dxa"/>
                <w:gridSpan w:val="3"/>
                <w:tcBorders>
                  <w:top w:val="nil"/>
                  <w:left w:val="nil"/>
                  <w:bottom w:val="nil"/>
                  <w:right w:val="nil"/>
                </w:tcBorders>
                <w:shd w:val="clear" w:color="auto" w:fill="auto"/>
                <w:noWrap/>
                <w:vAlign w:val="bottom"/>
              </w:tcPr>
            </w:tcPrChange>
          </w:tcPr>
          <w:p w14:paraId="4B5D0678" w14:textId="2C47D628" w:rsidR="00F604D1" w:rsidRPr="00485DA1" w:rsidRDefault="00F604D1" w:rsidP="0051314B">
            <w:pPr>
              <w:spacing w:line="360" w:lineRule="auto"/>
              <w:rPr>
                <w:color w:val="000000"/>
                <w:sz w:val="20"/>
                <w:szCs w:val="20"/>
              </w:rPr>
              <w:pPrChange w:id="1976" w:author="Bas Hofstra" w:date="2023-08-30T16:26:00Z">
                <w:pPr/>
              </w:pPrChange>
            </w:pPr>
            <w:ins w:id="1977" w:author="Bas Hofstra" w:date="2023-08-30T16:14:00Z">
              <w:r>
                <w:rPr>
                  <w:color w:val="000000"/>
                  <w:sz w:val="20"/>
                  <w:szCs w:val="20"/>
                </w:rPr>
                <w:t>1</w:t>
              </w:r>
            </w:ins>
          </w:p>
        </w:tc>
      </w:tr>
      <w:tr w:rsidR="00A10EDE" w:rsidRPr="00485DA1" w14:paraId="3EB35E83" w14:textId="77777777" w:rsidTr="00BA4F35">
        <w:trPr>
          <w:gridAfter w:val="1"/>
          <w:trHeight w:hRule="exact" w:val="255"/>
          <w:trPrChange w:id="1978"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hideMark/>
            <w:tcPrChange w:id="1979" w:author="Bas Hofstra" w:date="2023-08-30T16:55:00Z">
              <w:tcPr>
                <w:tcW w:w="2549" w:type="dxa"/>
                <w:gridSpan w:val="2"/>
                <w:tcBorders>
                  <w:top w:val="nil"/>
                  <w:left w:val="nil"/>
                  <w:bottom w:val="nil"/>
                  <w:right w:val="nil"/>
                </w:tcBorders>
                <w:shd w:val="clear" w:color="auto" w:fill="auto"/>
                <w:noWrap/>
                <w:vAlign w:val="bottom"/>
                <w:hideMark/>
              </w:tcPr>
            </w:tcPrChange>
          </w:tcPr>
          <w:p w14:paraId="4190FF76" w14:textId="1D5B81C5" w:rsidR="00F604D1" w:rsidRPr="00485DA1" w:rsidRDefault="00F604D1" w:rsidP="0051314B">
            <w:pPr>
              <w:spacing w:line="360" w:lineRule="auto"/>
              <w:ind w:firstLine="178"/>
              <w:rPr>
                <w:color w:val="000000"/>
                <w:sz w:val="20"/>
                <w:szCs w:val="20"/>
              </w:rPr>
              <w:pPrChange w:id="1980" w:author="Bas Hofstra" w:date="2023-08-30T16:26:00Z">
                <w:pPr/>
              </w:pPrChange>
            </w:pPr>
            <w:del w:id="1981" w:author="Bas Hofstra" w:date="2023-08-30T16:17:00Z">
              <w:r w:rsidRPr="00485DA1" w:rsidDel="00F604D1">
                <w:rPr>
                  <w:color w:val="000000"/>
                  <w:sz w:val="20"/>
                  <w:szCs w:val="20"/>
                </w:rPr>
                <w:delText>Migr</w:delText>
              </w:r>
              <w:r w:rsidDel="00F604D1">
                <w:rPr>
                  <w:color w:val="000000"/>
                  <w:sz w:val="20"/>
                  <w:szCs w:val="20"/>
                </w:rPr>
                <w:delText xml:space="preserve"> n</w:delText>
              </w:r>
            </w:del>
            <w:ins w:id="1982" w:author="Bas Hofstra" w:date="2023-08-30T16:17:00Z">
              <w:r>
                <w:rPr>
                  <w:color w:val="000000"/>
                  <w:sz w:val="20"/>
                  <w:szCs w:val="20"/>
                </w:rPr>
                <w:t>N</w:t>
              </w:r>
            </w:ins>
            <w:r>
              <w:rPr>
                <w:color w:val="000000"/>
                <w:sz w:val="20"/>
                <w:szCs w:val="20"/>
              </w:rPr>
              <w:t>on</w:t>
            </w:r>
            <w:ins w:id="1983" w:author="Bas Hofstra" w:date="2023-08-30T16:17:00Z">
              <w:r>
                <w:rPr>
                  <w:color w:val="000000"/>
                  <w:sz w:val="20"/>
                  <w:szCs w:val="20"/>
                </w:rPr>
                <w:t>-</w:t>
              </w:r>
            </w:ins>
            <w:del w:id="1984" w:author="Bas Hofstra" w:date="2023-08-30T16:17:00Z">
              <w:r w:rsidDel="00F604D1">
                <w:rPr>
                  <w:color w:val="000000"/>
                  <w:sz w:val="20"/>
                  <w:szCs w:val="20"/>
                </w:rPr>
                <w:delText>w</w:delText>
              </w:r>
            </w:del>
            <w:ins w:id="1985" w:author="Bas Hofstra" w:date="2023-08-30T16:18:00Z">
              <w:r>
                <w:rPr>
                  <w:color w:val="000000"/>
                  <w:sz w:val="20"/>
                  <w:szCs w:val="20"/>
                </w:rPr>
                <w:t>W</w:t>
              </w:r>
            </w:ins>
            <w:r>
              <w:rPr>
                <w:color w:val="000000"/>
                <w:sz w:val="20"/>
                <w:szCs w:val="20"/>
              </w:rPr>
              <w:t>est</w:t>
            </w:r>
            <w:ins w:id="1986" w:author="Bas Hofstra" w:date="2023-08-30T16:18:00Z">
              <w:r>
                <w:rPr>
                  <w:color w:val="000000"/>
                  <w:sz w:val="20"/>
                  <w:szCs w:val="20"/>
                </w:rPr>
                <w:t>ern</w:t>
              </w:r>
            </w:ins>
          </w:p>
        </w:tc>
        <w:tc>
          <w:tcPr>
            <w:tcW w:w="1120" w:type="dxa"/>
            <w:gridSpan w:val="2"/>
            <w:tcBorders>
              <w:top w:val="nil"/>
              <w:left w:val="nil"/>
              <w:bottom w:val="nil"/>
              <w:right w:val="nil"/>
            </w:tcBorders>
            <w:shd w:val="clear" w:color="auto" w:fill="auto"/>
            <w:noWrap/>
            <w:vAlign w:val="bottom"/>
            <w:hideMark/>
            <w:tcPrChange w:id="1987" w:author="Bas Hofstra" w:date="2023-08-30T16:55:00Z">
              <w:tcPr>
                <w:tcW w:w="1247" w:type="dxa"/>
                <w:gridSpan w:val="2"/>
                <w:tcBorders>
                  <w:top w:val="nil"/>
                  <w:left w:val="nil"/>
                  <w:bottom w:val="nil"/>
                  <w:right w:val="nil"/>
                </w:tcBorders>
                <w:shd w:val="clear" w:color="auto" w:fill="auto"/>
                <w:noWrap/>
                <w:vAlign w:val="bottom"/>
                <w:hideMark/>
              </w:tcPr>
            </w:tcPrChange>
          </w:tcPr>
          <w:p w14:paraId="72A52123" w14:textId="14915431" w:rsidR="00F604D1" w:rsidRPr="00485DA1" w:rsidRDefault="00F604D1" w:rsidP="0051314B">
            <w:pPr>
              <w:spacing w:line="360" w:lineRule="auto"/>
              <w:rPr>
                <w:color w:val="000000"/>
                <w:sz w:val="20"/>
                <w:szCs w:val="20"/>
              </w:rPr>
              <w:pPrChange w:id="1988" w:author="Bas Hofstra" w:date="2023-08-30T16:26:00Z">
                <w:pPr/>
              </w:pPrChange>
            </w:pPr>
            <w:r>
              <w:rPr>
                <w:color w:val="000000"/>
                <w:sz w:val="20"/>
                <w:szCs w:val="20"/>
              </w:rPr>
              <w:t>56</w:t>
            </w:r>
          </w:p>
        </w:tc>
        <w:tc>
          <w:tcPr>
            <w:tcW w:w="1644" w:type="dxa"/>
            <w:gridSpan w:val="2"/>
            <w:tcBorders>
              <w:top w:val="nil"/>
              <w:left w:val="nil"/>
              <w:bottom w:val="nil"/>
              <w:right w:val="nil"/>
            </w:tcBorders>
            <w:shd w:val="clear" w:color="auto" w:fill="auto"/>
            <w:noWrap/>
            <w:vAlign w:val="bottom"/>
            <w:hideMark/>
            <w:tcPrChange w:id="1989" w:author="Bas Hofstra" w:date="2023-08-30T16:55:00Z">
              <w:tcPr>
                <w:tcW w:w="1573" w:type="dxa"/>
                <w:tcBorders>
                  <w:top w:val="nil"/>
                  <w:left w:val="nil"/>
                  <w:bottom w:val="nil"/>
                  <w:right w:val="nil"/>
                </w:tcBorders>
                <w:shd w:val="clear" w:color="auto" w:fill="auto"/>
                <w:noWrap/>
                <w:vAlign w:val="bottom"/>
                <w:hideMark/>
              </w:tcPr>
            </w:tcPrChange>
          </w:tcPr>
          <w:p w14:paraId="43F542A9" w14:textId="6AE2CB88" w:rsidR="00F604D1" w:rsidRPr="00485DA1" w:rsidRDefault="0051314B" w:rsidP="0051314B">
            <w:pPr>
              <w:spacing w:line="360" w:lineRule="auto"/>
              <w:rPr>
                <w:color w:val="000000"/>
                <w:sz w:val="20"/>
                <w:szCs w:val="20"/>
              </w:rPr>
              <w:pPrChange w:id="1990" w:author="Bas Hofstra" w:date="2023-08-30T16:26:00Z">
                <w:pPr/>
              </w:pPrChange>
            </w:pPr>
            <w:ins w:id="1991" w:author="Bas Hofstra" w:date="2023-08-30T16:21:00Z">
              <w:r>
                <w:rPr>
                  <w:color w:val="000000"/>
                  <w:sz w:val="20"/>
                  <w:szCs w:val="20"/>
                </w:rPr>
                <w:t>0.04</w:t>
              </w:r>
            </w:ins>
          </w:p>
        </w:tc>
        <w:tc>
          <w:tcPr>
            <w:tcW w:w="1045" w:type="dxa"/>
            <w:gridSpan w:val="2"/>
            <w:tcBorders>
              <w:top w:val="nil"/>
              <w:left w:val="nil"/>
              <w:bottom w:val="nil"/>
              <w:right w:val="nil"/>
            </w:tcBorders>
            <w:shd w:val="clear" w:color="auto" w:fill="auto"/>
            <w:noWrap/>
            <w:vAlign w:val="bottom"/>
            <w:hideMark/>
            <w:tcPrChange w:id="1992" w:author="Bas Hofstra" w:date="2023-08-30T16:55:00Z">
              <w:tcPr>
                <w:tcW w:w="1164" w:type="dxa"/>
                <w:gridSpan w:val="2"/>
                <w:tcBorders>
                  <w:top w:val="nil"/>
                  <w:left w:val="nil"/>
                  <w:bottom w:val="nil"/>
                  <w:right w:val="nil"/>
                </w:tcBorders>
                <w:shd w:val="clear" w:color="auto" w:fill="auto"/>
                <w:noWrap/>
                <w:vAlign w:val="bottom"/>
                <w:hideMark/>
              </w:tcPr>
            </w:tcPrChange>
          </w:tcPr>
          <w:p w14:paraId="330B2C7B" w14:textId="3E778BD5" w:rsidR="00F604D1" w:rsidRPr="00485DA1" w:rsidRDefault="00F604D1" w:rsidP="0051314B">
            <w:pPr>
              <w:spacing w:line="360" w:lineRule="auto"/>
              <w:rPr>
                <w:color w:val="000000"/>
                <w:sz w:val="20"/>
                <w:szCs w:val="20"/>
              </w:rPr>
              <w:pPrChange w:id="1993" w:author="Bas Hofstra" w:date="2023-08-30T16:26:00Z">
                <w:pPr/>
              </w:pPrChange>
            </w:pPr>
          </w:p>
        </w:tc>
        <w:tc>
          <w:tcPr>
            <w:tcW w:w="1230" w:type="dxa"/>
            <w:gridSpan w:val="2"/>
            <w:tcBorders>
              <w:top w:val="nil"/>
              <w:left w:val="nil"/>
              <w:bottom w:val="nil"/>
              <w:right w:val="nil"/>
            </w:tcBorders>
            <w:shd w:val="clear" w:color="auto" w:fill="auto"/>
            <w:noWrap/>
            <w:vAlign w:val="bottom"/>
            <w:hideMark/>
            <w:tcPrChange w:id="1994" w:author="Bas Hofstra" w:date="2023-08-30T16:55:00Z">
              <w:tcPr>
                <w:tcW w:w="1377" w:type="dxa"/>
                <w:tcBorders>
                  <w:top w:val="nil"/>
                  <w:left w:val="nil"/>
                  <w:bottom w:val="nil"/>
                  <w:right w:val="nil"/>
                </w:tcBorders>
                <w:shd w:val="clear" w:color="auto" w:fill="auto"/>
                <w:noWrap/>
                <w:vAlign w:val="bottom"/>
                <w:hideMark/>
              </w:tcPr>
            </w:tcPrChange>
          </w:tcPr>
          <w:p w14:paraId="3E929B54" w14:textId="3088D8CD" w:rsidR="00F604D1" w:rsidRPr="00485DA1" w:rsidRDefault="00F604D1" w:rsidP="0051314B">
            <w:pPr>
              <w:spacing w:line="360" w:lineRule="auto"/>
              <w:rPr>
                <w:color w:val="000000"/>
                <w:sz w:val="20"/>
                <w:szCs w:val="20"/>
              </w:rPr>
              <w:pPrChange w:id="1995" w:author="Bas Hofstra" w:date="2023-08-30T16:26:00Z">
                <w:pPr/>
              </w:pPrChange>
            </w:pPr>
            <w:ins w:id="1996" w:author="Bas Hofstra" w:date="2023-08-30T16:14:00Z">
              <w:r>
                <w:rPr>
                  <w:color w:val="000000"/>
                  <w:sz w:val="20"/>
                  <w:szCs w:val="20"/>
                </w:rPr>
                <w:t>0</w:t>
              </w:r>
            </w:ins>
          </w:p>
        </w:tc>
        <w:tc>
          <w:tcPr>
            <w:tcW w:w="1075" w:type="dxa"/>
            <w:gridSpan w:val="3"/>
            <w:tcBorders>
              <w:top w:val="nil"/>
              <w:left w:val="nil"/>
              <w:bottom w:val="nil"/>
              <w:right w:val="nil"/>
            </w:tcBorders>
            <w:shd w:val="clear" w:color="auto" w:fill="auto"/>
            <w:noWrap/>
            <w:vAlign w:val="bottom"/>
            <w:hideMark/>
            <w:tcPrChange w:id="1997" w:author="Bas Hofstra" w:date="2023-08-30T16:55:00Z">
              <w:tcPr>
                <w:tcW w:w="1193" w:type="dxa"/>
                <w:gridSpan w:val="3"/>
                <w:tcBorders>
                  <w:top w:val="nil"/>
                  <w:left w:val="nil"/>
                  <w:bottom w:val="nil"/>
                  <w:right w:val="nil"/>
                </w:tcBorders>
                <w:shd w:val="clear" w:color="auto" w:fill="auto"/>
                <w:noWrap/>
                <w:vAlign w:val="bottom"/>
                <w:hideMark/>
              </w:tcPr>
            </w:tcPrChange>
          </w:tcPr>
          <w:p w14:paraId="195DCDF8" w14:textId="5AEF7C85" w:rsidR="00F604D1" w:rsidRPr="00485DA1" w:rsidRDefault="00F604D1" w:rsidP="0051314B">
            <w:pPr>
              <w:spacing w:line="360" w:lineRule="auto"/>
              <w:rPr>
                <w:color w:val="000000"/>
                <w:sz w:val="20"/>
                <w:szCs w:val="20"/>
              </w:rPr>
              <w:pPrChange w:id="1998" w:author="Bas Hofstra" w:date="2023-08-30T16:26:00Z">
                <w:pPr/>
              </w:pPrChange>
            </w:pPr>
            <w:ins w:id="1999" w:author="Bas Hofstra" w:date="2023-08-30T16:14:00Z">
              <w:r>
                <w:rPr>
                  <w:color w:val="000000"/>
                  <w:sz w:val="20"/>
                  <w:szCs w:val="20"/>
                </w:rPr>
                <w:t>1</w:t>
              </w:r>
            </w:ins>
          </w:p>
        </w:tc>
      </w:tr>
      <w:tr w:rsidR="00A10EDE" w:rsidRPr="00485DA1" w14:paraId="7FB05F4D" w14:textId="77777777" w:rsidTr="00BA4F35">
        <w:trPr>
          <w:gridAfter w:val="1"/>
          <w:trHeight w:hRule="exact" w:val="255"/>
          <w:ins w:id="2000" w:author="Bas Hofstra" w:date="2023-08-30T16:13:00Z"/>
          <w:trPrChange w:id="2001"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2002" w:author="Bas Hofstra" w:date="2023-08-30T16:55:00Z">
              <w:tcPr>
                <w:tcW w:w="2549" w:type="dxa"/>
                <w:gridSpan w:val="2"/>
                <w:tcBorders>
                  <w:top w:val="nil"/>
                  <w:left w:val="nil"/>
                  <w:bottom w:val="nil"/>
                  <w:right w:val="nil"/>
                </w:tcBorders>
                <w:shd w:val="clear" w:color="auto" w:fill="auto"/>
                <w:noWrap/>
                <w:vAlign w:val="bottom"/>
              </w:tcPr>
            </w:tcPrChange>
          </w:tcPr>
          <w:p w14:paraId="1A7EFA45" w14:textId="73F31B77" w:rsidR="00F604D1" w:rsidRPr="00485DA1" w:rsidRDefault="00F604D1" w:rsidP="0051314B">
            <w:pPr>
              <w:spacing w:line="360" w:lineRule="auto"/>
              <w:rPr>
                <w:ins w:id="2003" w:author="Bas Hofstra" w:date="2023-08-30T16:13:00Z"/>
                <w:color w:val="000000"/>
                <w:sz w:val="20"/>
                <w:szCs w:val="20"/>
              </w:rPr>
              <w:pPrChange w:id="2004" w:author="Bas Hofstra" w:date="2023-08-30T16:26:00Z">
                <w:pPr>
                  <w:spacing w:line="360" w:lineRule="auto"/>
                </w:pPr>
              </w:pPrChange>
            </w:pPr>
            <w:ins w:id="2005" w:author="Bas Hofstra" w:date="2023-08-30T16:13:00Z">
              <w:r>
                <w:rPr>
                  <w:color w:val="000000"/>
                  <w:sz w:val="20"/>
                  <w:szCs w:val="20"/>
                </w:rPr>
                <w:t>Woman</w:t>
              </w:r>
            </w:ins>
          </w:p>
        </w:tc>
        <w:tc>
          <w:tcPr>
            <w:tcW w:w="1120" w:type="dxa"/>
            <w:gridSpan w:val="2"/>
            <w:tcBorders>
              <w:top w:val="nil"/>
              <w:left w:val="nil"/>
              <w:bottom w:val="nil"/>
              <w:right w:val="nil"/>
            </w:tcBorders>
            <w:shd w:val="clear" w:color="auto" w:fill="auto"/>
            <w:noWrap/>
            <w:vAlign w:val="bottom"/>
            <w:tcPrChange w:id="2006" w:author="Bas Hofstra" w:date="2023-08-30T16:55:00Z">
              <w:tcPr>
                <w:tcW w:w="1247" w:type="dxa"/>
                <w:gridSpan w:val="2"/>
                <w:tcBorders>
                  <w:top w:val="nil"/>
                  <w:left w:val="nil"/>
                  <w:bottom w:val="nil"/>
                  <w:right w:val="nil"/>
                </w:tcBorders>
                <w:shd w:val="clear" w:color="auto" w:fill="auto"/>
                <w:noWrap/>
                <w:vAlign w:val="bottom"/>
              </w:tcPr>
            </w:tcPrChange>
          </w:tcPr>
          <w:p w14:paraId="1453E2FD" w14:textId="27E1C6C9" w:rsidR="00F604D1" w:rsidRPr="00485DA1" w:rsidRDefault="00F604D1" w:rsidP="0051314B">
            <w:pPr>
              <w:spacing w:line="360" w:lineRule="auto"/>
              <w:rPr>
                <w:ins w:id="2007" w:author="Bas Hofstra" w:date="2023-08-30T16:13:00Z"/>
                <w:color w:val="000000"/>
                <w:sz w:val="20"/>
                <w:szCs w:val="20"/>
              </w:rPr>
              <w:pPrChange w:id="2008" w:author="Bas Hofstra" w:date="2023-08-30T16:26:00Z">
                <w:pPr>
                  <w:spacing w:line="360" w:lineRule="auto"/>
                </w:pPr>
              </w:pPrChange>
            </w:pPr>
            <w:ins w:id="2009" w:author="Bas Hofstra" w:date="2023-08-30T16:13:00Z">
              <w:r>
                <w:rPr>
                  <w:color w:val="000000"/>
                  <w:sz w:val="20"/>
                  <w:szCs w:val="20"/>
                </w:rPr>
                <w:t>1249</w:t>
              </w:r>
            </w:ins>
          </w:p>
        </w:tc>
        <w:tc>
          <w:tcPr>
            <w:tcW w:w="1644" w:type="dxa"/>
            <w:gridSpan w:val="2"/>
            <w:tcBorders>
              <w:top w:val="nil"/>
              <w:left w:val="nil"/>
              <w:bottom w:val="nil"/>
              <w:right w:val="nil"/>
            </w:tcBorders>
            <w:shd w:val="clear" w:color="auto" w:fill="auto"/>
            <w:noWrap/>
            <w:vAlign w:val="bottom"/>
            <w:tcPrChange w:id="2010" w:author="Bas Hofstra" w:date="2023-08-30T16:55:00Z">
              <w:tcPr>
                <w:tcW w:w="1573" w:type="dxa"/>
                <w:tcBorders>
                  <w:top w:val="nil"/>
                  <w:left w:val="nil"/>
                  <w:bottom w:val="nil"/>
                  <w:right w:val="nil"/>
                </w:tcBorders>
                <w:shd w:val="clear" w:color="auto" w:fill="auto"/>
                <w:noWrap/>
                <w:vAlign w:val="bottom"/>
              </w:tcPr>
            </w:tcPrChange>
          </w:tcPr>
          <w:p w14:paraId="7137C70B" w14:textId="3564899A" w:rsidR="00F604D1" w:rsidRPr="00485DA1" w:rsidRDefault="00F604D1" w:rsidP="0051314B">
            <w:pPr>
              <w:spacing w:line="360" w:lineRule="auto"/>
              <w:rPr>
                <w:ins w:id="2011" w:author="Bas Hofstra" w:date="2023-08-30T16:13:00Z"/>
                <w:color w:val="000000"/>
                <w:sz w:val="20"/>
                <w:szCs w:val="20"/>
              </w:rPr>
              <w:pPrChange w:id="2012" w:author="Bas Hofstra" w:date="2023-08-30T16:26:00Z">
                <w:pPr>
                  <w:spacing w:line="360" w:lineRule="auto"/>
                </w:pPr>
              </w:pPrChange>
            </w:pPr>
            <w:ins w:id="2013" w:author="Bas Hofstra" w:date="2023-08-30T16:14:00Z">
              <w:r>
                <w:rPr>
                  <w:color w:val="000000"/>
                  <w:sz w:val="20"/>
                  <w:szCs w:val="20"/>
                </w:rPr>
                <w:t>0.51</w:t>
              </w:r>
            </w:ins>
          </w:p>
        </w:tc>
        <w:tc>
          <w:tcPr>
            <w:tcW w:w="1045" w:type="dxa"/>
            <w:gridSpan w:val="2"/>
            <w:tcBorders>
              <w:top w:val="nil"/>
              <w:left w:val="nil"/>
              <w:bottom w:val="nil"/>
              <w:right w:val="nil"/>
            </w:tcBorders>
            <w:shd w:val="clear" w:color="auto" w:fill="auto"/>
            <w:noWrap/>
            <w:vAlign w:val="bottom"/>
            <w:tcPrChange w:id="2014" w:author="Bas Hofstra" w:date="2023-08-30T16:55:00Z">
              <w:tcPr>
                <w:tcW w:w="1164" w:type="dxa"/>
                <w:gridSpan w:val="2"/>
                <w:tcBorders>
                  <w:top w:val="nil"/>
                  <w:left w:val="nil"/>
                  <w:bottom w:val="nil"/>
                  <w:right w:val="nil"/>
                </w:tcBorders>
                <w:shd w:val="clear" w:color="auto" w:fill="auto"/>
                <w:noWrap/>
                <w:vAlign w:val="bottom"/>
              </w:tcPr>
            </w:tcPrChange>
          </w:tcPr>
          <w:p w14:paraId="03DBE79D" w14:textId="6B23C354" w:rsidR="00F604D1" w:rsidRPr="00485DA1" w:rsidRDefault="00F604D1" w:rsidP="0051314B">
            <w:pPr>
              <w:spacing w:line="360" w:lineRule="auto"/>
              <w:rPr>
                <w:ins w:id="2015" w:author="Bas Hofstra" w:date="2023-08-30T16:13:00Z"/>
                <w:sz w:val="20"/>
                <w:szCs w:val="20"/>
              </w:rPr>
              <w:pPrChange w:id="2016" w:author="Bas Hofstra" w:date="2023-08-30T16:26:00Z">
                <w:pPr>
                  <w:spacing w:line="360" w:lineRule="auto"/>
                </w:pPr>
              </w:pPrChange>
            </w:pPr>
          </w:p>
        </w:tc>
        <w:tc>
          <w:tcPr>
            <w:tcW w:w="1230" w:type="dxa"/>
            <w:gridSpan w:val="2"/>
            <w:tcBorders>
              <w:top w:val="nil"/>
              <w:left w:val="nil"/>
              <w:bottom w:val="nil"/>
              <w:right w:val="nil"/>
            </w:tcBorders>
            <w:shd w:val="clear" w:color="auto" w:fill="auto"/>
            <w:noWrap/>
            <w:vAlign w:val="bottom"/>
            <w:tcPrChange w:id="2017" w:author="Bas Hofstra" w:date="2023-08-30T16:55:00Z">
              <w:tcPr>
                <w:tcW w:w="1377" w:type="dxa"/>
                <w:tcBorders>
                  <w:top w:val="nil"/>
                  <w:left w:val="nil"/>
                  <w:bottom w:val="nil"/>
                  <w:right w:val="nil"/>
                </w:tcBorders>
                <w:shd w:val="clear" w:color="auto" w:fill="auto"/>
                <w:noWrap/>
                <w:vAlign w:val="bottom"/>
              </w:tcPr>
            </w:tcPrChange>
          </w:tcPr>
          <w:p w14:paraId="0F7282C9" w14:textId="6F5CF816" w:rsidR="00F604D1" w:rsidRPr="00485DA1" w:rsidRDefault="00F604D1" w:rsidP="0051314B">
            <w:pPr>
              <w:spacing w:line="360" w:lineRule="auto"/>
              <w:rPr>
                <w:ins w:id="2018" w:author="Bas Hofstra" w:date="2023-08-30T16:13:00Z"/>
                <w:sz w:val="20"/>
                <w:szCs w:val="20"/>
              </w:rPr>
              <w:pPrChange w:id="2019" w:author="Bas Hofstra" w:date="2023-08-30T16:26:00Z">
                <w:pPr>
                  <w:spacing w:line="360" w:lineRule="auto"/>
                </w:pPr>
              </w:pPrChange>
            </w:pPr>
            <w:ins w:id="2020" w:author="Bas Hofstra" w:date="2023-08-30T16:14:00Z">
              <w:r>
                <w:rPr>
                  <w:sz w:val="20"/>
                  <w:szCs w:val="20"/>
                </w:rPr>
                <w:t>0</w:t>
              </w:r>
            </w:ins>
          </w:p>
        </w:tc>
        <w:tc>
          <w:tcPr>
            <w:tcW w:w="1075" w:type="dxa"/>
            <w:gridSpan w:val="3"/>
            <w:tcBorders>
              <w:top w:val="nil"/>
              <w:left w:val="nil"/>
              <w:bottom w:val="nil"/>
              <w:right w:val="nil"/>
            </w:tcBorders>
            <w:shd w:val="clear" w:color="auto" w:fill="auto"/>
            <w:noWrap/>
            <w:vAlign w:val="bottom"/>
            <w:tcPrChange w:id="2021" w:author="Bas Hofstra" w:date="2023-08-30T16:55:00Z">
              <w:tcPr>
                <w:tcW w:w="1193" w:type="dxa"/>
                <w:gridSpan w:val="3"/>
                <w:tcBorders>
                  <w:top w:val="nil"/>
                  <w:left w:val="nil"/>
                  <w:bottom w:val="nil"/>
                  <w:right w:val="nil"/>
                </w:tcBorders>
                <w:shd w:val="clear" w:color="auto" w:fill="auto"/>
                <w:noWrap/>
                <w:vAlign w:val="bottom"/>
              </w:tcPr>
            </w:tcPrChange>
          </w:tcPr>
          <w:p w14:paraId="37101989" w14:textId="5CA650DD" w:rsidR="00F604D1" w:rsidRPr="00485DA1" w:rsidRDefault="00F604D1" w:rsidP="0051314B">
            <w:pPr>
              <w:spacing w:line="360" w:lineRule="auto"/>
              <w:rPr>
                <w:ins w:id="2022" w:author="Bas Hofstra" w:date="2023-08-30T16:13:00Z"/>
                <w:sz w:val="20"/>
                <w:szCs w:val="20"/>
              </w:rPr>
              <w:pPrChange w:id="2023" w:author="Bas Hofstra" w:date="2023-08-30T16:26:00Z">
                <w:pPr>
                  <w:spacing w:line="360" w:lineRule="auto"/>
                </w:pPr>
              </w:pPrChange>
            </w:pPr>
            <w:ins w:id="2024" w:author="Bas Hofstra" w:date="2023-08-30T16:14:00Z">
              <w:r>
                <w:rPr>
                  <w:sz w:val="20"/>
                  <w:szCs w:val="20"/>
                </w:rPr>
                <w:t>1</w:t>
              </w:r>
            </w:ins>
          </w:p>
        </w:tc>
      </w:tr>
      <w:tr w:rsidR="00A10EDE" w:rsidRPr="00485DA1" w14:paraId="525171E4" w14:textId="77777777" w:rsidTr="00BA4F35">
        <w:trPr>
          <w:gridAfter w:val="1"/>
          <w:trHeight w:hRule="exact" w:val="255"/>
          <w:ins w:id="2025" w:author="Bas Hofstra" w:date="2023-08-30T16:15:00Z"/>
          <w:trPrChange w:id="2026"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tcPrChange w:id="2027" w:author="Bas Hofstra" w:date="2023-08-30T16:55:00Z">
              <w:tcPr>
                <w:tcW w:w="2549" w:type="dxa"/>
                <w:gridSpan w:val="2"/>
                <w:tcBorders>
                  <w:top w:val="nil"/>
                  <w:left w:val="nil"/>
                  <w:bottom w:val="nil"/>
                  <w:right w:val="nil"/>
                </w:tcBorders>
                <w:shd w:val="clear" w:color="auto" w:fill="auto"/>
                <w:noWrap/>
                <w:vAlign w:val="bottom"/>
              </w:tcPr>
            </w:tcPrChange>
          </w:tcPr>
          <w:p w14:paraId="2ADE8165" w14:textId="2DC8E458" w:rsidR="00F604D1" w:rsidRPr="00485DA1" w:rsidRDefault="00F604D1" w:rsidP="0051314B">
            <w:pPr>
              <w:spacing w:line="360" w:lineRule="auto"/>
              <w:rPr>
                <w:ins w:id="2028" w:author="Bas Hofstra" w:date="2023-08-30T16:15:00Z"/>
                <w:color w:val="000000"/>
                <w:sz w:val="20"/>
                <w:szCs w:val="20"/>
              </w:rPr>
              <w:pPrChange w:id="2029" w:author="Bas Hofstra" w:date="2023-08-30T16:26:00Z">
                <w:pPr>
                  <w:spacing w:line="360" w:lineRule="auto"/>
                </w:pPr>
              </w:pPrChange>
            </w:pPr>
            <w:ins w:id="2030" w:author="Bas Hofstra" w:date="2023-08-30T16:15:00Z">
              <w:r>
                <w:rPr>
                  <w:color w:val="000000"/>
                  <w:sz w:val="20"/>
                  <w:szCs w:val="20"/>
                </w:rPr>
                <w:t>Education</w:t>
              </w:r>
            </w:ins>
          </w:p>
        </w:tc>
        <w:tc>
          <w:tcPr>
            <w:tcW w:w="1120" w:type="dxa"/>
            <w:gridSpan w:val="2"/>
            <w:tcBorders>
              <w:top w:val="nil"/>
              <w:left w:val="nil"/>
              <w:bottom w:val="nil"/>
              <w:right w:val="nil"/>
            </w:tcBorders>
            <w:shd w:val="clear" w:color="auto" w:fill="auto"/>
            <w:noWrap/>
            <w:vAlign w:val="bottom"/>
            <w:tcPrChange w:id="2031" w:author="Bas Hofstra" w:date="2023-08-30T16:55:00Z">
              <w:tcPr>
                <w:tcW w:w="1247" w:type="dxa"/>
                <w:gridSpan w:val="2"/>
                <w:tcBorders>
                  <w:top w:val="nil"/>
                  <w:left w:val="nil"/>
                  <w:bottom w:val="nil"/>
                  <w:right w:val="nil"/>
                </w:tcBorders>
                <w:shd w:val="clear" w:color="auto" w:fill="auto"/>
                <w:noWrap/>
                <w:vAlign w:val="bottom"/>
              </w:tcPr>
            </w:tcPrChange>
          </w:tcPr>
          <w:p w14:paraId="3516CC7F" w14:textId="77777777" w:rsidR="00F604D1" w:rsidRPr="00485DA1" w:rsidRDefault="00F604D1" w:rsidP="0051314B">
            <w:pPr>
              <w:spacing w:line="360" w:lineRule="auto"/>
              <w:rPr>
                <w:ins w:id="2032" w:author="Bas Hofstra" w:date="2023-08-30T16:15:00Z"/>
                <w:color w:val="000000"/>
                <w:sz w:val="20"/>
                <w:szCs w:val="20"/>
              </w:rPr>
              <w:pPrChange w:id="2033" w:author="Bas Hofstra" w:date="2023-08-30T16:26:00Z">
                <w:pPr>
                  <w:spacing w:line="360" w:lineRule="auto"/>
                </w:pPr>
              </w:pPrChange>
            </w:pPr>
          </w:p>
        </w:tc>
        <w:tc>
          <w:tcPr>
            <w:tcW w:w="1644" w:type="dxa"/>
            <w:gridSpan w:val="2"/>
            <w:tcBorders>
              <w:top w:val="nil"/>
              <w:left w:val="nil"/>
              <w:bottom w:val="nil"/>
              <w:right w:val="nil"/>
            </w:tcBorders>
            <w:shd w:val="clear" w:color="auto" w:fill="auto"/>
            <w:noWrap/>
            <w:vAlign w:val="bottom"/>
            <w:tcPrChange w:id="2034" w:author="Bas Hofstra" w:date="2023-08-30T16:55:00Z">
              <w:tcPr>
                <w:tcW w:w="1573" w:type="dxa"/>
                <w:tcBorders>
                  <w:top w:val="nil"/>
                  <w:left w:val="nil"/>
                  <w:bottom w:val="nil"/>
                  <w:right w:val="nil"/>
                </w:tcBorders>
                <w:shd w:val="clear" w:color="auto" w:fill="auto"/>
                <w:noWrap/>
                <w:vAlign w:val="bottom"/>
              </w:tcPr>
            </w:tcPrChange>
          </w:tcPr>
          <w:p w14:paraId="46AFEA15" w14:textId="77777777" w:rsidR="00F604D1" w:rsidRPr="00485DA1" w:rsidRDefault="00F604D1" w:rsidP="0051314B">
            <w:pPr>
              <w:spacing w:line="360" w:lineRule="auto"/>
              <w:rPr>
                <w:ins w:id="2035" w:author="Bas Hofstra" w:date="2023-08-30T16:15:00Z"/>
                <w:color w:val="000000"/>
                <w:sz w:val="20"/>
                <w:szCs w:val="20"/>
              </w:rPr>
              <w:pPrChange w:id="2036" w:author="Bas Hofstra" w:date="2023-08-30T16:26:00Z">
                <w:pPr>
                  <w:spacing w:line="360" w:lineRule="auto"/>
                </w:pPr>
              </w:pPrChange>
            </w:pPr>
          </w:p>
        </w:tc>
        <w:tc>
          <w:tcPr>
            <w:tcW w:w="1045" w:type="dxa"/>
            <w:gridSpan w:val="2"/>
            <w:tcBorders>
              <w:top w:val="nil"/>
              <w:left w:val="nil"/>
              <w:bottom w:val="nil"/>
              <w:right w:val="nil"/>
            </w:tcBorders>
            <w:shd w:val="clear" w:color="auto" w:fill="auto"/>
            <w:noWrap/>
            <w:vAlign w:val="bottom"/>
            <w:tcPrChange w:id="2037" w:author="Bas Hofstra" w:date="2023-08-30T16:55:00Z">
              <w:tcPr>
                <w:tcW w:w="1164" w:type="dxa"/>
                <w:gridSpan w:val="2"/>
                <w:tcBorders>
                  <w:top w:val="nil"/>
                  <w:left w:val="nil"/>
                  <w:bottom w:val="nil"/>
                  <w:right w:val="nil"/>
                </w:tcBorders>
                <w:shd w:val="clear" w:color="auto" w:fill="auto"/>
                <w:noWrap/>
                <w:vAlign w:val="bottom"/>
              </w:tcPr>
            </w:tcPrChange>
          </w:tcPr>
          <w:p w14:paraId="65B403D4" w14:textId="77777777" w:rsidR="00F604D1" w:rsidRPr="00485DA1" w:rsidRDefault="00F604D1" w:rsidP="0051314B">
            <w:pPr>
              <w:spacing w:line="360" w:lineRule="auto"/>
              <w:rPr>
                <w:ins w:id="2038" w:author="Bas Hofstra" w:date="2023-08-30T16:15:00Z"/>
                <w:sz w:val="20"/>
                <w:szCs w:val="20"/>
              </w:rPr>
              <w:pPrChange w:id="2039" w:author="Bas Hofstra" w:date="2023-08-30T16:26:00Z">
                <w:pPr>
                  <w:spacing w:line="360" w:lineRule="auto"/>
                </w:pPr>
              </w:pPrChange>
            </w:pPr>
          </w:p>
        </w:tc>
        <w:tc>
          <w:tcPr>
            <w:tcW w:w="1230" w:type="dxa"/>
            <w:gridSpan w:val="2"/>
            <w:tcBorders>
              <w:top w:val="nil"/>
              <w:left w:val="nil"/>
              <w:bottom w:val="nil"/>
              <w:right w:val="nil"/>
            </w:tcBorders>
            <w:shd w:val="clear" w:color="auto" w:fill="auto"/>
            <w:noWrap/>
            <w:vAlign w:val="bottom"/>
            <w:tcPrChange w:id="2040" w:author="Bas Hofstra" w:date="2023-08-30T16:55:00Z">
              <w:tcPr>
                <w:tcW w:w="1377" w:type="dxa"/>
                <w:tcBorders>
                  <w:top w:val="nil"/>
                  <w:left w:val="nil"/>
                  <w:bottom w:val="nil"/>
                  <w:right w:val="nil"/>
                </w:tcBorders>
                <w:shd w:val="clear" w:color="auto" w:fill="auto"/>
                <w:noWrap/>
                <w:vAlign w:val="bottom"/>
              </w:tcPr>
            </w:tcPrChange>
          </w:tcPr>
          <w:p w14:paraId="1772C396" w14:textId="77777777" w:rsidR="00F604D1" w:rsidRPr="00485DA1" w:rsidRDefault="00F604D1" w:rsidP="0051314B">
            <w:pPr>
              <w:spacing w:line="360" w:lineRule="auto"/>
              <w:rPr>
                <w:ins w:id="2041" w:author="Bas Hofstra" w:date="2023-08-30T16:15:00Z"/>
                <w:sz w:val="20"/>
                <w:szCs w:val="20"/>
              </w:rPr>
              <w:pPrChange w:id="2042" w:author="Bas Hofstra" w:date="2023-08-30T16:26:00Z">
                <w:pPr>
                  <w:spacing w:line="360" w:lineRule="auto"/>
                </w:pPr>
              </w:pPrChange>
            </w:pPr>
          </w:p>
        </w:tc>
        <w:tc>
          <w:tcPr>
            <w:tcW w:w="1075" w:type="dxa"/>
            <w:gridSpan w:val="3"/>
            <w:tcBorders>
              <w:top w:val="nil"/>
              <w:left w:val="nil"/>
              <w:bottom w:val="nil"/>
              <w:right w:val="nil"/>
            </w:tcBorders>
            <w:shd w:val="clear" w:color="auto" w:fill="auto"/>
            <w:noWrap/>
            <w:vAlign w:val="bottom"/>
            <w:tcPrChange w:id="2043" w:author="Bas Hofstra" w:date="2023-08-30T16:55:00Z">
              <w:tcPr>
                <w:tcW w:w="1193" w:type="dxa"/>
                <w:gridSpan w:val="3"/>
                <w:tcBorders>
                  <w:top w:val="nil"/>
                  <w:left w:val="nil"/>
                  <w:bottom w:val="nil"/>
                  <w:right w:val="nil"/>
                </w:tcBorders>
                <w:shd w:val="clear" w:color="auto" w:fill="auto"/>
                <w:noWrap/>
                <w:vAlign w:val="bottom"/>
              </w:tcPr>
            </w:tcPrChange>
          </w:tcPr>
          <w:p w14:paraId="28C61647" w14:textId="77777777" w:rsidR="00F604D1" w:rsidRPr="00485DA1" w:rsidRDefault="00F604D1" w:rsidP="0051314B">
            <w:pPr>
              <w:spacing w:line="360" w:lineRule="auto"/>
              <w:rPr>
                <w:ins w:id="2044" w:author="Bas Hofstra" w:date="2023-08-30T16:15:00Z"/>
                <w:sz w:val="20"/>
                <w:szCs w:val="20"/>
              </w:rPr>
              <w:pPrChange w:id="2045" w:author="Bas Hofstra" w:date="2023-08-30T16:26:00Z">
                <w:pPr>
                  <w:spacing w:line="360" w:lineRule="auto"/>
                </w:pPr>
              </w:pPrChange>
            </w:pPr>
          </w:p>
        </w:tc>
      </w:tr>
      <w:tr w:rsidR="00A10EDE" w:rsidRPr="00485DA1" w14:paraId="016CEF6A" w14:textId="77777777" w:rsidTr="00BA4F35">
        <w:trPr>
          <w:gridAfter w:val="1"/>
          <w:trHeight w:hRule="exact" w:val="255"/>
          <w:trPrChange w:id="2046"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hideMark/>
            <w:tcPrChange w:id="2047" w:author="Bas Hofstra" w:date="2023-08-30T16:55:00Z">
              <w:tcPr>
                <w:tcW w:w="2549" w:type="dxa"/>
                <w:gridSpan w:val="2"/>
                <w:tcBorders>
                  <w:top w:val="nil"/>
                  <w:left w:val="nil"/>
                  <w:bottom w:val="nil"/>
                  <w:right w:val="nil"/>
                </w:tcBorders>
                <w:shd w:val="clear" w:color="auto" w:fill="auto"/>
                <w:noWrap/>
                <w:vAlign w:val="bottom"/>
                <w:hideMark/>
              </w:tcPr>
            </w:tcPrChange>
          </w:tcPr>
          <w:p w14:paraId="023DA302" w14:textId="40171365" w:rsidR="00F604D1" w:rsidRPr="00485DA1" w:rsidRDefault="00F604D1" w:rsidP="0051314B">
            <w:pPr>
              <w:spacing w:line="360" w:lineRule="auto"/>
              <w:ind w:firstLine="178"/>
              <w:rPr>
                <w:color w:val="000000"/>
                <w:sz w:val="20"/>
                <w:szCs w:val="20"/>
              </w:rPr>
              <w:pPrChange w:id="2048" w:author="Bas Hofstra" w:date="2023-08-30T16:26:00Z">
                <w:pPr/>
              </w:pPrChange>
            </w:pPr>
            <w:del w:id="2049" w:author="Bas Hofstra" w:date="2023-08-30T16:23:00Z">
              <w:r w:rsidRPr="00485DA1" w:rsidDel="0051314B">
                <w:rPr>
                  <w:color w:val="000000"/>
                  <w:sz w:val="20"/>
                  <w:szCs w:val="20"/>
                </w:rPr>
                <w:delText xml:space="preserve">opl1: </w:delText>
              </w:r>
              <w:r w:rsidDel="0051314B">
                <w:rPr>
                  <w:color w:val="000000"/>
                  <w:sz w:val="20"/>
                  <w:szCs w:val="20"/>
                </w:rPr>
                <w:delText>p</w:delText>
              </w:r>
            </w:del>
            <w:ins w:id="2050" w:author="Bas Hofstra" w:date="2023-08-30T16:23:00Z">
              <w:r w:rsidR="0051314B">
                <w:rPr>
                  <w:color w:val="000000"/>
                  <w:sz w:val="20"/>
                  <w:szCs w:val="20"/>
                </w:rPr>
                <w:t>P</w:t>
              </w:r>
            </w:ins>
            <w:r>
              <w:rPr>
                <w:color w:val="000000"/>
                <w:sz w:val="20"/>
                <w:szCs w:val="20"/>
              </w:rPr>
              <w:t>rim</w:t>
            </w:r>
            <w:ins w:id="2051" w:author="Bas Hofstra" w:date="2023-08-30T16:23:00Z">
              <w:r w:rsidR="0051314B">
                <w:rPr>
                  <w:color w:val="000000"/>
                  <w:sz w:val="20"/>
                  <w:szCs w:val="20"/>
                </w:rPr>
                <w:t>ary/</w:t>
              </w:r>
              <w:proofErr w:type="spellStart"/>
              <w:r w:rsidR="0051314B">
                <w:rPr>
                  <w:color w:val="000000"/>
                  <w:sz w:val="20"/>
                  <w:szCs w:val="20"/>
                </w:rPr>
                <w:t>Secundary</w:t>
              </w:r>
            </w:ins>
            <w:proofErr w:type="spellEnd"/>
            <w:del w:id="2052" w:author="Bas Hofstra" w:date="2023-08-30T16:23:00Z">
              <w:r w:rsidDel="0051314B">
                <w:rPr>
                  <w:color w:val="000000"/>
                  <w:sz w:val="20"/>
                  <w:szCs w:val="20"/>
                </w:rPr>
                <w:delText>, sec</w:delText>
              </w:r>
            </w:del>
          </w:p>
        </w:tc>
        <w:tc>
          <w:tcPr>
            <w:tcW w:w="1120" w:type="dxa"/>
            <w:gridSpan w:val="2"/>
            <w:tcBorders>
              <w:top w:val="nil"/>
              <w:left w:val="nil"/>
              <w:bottom w:val="nil"/>
              <w:right w:val="nil"/>
            </w:tcBorders>
            <w:shd w:val="clear" w:color="auto" w:fill="auto"/>
            <w:noWrap/>
            <w:vAlign w:val="bottom"/>
            <w:hideMark/>
            <w:tcPrChange w:id="2053" w:author="Bas Hofstra" w:date="2023-08-30T16:55:00Z">
              <w:tcPr>
                <w:tcW w:w="1247" w:type="dxa"/>
                <w:gridSpan w:val="2"/>
                <w:tcBorders>
                  <w:top w:val="nil"/>
                  <w:left w:val="nil"/>
                  <w:bottom w:val="nil"/>
                  <w:right w:val="nil"/>
                </w:tcBorders>
                <w:shd w:val="clear" w:color="auto" w:fill="auto"/>
                <w:noWrap/>
                <w:vAlign w:val="bottom"/>
                <w:hideMark/>
              </w:tcPr>
            </w:tcPrChange>
          </w:tcPr>
          <w:p w14:paraId="11A327EC" w14:textId="77777777" w:rsidR="00F604D1" w:rsidRPr="00485DA1" w:rsidRDefault="00F604D1" w:rsidP="0051314B">
            <w:pPr>
              <w:spacing w:line="360" w:lineRule="auto"/>
              <w:rPr>
                <w:color w:val="000000"/>
                <w:sz w:val="20"/>
                <w:szCs w:val="20"/>
              </w:rPr>
              <w:pPrChange w:id="2054" w:author="Bas Hofstra" w:date="2023-08-30T16:26:00Z">
                <w:pPr/>
              </w:pPrChange>
            </w:pPr>
            <w:r w:rsidRPr="00485DA1">
              <w:rPr>
                <w:color w:val="000000"/>
                <w:sz w:val="20"/>
                <w:szCs w:val="20"/>
              </w:rPr>
              <w:t>313</w:t>
            </w:r>
          </w:p>
        </w:tc>
        <w:tc>
          <w:tcPr>
            <w:tcW w:w="1644" w:type="dxa"/>
            <w:gridSpan w:val="2"/>
            <w:tcBorders>
              <w:top w:val="nil"/>
              <w:left w:val="nil"/>
              <w:bottom w:val="nil"/>
              <w:right w:val="nil"/>
            </w:tcBorders>
            <w:shd w:val="clear" w:color="auto" w:fill="auto"/>
            <w:noWrap/>
            <w:vAlign w:val="bottom"/>
            <w:hideMark/>
            <w:tcPrChange w:id="2055" w:author="Bas Hofstra" w:date="2023-08-30T16:55:00Z">
              <w:tcPr>
                <w:tcW w:w="1573" w:type="dxa"/>
                <w:tcBorders>
                  <w:top w:val="nil"/>
                  <w:left w:val="nil"/>
                  <w:bottom w:val="nil"/>
                  <w:right w:val="nil"/>
                </w:tcBorders>
                <w:shd w:val="clear" w:color="auto" w:fill="auto"/>
                <w:noWrap/>
                <w:vAlign w:val="bottom"/>
                <w:hideMark/>
              </w:tcPr>
            </w:tcPrChange>
          </w:tcPr>
          <w:p w14:paraId="3B3F31F3" w14:textId="3C430999" w:rsidR="00F604D1" w:rsidRPr="00485DA1" w:rsidRDefault="0051314B" w:rsidP="0051314B">
            <w:pPr>
              <w:spacing w:line="360" w:lineRule="auto"/>
              <w:rPr>
                <w:color w:val="000000"/>
                <w:sz w:val="20"/>
                <w:szCs w:val="20"/>
              </w:rPr>
              <w:pPrChange w:id="2056" w:author="Bas Hofstra" w:date="2023-08-30T16:26:00Z">
                <w:pPr/>
              </w:pPrChange>
            </w:pPr>
            <w:ins w:id="2057" w:author="Bas Hofstra" w:date="2023-08-30T16:24:00Z">
              <w:r>
                <w:rPr>
                  <w:color w:val="000000"/>
                  <w:sz w:val="20"/>
                  <w:szCs w:val="20"/>
                </w:rPr>
                <w:t>0.25</w:t>
              </w:r>
            </w:ins>
          </w:p>
        </w:tc>
        <w:tc>
          <w:tcPr>
            <w:tcW w:w="1045" w:type="dxa"/>
            <w:gridSpan w:val="2"/>
            <w:tcBorders>
              <w:top w:val="nil"/>
              <w:left w:val="nil"/>
              <w:bottom w:val="nil"/>
              <w:right w:val="nil"/>
            </w:tcBorders>
            <w:shd w:val="clear" w:color="auto" w:fill="auto"/>
            <w:noWrap/>
            <w:vAlign w:val="bottom"/>
            <w:hideMark/>
            <w:tcPrChange w:id="2058" w:author="Bas Hofstra" w:date="2023-08-30T16:55:00Z">
              <w:tcPr>
                <w:tcW w:w="1164" w:type="dxa"/>
                <w:gridSpan w:val="2"/>
                <w:tcBorders>
                  <w:top w:val="nil"/>
                  <w:left w:val="nil"/>
                  <w:bottom w:val="nil"/>
                  <w:right w:val="nil"/>
                </w:tcBorders>
                <w:shd w:val="clear" w:color="auto" w:fill="auto"/>
                <w:noWrap/>
                <w:vAlign w:val="bottom"/>
                <w:hideMark/>
              </w:tcPr>
            </w:tcPrChange>
          </w:tcPr>
          <w:p w14:paraId="026BFE04" w14:textId="77777777" w:rsidR="00F604D1" w:rsidRPr="00485DA1" w:rsidRDefault="00F604D1" w:rsidP="0051314B">
            <w:pPr>
              <w:spacing w:line="360" w:lineRule="auto"/>
              <w:rPr>
                <w:sz w:val="20"/>
                <w:szCs w:val="20"/>
              </w:rPr>
              <w:pPrChange w:id="2059" w:author="Bas Hofstra" w:date="2023-08-30T16:26:00Z">
                <w:pPr/>
              </w:pPrChange>
            </w:pPr>
          </w:p>
        </w:tc>
        <w:tc>
          <w:tcPr>
            <w:tcW w:w="1230" w:type="dxa"/>
            <w:gridSpan w:val="2"/>
            <w:tcBorders>
              <w:top w:val="nil"/>
              <w:left w:val="nil"/>
              <w:bottom w:val="nil"/>
              <w:right w:val="nil"/>
            </w:tcBorders>
            <w:shd w:val="clear" w:color="auto" w:fill="auto"/>
            <w:noWrap/>
            <w:vAlign w:val="bottom"/>
            <w:hideMark/>
            <w:tcPrChange w:id="2060" w:author="Bas Hofstra" w:date="2023-08-30T16:55:00Z">
              <w:tcPr>
                <w:tcW w:w="1377" w:type="dxa"/>
                <w:tcBorders>
                  <w:top w:val="nil"/>
                  <w:left w:val="nil"/>
                  <w:bottom w:val="nil"/>
                  <w:right w:val="nil"/>
                </w:tcBorders>
                <w:shd w:val="clear" w:color="auto" w:fill="auto"/>
                <w:noWrap/>
                <w:vAlign w:val="bottom"/>
                <w:hideMark/>
              </w:tcPr>
            </w:tcPrChange>
          </w:tcPr>
          <w:p w14:paraId="088FA951" w14:textId="22A2D113" w:rsidR="00F604D1" w:rsidRPr="00485DA1" w:rsidRDefault="0051314B" w:rsidP="0051314B">
            <w:pPr>
              <w:spacing w:line="360" w:lineRule="auto"/>
              <w:rPr>
                <w:sz w:val="20"/>
                <w:szCs w:val="20"/>
              </w:rPr>
              <w:pPrChange w:id="2061" w:author="Bas Hofstra" w:date="2023-08-30T16:26:00Z">
                <w:pPr/>
              </w:pPrChange>
            </w:pPr>
            <w:ins w:id="2062" w:author="Bas Hofstra" w:date="2023-08-30T16:25:00Z">
              <w:r>
                <w:rPr>
                  <w:sz w:val="20"/>
                  <w:szCs w:val="20"/>
                </w:rPr>
                <w:t>0</w:t>
              </w:r>
            </w:ins>
          </w:p>
        </w:tc>
        <w:tc>
          <w:tcPr>
            <w:tcW w:w="1075" w:type="dxa"/>
            <w:gridSpan w:val="3"/>
            <w:tcBorders>
              <w:top w:val="nil"/>
              <w:left w:val="nil"/>
              <w:bottom w:val="nil"/>
              <w:right w:val="nil"/>
            </w:tcBorders>
            <w:shd w:val="clear" w:color="auto" w:fill="auto"/>
            <w:noWrap/>
            <w:vAlign w:val="bottom"/>
            <w:hideMark/>
            <w:tcPrChange w:id="2063" w:author="Bas Hofstra" w:date="2023-08-30T16:55:00Z">
              <w:tcPr>
                <w:tcW w:w="1193" w:type="dxa"/>
                <w:gridSpan w:val="3"/>
                <w:tcBorders>
                  <w:top w:val="nil"/>
                  <w:left w:val="nil"/>
                  <w:bottom w:val="nil"/>
                  <w:right w:val="nil"/>
                </w:tcBorders>
                <w:shd w:val="clear" w:color="auto" w:fill="auto"/>
                <w:noWrap/>
                <w:vAlign w:val="bottom"/>
                <w:hideMark/>
              </w:tcPr>
            </w:tcPrChange>
          </w:tcPr>
          <w:p w14:paraId="0A5F347A" w14:textId="7AA9314F" w:rsidR="00F604D1" w:rsidRPr="00485DA1" w:rsidRDefault="0051314B" w:rsidP="0051314B">
            <w:pPr>
              <w:spacing w:line="360" w:lineRule="auto"/>
              <w:rPr>
                <w:sz w:val="20"/>
                <w:szCs w:val="20"/>
              </w:rPr>
              <w:pPrChange w:id="2064" w:author="Bas Hofstra" w:date="2023-08-30T16:26:00Z">
                <w:pPr/>
              </w:pPrChange>
            </w:pPr>
            <w:ins w:id="2065" w:author="Bas Hofstra" w:date="2023-08-30T16:25:00Z">
              <w:r>
                <w:rPr>
                  <w:sz w:val="20"/>
                  <w:szCs w:val="20"/>
                </w:rPr>
                <w:t>1</w:t>
              </w:r>
            </w:ins>
          </w:p>
        </w:tc>
      </w:tr>
      <w:tr w:rsidR="00A10EDE" w:rsidRPr="00485DA1" w14:paraId="550BF4E4" w14:textId="77777777" w:rsidTr="00BA4F35">
        <w:trPr>
          <w:gridAfter w:val="1"/>
          <w:trHeight w:hRule="exact" w:val="255"/>
          <w:trPrChange w:id="2066"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hideMark/>
            <w:tcPrChange w:id="2067" w:author="Bas Hofstra" w:date="2023-08-30T16:55:00Z">
              <w:tcPr>
                <w:tcW w:w="2549" w:type="dxa"/>
                <w:gridSpan w:val="2"/>
                <w:tcBorders>
                  <w:top w:val="nil"/>
                  <w:left w:val="nil"/>
                  <w:bottom w:val="nil"/>
                  <w:right w:val="nil"/>
                </w:tcBorders>
                <w:shd w:val="clear" w:color="auto" w:fill="auto"/>
                <w:noWrap/>
                <w:vAlign w:val="bottom"/>
                <w:hideMark/>
              </w:tcPr>
            </w:tcPrChange>
          </w:tcPr>
          <w:p w14:paraId="4B295FD5" w14:textId="65E7FA8F" w:rsidR="00F604D1" w:rsidRPr="00485DA1" w:rsidRDefault="00F604D1" w:rsidP="0051314B">
            <w:pPr>
              <w:spacing w:line="360" w:lineRule="auto"/>
              <w:ind w:firstLine="178"/>
              <w:rPr>
                <w:color w:val="000000"/>
                <w:sz w:val="20"/>
                <w:szCs w:val="20"/>
              </w:rPr>
              <w:pPrChange w:id="2068" w:author="Bas Hofstra" w:date="2023-08-30T16:26:00Z">
                <w:pPr/>
              </w:pPrChange>
            </w:pPr>
            <w:del w:id="2069" w:author="Bas Hofstra" w:date="2023-08-30T16:23:00Z">
              <w:r w:rsidRPr="00485DA1" w:rsidDel="0051314B">
                <w:rPr>
                  <w:color w:val="000000"/>
                  <w:sz w:val="20"/>
                  <w:szCs w:val="20"/>
                </w:rPr>
                <w:delText>opl2: low t</w:delText>
              </w:r>
            </w:del>
            <w:ins w:id="2070" w:author="Bas Hofstra" w:date="2023-08-30T16:23:00Z">
              <w:r w:rsidR="0051314B">
                <w:rPr>
                  <w:color w:val="000000"/>
                  <w:sz w:val="20"/>
                  <w:szCs w:val="20"/>
                </w:rPr>
                <w:t>T</w:t>
              </w:r>
            </w:ins>
            <w:r w:rsidRPr="00485DA1">
              <w:rPr>
                <w:color w:val="000000"/>
                <w:sz w:val="20"/>
                <w:szCs w:val="20"/>
              </w:rPr>
              <w:t>ert</w:t>
            </w:r>
            <w:ins w:id="2071" w:author="Bas Hofstra" w:date="2023-08-30T16:23:00Z">
              <w:r w:rsidR="0051314B">
                <w:rPr>
                  <w:color w:val="000000"/>
                  <w:sz w:val="20"/>
                  <w:szCs w:val="20"/>
                </w:rPr>
                <w:t>iary low</w:t>
              </w:r>
            </w:ins>
          </w:p>
        </w:tc>
        <w:tc>
          <w:tcPr>
            <w:tcW w:w="1120" w:type="dxa"/>
            <w:gridSpan w:val="2"/>
            <w:tcBorders>
              <w:top w:val="nil"/>
              <w:left w:val="nil"/>
              <w:bottom w:val="nil"/>
              <w:right w:val="nil"/>
            </w:tcBorders>
            <w:shd w:val="clear" w:color="auto" w:fill="auto"/>
            <w:noWrap/>
            <w:vAlign w:val="bottom"/>
            <w:hideMark/>
            <w:tcPrChange w:id="2072" w:author="Bas Hofstra" w:date="2023-08-30T16:55:00Z">
              <w:tcPr>
                <w:tcW w:w="1247" w:type="dxa"/>
                <w:gridSpan w:val="2"/>
                <w:tcBorders>
                  <w:top w:val="nil"/>
                  <w:left w:val="nil"/>
                  <w:bottom w:val="nil"/>
                  <w:right w:val="nil"/>
                </w:tcBorders>
                <w:shd w:val="clear" w:color="auto" w:fill="auto"/>
                <w:noWrap/>
                <w:vAlign w:val="bottom"/>
                <w:hideMark/>
              </w:tcPr>
            </w:tcPrChange>
          </w:tcPr>
          <w:p w14:paraId="0D4E5104" w14:textId="77777777" w:rsidR="00F604D1" w:rsidRPr="00485DA1" w:rsidRDefault="00F604D1" w:rsidP="0051314B">
            <w:pPr>
              <w:spacing w:line="360" w:lineRule="auto"/>
              <w:rPr>
                <w:color w:val="000000"/>
                <w:sz w:val="20"/>
                <w:szCs w:val="20"/>
              </w:rPr>
              <w:pPrChange w:id="2073" w:author="Bas Hofstra" w:date="2023-08-30T16:26:00Z">
                <w:pPr/>
              </w:pPrChange>
            </w:pPr>
            <w:r w:rsidRPr="00485DA1">
              <w:rPr>
                <w:color w:val="000000"/>
                <w:sz w:val="20"/>
                <w:szCs w:val="20"/>
              </w:rPr>
              <w:t>292</w:t>
            </w:r>
          </w:p>
        </w:tc>
        <w:tc>
          <w:tcPr>
            <w:tcW w:w="1644" w:type="dxa"/>
            <w:gridSpan w:val="2"/>
            <w:tcBorders>
              <w:top w:val="nil"/>
              <w:left w:val="nil"/>
              <w:bottom w:val="nil"/>
              <w:right w:val="nil"/>
            </w:tcBorders>
            <w:shd w:val="clear" w:color="auto" w:fill="auto"/>
            <w:noWrap/>
            <w:vAlign w:val="bottom"/>
            <w:hideMark/>
            <w:tcPrChange w:id="2074" w:author="Bas Hofstra" w:date="2023-08-30T16:55:00Z">
              <w:tcPr>
                <w:tcW w:w="1573" w:type="dxa"/>
                <w:tcBorders>
                  <w:top w:val="nil"/>
                  <w:left w:val="nil"/>
                  <w:bottom w:val="nil"/>
                  <w:right w:val="nil"/>
                </w:tcBorders>
                <w:shd w:val="clear" w:color="auto" w:fill="auto"/>
                <w:noWrap/>
                <w:vAlign w:val="bottom"/>
                <w:hideMark/>
              </w:tcPr>
            </w:tcPrChange>
          </w:tcPr>
          <w:p w14:paraId="1086CE50" w14:textId="6BF23F46" w:rsidR="00F604D1" w:rsidRPr="00485DA1" w:rsidRDefault="0051314B" w:rsidP="0051314B">
            <w:pPr>
              <w:spacing w:line="360" w:lineRule="auto"/>
              <w:rPr>
                <w:color w:val="000000"/>
                <w:sz w:val="20"/>
                <w:szCs w:val="20"/>
              </w:rPr>
              <w:pPrChange w:id="2075" w:author="Bas Hofstra" w:date="2023-08-30T16:26:00Z">
                <w:pPr/>
              </w:pPrChange>
            </w:pPr>
            <w:ins w:id="2076" w:author="Bas Hofstra" w:date="2023-08-30T16:24:00Z">
              <w:r>
                <w:rPr>
                  <w:color w:val="000000"/>
                  <w:sz w:val="20"/>
                  <w:szCs w:val="20"/>
                </w:rPr>
                <w:t>0.24</w:t>
              </w:r>
            </w:ins>
          </w:p>
        </w:tc>
        <w:tc>
          <w:tcPr>
            <w:tcW w:w="1045" w:type="dxa"/>
            <w:gridSpan w:val="2"/>
            <w:tcBorders>
              <w:top w:val="nil"/>
              <w:left w:val="nil"/>
              <w:bottom w:val="nil"/>
              <w:right w:val="nil"/>
            </w:tcBorders>
            <w:shd w:val="clear" w:color="auto" w:fill="auto"/>
            <w:noWrap/>
            <w:vAlign w:val="bottom"/>
            <w:hideMark/>
            <w:tcPrChange w:id="2077" w:author="Bas Hofstra" w:date="2023-08-30T16:55:00Z">
              <w:tcPr>
                <w:tcW w:w="1164" w:type="dxa"/>
                <w:gridSpan w:val="2"/>
                <w:tcBorders>
                  <w:top w:val="nil"/>
                  <w:left w:val="nil"/>
                  <w:bottom w:val="nil"/>
                  <w:right w:val="nil"/>
                </w:tcBorders>
                <w:shd w:val="clear" w:color="auto" w:fill="auto"/>
                <w:noWrap/>
                <w:vAlign w:val="bottom"/>
                <w:hideMark/>
              </w:tcPr>
            </w:tcPrChange>
          </w:tcPr>
          <w:p w14:paraId="1EA58DF5" w14:textId="77777777" w:rsidR="00F604D1" w:rsidRPr="00485DA1" w:rsidRDefault="00F604D1" w:rsidP="0051314B">
            <w:pPr>
              <w:spacing w:line="360" w:lineRule="auto"/>
              <w:rPr>
                <w:sz w:val="20"/>
                <w:szCs w:val="20"/>
              </w:rPr>
              <w:pPrChange w:id="2078" w:author="Bas Hofstra" w:date="2023-08-30T16:26:00Z">
                <w:pPr/>
              </w:pPrChange>
            </w:pPr>
          </w:p>
        </w:tc>
        <w:tc>
          <w:tcPr>
            <w:tcW w:w="1230" w:type="dxa"/>
            <w:gridSpan w:val="2"/>
            <w:tcBorders>
              <w:top w:val="nil"/>
              <w:left w:val="nil"/>
              <w:bottom w:val="nil"/>
              <w:right w:val="nil"/>
            </w:tcBorders>
            <w:shd w:val="clear" w:color="auto" w:fill="auto"/>
            <w:noWrap/>
            <w:vAlign w:val="bottom"/>
            <w:hideMark/>
            <w:tcPrChange w:id="2079" w:author="Bas Hofstra" w:date="2023-08-30T16:55:00Z">
              <w:tcPr>
                <w:tcW w:w="1377" w:type="dxa"/>
                <w:tcBorders>
                  <w:top w:val="nil"/>
                  <w:left w:val="nil"/>
                  <w:bottom w:val="nil"/>
                  <w:right w:val="nil"/>
                </w:tcBorders>
                <w:shd w:val="clear" w:color="auto" w:fill="auto"/>
                <w:noWrap/>
                <w:vAlign w:val="bottom"/>
                <w:hideMark/>
              </w:tcPr>
            </w:tcPrChange>
          </w:tcPr>
          <w:p w14:paraId="52500466" w14:textId="5B3B8092" w:rsidR="00F604D1" w:rsidRPr="00485DA1" w:rsidRDefault="0051314B" w:rsidP="0051314B">
            <w:pPr>
              <w:spacing w:line="360" w:lineRule="auto"/>
              <w:rPr>
                <w:sz w:val="20"/>
                <w:szCs w:val="20"/>
              </w:rPr>
              <w:pPrChange w:id="2080" w:author="Bas Hofstra" w:date="2023-08-30T16:26:00Z">
                <w:pPr/>
              </w:pPrChange>
            </w:pPr>
            <w:ins w:id="2081" w:author="Bas Hofstra" w:date="2023-08-30T16:25:00Z">
              <w:r>
                <w:rPr>
                  <w:sz w:val="20"/>
                  <w:szCs w:val="20"/>
                </w:rPr>
                <w:t>0</w:t>
              </w:r>
            </w:ins>
          </w:p>
        </w:tc>
        <w:tc>
          <w:tcPr>
            <w:tcW w:w="1075" w:type="dxa"/>
            <w:gridSpan w:val="3"/>
            <w:tcBorders>
              <w:top w:val="nil"/>
              <w:left w:val="nil"/>
              <w:bottom w:val="nil"/>
              <w:right w:val="nil"/>
            </w:tcBorders>
            <w:shd w:val="clear" w:color="auto" w:fill="auto"/>
            <w:noWrap/>
            <w:vAlign w:val="bottom"/>
            <w:hideMark/>
            <w:tcPrChange w:id="2082" w:author="Bas Hofstra" w:date="2023-08-30T16:55:00Z">
              <w:tcPr>
                <w:tcW w:w="1193" w:type="dxa"/>
                <w:gridSpan w:val="3"/>
                <w:tcBorders>
                  <w:top w:val="nil"/>
                  <w:left w:val="nil"/>
                  <w:bottom w:val="nil"/>
                  <w:right w:val="nil"/>
                </w:tcBorders>
                <w:shd w:val="clear" w:color="auto" w:fill="auto"/>
                <w:noWrap/>
                <w:vAlign w:val="bottom"/>
                <w:hideMark/>
              </w:tcPr>
            </w:tcPrChange>
          </w:tcPr>
          <w:p w14:paraId="62C5B05E" w14:textId="68BB75F5" w:rsidR="00F604D1" w:rsidRPr="00485DA1" w:rsidRDefault="0051314B" w:rsidP="0051314B">
            <w:pPr>
              <w:spacing w:line="360" w:lineRule="auto"/>
              <w:rPr>
                <w:sz w:val="20"/>
                <w:szCs w:val="20"/>
              </w:rPr>
              <w:pPrChange w:id="2083" w:author="Bas Hofstra" w:date="2023-08-30T16:26:00Z">
                <w:pPr/>
              </w:pPrChange>
            </w:pPr>
            <w:ins w:id="2084" w:author="Bas Hofstra" w:date="2023-08-30T16:25:00Z">
              <w:r>
                <w:rPr>
                  <w:sz w:val="20"/>
                  <w:szCs w:val="20"/>
                </w:rPr>
                <w:t>1</w:t>
              </w:r>
            </w:ins>
          </w:p>
        </w:tc>
      </w:tr>
      <w:tr w:rsidR="00A10EDE" w:rsidRPr="00485DA1" w14:paraId="7EB38C21" w14:textId="77777777" w:rsidTr="00BA4F35">
        <w:trPr>
          <w:gridAfter w:val="1"/>
          <w:trHeight w:hRule="exact" w:val="255"/>
          <w:trPrChange w:id="2085"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hideMark/>
            <w:tcPrChange w:id="2086" w:author="Bas Hofstra" w:date="2023-08-30T16:55:00Z">
              <w:tcPr>
                <w:tcW w:w="2549" w:type="dxa"/>
                <w:gridSpan w:val="2"/>
                <w:tcBorders>
                  <w:top w:val="nil"/>
                  <w:left w:val="nil"/>
                  <w:bottom w:val="nil"/>
                  <w:right w:val="nil"/>
                </w:tcBorders>
                <w:shd w:val="clear" w:color="auto" w:fill="auto"/>
                <w:noWrap/>
                <w:vAlign w:val="bottom"/>
                <w:hideMark/>
              </w:tcPr>
            </w:tcPrChange>
          </w:tcPr>
          <w:p w14:paraId="46BEBA80" w14:textId="49DFB94E" w:rsidR="00F604D1" w:rsidRPr="00485DA1" w:rsidRDefault="00F604D1" w:rsidP="0051314B">
            <w:pPr>
              <w:spacing w:line="360" w:lineRule="auto"/>
              <w:ind w:firstLine="178"/>
              <w:rPr>
                <w:color w:val="000000"/>
                <w:sz w:val="20"/>
                <w:szCs w:val="20"/>
              </w:rPr>
              <w:pPrChange w:id="2087" w:author="Bas Hofstra" w:date="2023-08-30T16:26:00Z">
                <w:pPr/>
              </w:pPrChange>
            </w:pPr>
            <w:del w:id="2088" w:author="Bas Hofstra" w:date="2023-08-30T16:23:00Z">
              <w:r w:rsidRPr="00485DA1" w:rsidDel="0051314B">
                <w:rPr>
                  <w:color w:val="000000"/>
                  <w:sz w:val="20"/>
                  <w:szCs w:val="20"/>
                </w:rPr>
                <w:delText>opl3: high t</w:delText>
              </w:r>
            </w:del>
            <w:ins w:id="2089" w:author="Bas Hofstra" w:date="2023-08-30T16:23:00Z">
              <w:r w:rsidR="0051314B">
                <w:rPr>
                  <w:color w:val="000000"/>
                  <w:sz w:val="20"/>
                  <w:szCs w:val="20"/>
                </w:rPr>
                <w:t>T</w:t>
              </w:r>
            </w:ins>
            <w:r w:rsidRPr="00485DA1">
              <w:rPr>
                <w:color w:val="000000"/>
                <w:sz w:val="20"/>
                <w:szCs w:val="20"/>
              </w:rPr>
              <w:t>ert</w:t>
            </w:r>
            <w:ins w:id="2090" w:author="Bas Hofstra" w:date="2023-08-30T16:23:00Z">
              <w:r w:rsidR="0051314B">
                <w:rPr>
                  <w:color w:val="000000"/>
                  <w:sz w:val="20"/>
                  <w:szCs w:val="20"/>
                </w:rPr>
                <w:t>iary high</w:t>
              </w:r>
            </w:ins>
          </w:p>
        </w:tc>
        <w:tc>
          <w:tcPr>
            <w:tcW w:w="1120" w:type="dxa"/>
            <w:gridSpan w:val="2"/>
            <w:tcBorders>
              <w:top w:val="nil"/>
              <w:left w:val="nil"/>
              <w:bottom w:val="nil"/>
              <w:right w:val="nil"/>
            </w:tcBorders>
            <w:shd w:val="clear" w:color="auto" w:fill="auto"/>
            <w:noWrap/>
            <w:vAlign w:val="bottom"/>
            <w:hideMark/>
            <w:tcPrChange w:id="2091" w:author="Bas Hofstra" w:date="2023-08-30T16:55:00Z">
              <w:tcPr>
                <w:tcW w:w="1247" w:type="dxa"/>
                <w:gridSpan w:val="2"/>
                <w:tcBorders>
                  <w:top w:val="nil"/>
                  <w:left w:val="nil"/>
                  <w:bottom w:val="nil"/>
                  <w:right w:val="nil"/>
                </w:tcBorders>
                <w:shd w:val="clear" w:color="auto" w:fill="auto"/>
                <w:noWrap/>
                <w:vAlign w:val="bottom"/>
                <w:hideMark/>
              </w:tcPr>
            </w:tcPrChange>
          </w:tcPr>
          <w:p w14:paraId="1E059B04" w14:textId="77777777" w:rsidR="00F604D1" w:rsidRPr="00485DA1" w:rsidRDefault="00F604D1" w:rsidP="0051314B">
            <w:pPr>
              <w:spacing w:line="360" w:lineRule="auto"/>
              <w:rPr>
                <w:color w:val="000000"/>
                <w:sz w:val="20"/>
                <w:szCs w:val="20"/>
              </w:rPr>
              <w:pPrChange w:id="2092" w:author="Bas Hofstra" w:date="2023-08-30T16:26:00Z">
                <w:pPr/>
              </w:pPrChange>
            </w:pPr>
            <w:r w:rsidRPr="00485DA1">
              <w:rPr>
                <w:color w:val="000000"/>
                <w:sz w:val="20"/>
                <w:szCs w:val="20"/>
              </w:rPr>
              <w:t>644</w:t>
            </w:r>
          </w:p>
        </w:tc>
        <w:tc>
          <w:tcPr>
            <w:tcW w:w="1644" w:type="dxa"/>
            <w:gridSpan w:val="2"/>
            <w:tcBorders>
              <w:top w:val="nil"/>
              <w:left w:val="nil"/>
              <w:bottom w:val="nil"/>
              <w:right w:val="nil"/>
            </w:tcBorders>
            <w:shd w:val="clear" w:color="auto" w:fill="auto"/>
            <w:noWrap/>
            <w:vAlign w:val="bottom"/>
            <w:hideMark/>
            <w:tcPrChange w:id="2093" w:author="Bas Hofstra" w:date="2023-08-30T16:55:00Z">
              <w:tcPr>
                <w:tcW w:w="1573" w:type="dxa"/>
                <w:tcBorders>
                  <w:top w:val="nil"/>
                  <w:left w:val="nil"/>
                  <w:bottom w:val="nil"/>
                  <w:right w:val="nil"/>
                </w:tcBorders>
                <w:shd w:val="clear" w:color="auto" w:fill="auto"/>
                <w:noWrap/>
                <w:vAlign w:val="bottom"/>
                <w:hideMark/>
              </w:tcPr>
            </w:tcPrChange>
          </w:tcPr>
          <w:p w14:paraId="5818AC1D" w14:textId="4D6479D5" w:rsidR="00F604D1" w:rsidRPr="00485DA1" w:rsidRDefault="0051314B" w:rsidP="0051314B">
            <w:pPr>
              <w:spacing w:line="360" w:lineRule="auto"/>
              <w:rPr>
                <w:color w:val="000000"/>
                <w:sz w:val="20"/>
                <w:szCs w:val="20"/>
              </w:rPr>
              <w:pPrChange w:id="2094" w:author="Bas Hofstra" w:date="2023-08-30T16:26:00Z">
                <w:pPr/>
              </w:pPrChange>
            </w:pPr>
            <w:ins w:id="2095" w:author="Bas Hofstra" w:date="2023-08-30T16:25:00Z">
              <w:r>
                <w:rPr>
                  <w:color w:val="000000"/>
                  <w:sz w:val="20"/>
                  <w:szCs w:val="20"/>
                </w:rPr>
                <w:t>0.52</w:t>
              </w:r>
            </w:ins>
          </w:p>
        </w:tc>
        <w:tc>
          <w:tcPr>
            <w:tcW w:w="1045" w:type="dxa"/>
            <w:gridSpan w:val="2"/>
            <w:tcBorders>
              <w:top w:val="nil"/>
              <w:left w:val="nil"/>
              <w:bottom w:val="nil"/>
              <w:right w:val="nil"/>
            </w:tcBorders>
            <w:shd w:val="clear" w:color="auto" w:fill="auto"/>
            <w:noWrap/>
            <w:vAlign w:val="bottom"/>
            <w:hideMark/>
            <w:tcPrChange w:id="2096" w:author="Bas Hofstra" w:date="2023-08-30T16:55:00Z">
              <w:tcPr>
                <w:tcW w:w="1164" w:type="dxa"/>
                <w:gridSpan w:val="2"/>
                <w:tcBorders>
                  <w:top w:val="nil"/>
                  <w:left w:val="nil"/>
                  <w:bottom w:val="nil"/>
                  <w:right w:val="nil"/>
                </w:tcBorders>
                <w:shd w:val="clear" w:color="auto" w:fill="auto"/>
                <w:noWrap/>
                <w:vAlign w:val="bottom"/>
                <w:hideMark/>
              </w:tcPr>
            </w:tcPrChange>
          </w:tcPr>
          <w:p w14:paraId="458FAF33" w14:textId="77777777" w:rsidR="00F604D1" w:rsidRPr="00485DA1" w:rsidRDefault="00F604D1" w:rsidP="0051314B">
            <w:pPr>
              <w:spacing w:line="360" w:lineRule="auto"/>
              <w:rPr>
                <w:sz w:val="20"/>
                <w:szCs w:val="20"/>
              </w:rPr>
              <w:pPrChange w:id="2097" w:author="Bas Hofstra" w:date="2023-08-30T16:26:00Z">
                <w:pPr/>
              </w:pPrChange>
            </w:pPr>
          </w:p>
        </w:tc>
        <w:tc>
          <w:tcPr>
            <w:tcW w:w="1230" w:type="dxa"/>
            <w:gridSpan w:val="2"/>
            <w:tcBorders>
              <w:top w:val="nil"/>
              <w:left w:val="nil"/>
              <w:bottom w:val="nil"/>
              <w:right w:val="nil"/>
            </w:tcBorders>
            <w:shd w:val="clear" w:color="auto" w:fill="auto"/>
            <w:noWrap/>
            <w:vAlign w:val="bottom"/>
            <w:hideMark/>
            <w:tcPrChange w:id="2098" w:author="Bas Hofstra" w:date="2023-08-30T16:55:00Z">
              <w:tcPr>
                <w:tcW w:w="1377" w:type="dxa"/>
                <w:tcBorders>
                  <w:top w:val="nil"/>
                  <w:left w:val="nil"/>
                  <w:bottom w:val="nil"/>
                  <w:right w:val="nil"/>
                </w:tcBorders>
                <w:shd w:val="clear" w:color="auto" w:fill="auto"/>
                <w:noWrap/>
                <w:vAlign w:val="bottom"/>
                <w:hideMark/>
              </w:tcPr>
            </w:tcPrChange>
          </w:tcPr>
          <w:p w14:paraId="3E07E30C" w14:textId="14C0437F" w:rsidR="00F604D1" w:rsidRPr="00485DA1" w:rsidRDefault="0051314B" w:rsidP="0051314B">
            <w:pPr>
              <w:spacing w:line="360" w:lineRule="auto"/>
              <w:rPr>
                <w:sz w:val="20"/>
                <w:szCs w:val="20"/>
              </w:rPr>
              <w:pPrChange w:id="2099" w:author="Bas Hofstra" w:date="2023-08-30T16:26:00Z">
                <w:pPr/>
              </w:pPrChange>
            </w:pPr>
            <w:ins w:id="2100" w:author="Bas Hofstra" w:date="2023-08-30T16:25:00Z">
              <w:r>
                <w:rPr>
                  <w:sz w:val="20"/>
                  <w:szCs w:val="20"/>
                </w:rPr>
                <w:t>0</w:t>
              </w:r>
            </w:ins>
          </w:p>
        </w:tc>
        <w:tc>
          <w:tcPr>
            <w:tcW w:w="1075" w:type="dxa"/>
            <w:gridSpan w:val="3"/>
            <w:tcBorders>
              <w:top w:val="nil"/>
              <w:left w:val="nil"/>
              <w:bottom w:val="nil"/>
              <w:right w:val="nil"/>
            </w:tcBorders>
            <w:shd w:val="clear" w:color="auto" w:fill="auto"/>
            <w:noWrap/>
            <w:vAlign w:val="bottom"/>
            <w:hideMark/>
            <w:tcPrChange w:id="2101" w:author="Bas Hofstra" w:date="2023-08-30T16:55:00Z">
              <w:tcPr>
                <w:tcW w:w="1193" w:type="dxa"/>
                <w:gridSpan w:val="3"/>
                <w:tcBorders>
                  <w:top w:val="nil"/>
                  <w:left w:val="nil"/>
                  <w:bottom w:val="nil"/>
                  <w:right w:val="nil"/>
                </w:tcBorders>
                <w:shd w:val="clear" w:color="auto" w:fill="auto"/>
                <w:noWrap/>
                <w:vAlign w:val="bottom"/>
                <w:hideMark/>
              </w:tcPr>
            </w:tcPrChange>
          </w:tcPr>
          <w:p w14:paraId="4F9E15B4" w14:textId="2EEA2C8A" w:rsidR="00F604D1" w:rsidRPr="00485DA1" w:rsidRDefault="0051314B" w:rsidP="0051314B">
            <w:pPr>
              <w:spacing w:line="360" w:lineRule="auto"/>
              <w:rPr>
                <w:sz w:val="20"/>
                <w:szCs w:val="20"/>
              </w:rPr>
              <w:pPrChange w:id="2102" w:author="Bas Hofstra" w:date="2023-08-30T16:26:00Z">
                <w:pPr/>
              </w:pPrChange>
            </w:pPr>
            <w:ins w:id="2103" w:author="Bas Hofstra" w:date="2023-08-30T16:25:00Z">
              <w:r>
                <w:rPr>
                  <w:sz w:val="20"/>
                  <w:szCs w:val="20"/>
                </w:rPr>
                <w:t>1</w:t>
              </w:r>
            </w:ins>
          </w:p>
        </w:tc>
      </w:tr>
      <w:tr w:rsidR="00A10EDE" w:rsidRPr="00485DA1" w14:paraId="6B52BF30" w14:textId="77777777" w:rsidTr="00BA4F35">
        <w:trPr>
          <w:gridAfter w:val="1"/>
          <w:trHeight w:hRule="exact" w:val="255"/>
          <w:trPrChange w:id="2104" w:author="Bas Hofstra" w:date="2023-08-30T16:55:00Z">
            <w:trPr>
              <w:gridAfter w:val="1"/>
              <w:trHeight w:hRule="exact" w:val="255"/>
            </w:trPr>
          </w:trPrChange>
        </w:trPr>
        <w:tc>
          <w:tcPr>
            <w:tcW w:w="2252" w:type="dxa"/>
            <w:gridSpan w:val="2"/>
            <w:tcBorders>
              <w:top w:val="nil"/>
              <w:left w:val="nil"/>
              <w:bottom w:val="nil"/>
              <w:right w:val="nil"/>
            </w:tcBorders>
            <w:shd w:val="clear" w:color="auto" w:fill="auto"/>
            <w:noWrap/>
            <w:vAlign w:val="bottom"/>
            <w:hideMark/>
            <w:tcPrChange w:id="2105" w:author="Bas Hofstra" w:date="2023-08-30T16:55:00Z">
              <w:tcPr>
                <w:tcW w:w="2549" w:type="dxa"/>
                <w:gridSpan w:val="2"/>
                <w:tcBorders>
                  <w:top w:val="nil"/>
                  <w:left w:val="nil"/>
                  <w:bottom w:val="nil"/>
                  <w:right w:val="nil"/>
                </w:tcBorders>
                <w:shd w:val="clear" w:color="auto" w:fill="auto"/>
                <w:noWrap/>
                <w:vAlign w:val="bottom"/>
                <w:hideMark/>
              </w:tcPr>
            </w:tcPrChange>
          </w:tcPr>
          <w:p w14:paraId="4913C3DA" w14:textId="1EB56D65" w:rsidR="00F604D1" w:rsidRPr="00485DA1" w:rsidRDefault="00F604D1" w:rsidP="0051314B">
            <w:pPr>
              <w:spacing w:line="360" w:lineRule="auto"/>
              <w:rPr>
                <w:color w:val="000000"/>
                <w:sz w:val="20"/>
                <w:szCs w:val="20"/>
              </w:rPr>
              <w:pPrChange w:id="2106" w:author="Bas Hofstra" w:date="2023-08-30T16:26:00Z">
                <w:pPr/>
              </w:pPrChange>
            </w:pPr>
            <w:proofErr w:type="spellStart"/>
            <w:ins w:id="2107" w:author="Bas Hofstra" w:date="2023-08-30T16:18:00Z">
              <w:r>
                <w:rPr>
                  <w:color w:val="000000"/>
                  <w:sz w:val="20"/>
                  <w:szCs w:val="20"/>
                </w:rPr>
                <w:t>Neigborhood</w:t>
              </w:r>
              <w:proofErr w:type="spellEnd"/>
              <w:r>
                <w:rPr>
                  <w:color w:val="000000"/>
                  <w:sz w:val="20"/>
                  <w:szCs w:val="20"/>
                </w:rPr>
                <w:t xml:space="preserve"> density</w:t>
              </w:r>
            </w:ins>
            <w:del w:id="2108" w:author="Bas Hofstra" w:date="2023-08-30T16:15:00Z">
              <w:r w:rsidRPr="00485DA1" w:rsidDel="00645C86">
                <w:rPr>
                  <w:color w:val="000000"/>
                  <w:sz w:val="20"/>
                  <w:szCs w:val="20"/>
                </w:rPr>
                <w:delText>income low</w:delText>
              </w:r>
            </w:del>
          </w:p>
        </w:tc>
        <w:tc>
          <w:tcPr>
            <w:tcW w:w="1120" w:type="dxa"/>
            <w:gridSpan w:val="2"/>
            <w:tcBorders>
              <w:top w:val="nil"/>
              <w:left w:val="nil"/>
              <w:bottom w:val="nil"/>
              <w:right w:val="nil"/>
            </w:tcBorders>
            <w:shd w:val="clear" w:color="auto" w:fill="auto"/>
            <w:noWrap/>
            <w:vAlign w:val="bottom"/>
            <w:hideMark/>
            <w:tcPrChange w:id="2109" w:author="Bas Hofstra" w:date="2023-08-30T16:55:00Z">
              <w:tcPr>
                <w:tcW w:w="1247" w:type="dxa"/>
                <w:gridSpan w:val="2"/>
                <w:tcBorders>
                  <w:top w:val="nil"/>
                  <w:left w:val="nil"/>
                  <w:bottom w:val="nil"/>
                  <w:right w:val="nil"/>
                </w:tcBorders>
                <w:shd w:val="clear" w:color="auto" w:fill="auto"/>
                <w:noWrap/>
                <w:vAlign w:val="bottom"/>
                <w:hideMark/>
              </w:tcPr>
            </w:tcPrChange>
          </w:tcPr>
          <w:p w14:paraId="164D5166" w14:textId="67FE1C75" w:rsidR="00F604D1" w:rsidRPr="00485DA1" w:rsidRDefault="00F604D1" w:rsidP="0051314B">
            <w:pPr>
              <w:spacing w:line="360" w:lineRule="auto"/>
              <w:rPr>
                <w:color w:val="000000"/>
                <w:sz w:val="20"/>
                <w:szCs w:val="20"/>
              </w:rPr>
              <w:pPrChange w:id="2110" w:author="Bas Hofstra" w:date="2023-08-30T16:26:00Z">
                <w:pPr/>
              </w:pPrChange>
            </w:pPr>
            <w:ins w:id="2111" w:author="Bas Hofstra" w:date="2023-08-30T16:15:00Z">
              <w:r w:rsidRPr="00485DA1">
                <w:rPr>
                  <w:color w:val="000000"/>
                  <w:sz w:val="20"/>
                  <w:szCs w:val="20"/>
                </w:rPr>
                <w:t>1249</w:t>
              </w:r>
            </w:ins>
            <w:del w:id="2112" w:author="Bas Hofstra" w:date="2023-08-30T16:15:00Z">
              <w:r w:rsidRPr="00485DA1" w:rsidDel="00645C86">
                <w:rPr>
                  <w:color w:val="000000"/>
                  <w:sz w:val="20"/>
                  <w:szCs w:val="20"/>
                </w:rPr>
                <w:delText>627</w:delText>
              </w:r>
            </w:del>
          </w:p>
        </w:tc>
        <w:tc>
          <w:tcPr>
            <w:tcW w:w="1644" w:type="dxa"/>
            <w:gridSpan w:val="2"/>
            <w:tcBorders>
              <w:top w:val="nil"/>
              <w:left w:val="nil"/>
              <w:bottom w:val="nil"/>
              <w:right w:val="nil"/>
            </w:tcBorders>
            <w:shd w:val="clear" w:color="auto" w:fill="auto"/>
            <w:noWrap/>
            <w:vAlign w:val="bottom"/>
            <w:hideMark/>
            <w:tcPrChange w:id="2113" w:author="Bas Hofstra" w:date="2023-08-30T16:55:00Z">
              <w:tcPr>
                <w:tcW w:w="1573" w:type="dxa"/>
                <w:tcBorders>
                  <w:top w:val="nil"/>
                  <w:left w:val="nil"/>
                  <w:bottom w:val="nil"/>
                  <w:right w:val="nil"/>
                </w:tcBorders>
                <w:shd w:val="clear" w:color="auto" w:fill="auto"/>
                <w:noWrap/>
                <w:vAlign w:val="bottom"/>
                <w:hideMark/>
              </w:tcPr>
            </w:tcPrChange>
          </w:tcPr>
          <w:p w14:paraId="2F38694F" w14:textId="1A96AC04" w:rsidR="00F604D1" w:rsidRPr="00485DA1" w:rsidRDefault="00F604D1" w:rsidP="0051314B">
            <w:pPr>
              <w:spacing w:line="360" w:lineRule="auto"/>
              <w:rPr>
                <w:color w:val="000000"/>
                <w:sz w:val="20"/>
                <w:szCs w:val="20"/>
              </w:rPr>
              <w:pPrChange w:id="2114" w:author="Bas Hofstra" w:date="2023-08-30T16:26:00Z">
                <w:pPr/>
              </w:pPrChange>
            </w:pPr>
            <w:ins w:id="2115" w:author="Bas Hofstra" w:date="2023-08-30T16:15:00Z">
              <w:r w:rsidRPr="00485DA1">
                <w:rPr>
                  <w:color w:val="000000"/>
                  <w:sz w:val="20"/>
                  <w:szCs w:val="20"/>
                </w:rPr>
                <w:t>1.88</w:t>
              </w:r>
            </w:ins>
          </w:p>
        </w:tc>
        <w:tc>
          <w:tcPr>
            <w:tcW w:w="1045" w:type="dxa"/>
            <w:gridSpan w:val="2"/>
            <w:tcBorders>
              <w:top w:val="nil"/>
              <w:left w:val="nil"/>
              <w:bottom w:val="nil"/>
              <w:right w:val="nil"/>
            </w:tcBorders>
            <w:shd w:val="clear" w:color="auto" w:fill="auto"/>
            <w:noWrap/>
            <w:vAlign w:val="bottom"/>
            <w:hideMark/>
            <w:tcPrChange w:id="2116" w:author="Bas Hofstra" w:date="2023-08-30T16:55:00Z">
              <w:tcPr>
                <w:tcW w:w="1164" w:type="dxa"/>
                <w:gridSpan w:val="2"/>
                <w:tcBorders>
                  <w:top w:val="nil"/>
                  <w:left w:val="nil"/>
                  <w:bottom w:val="nil"/>
                  <w:right w:val="nil"/>
                </w:tcBorders>
                <w:shd w:val="clear" w:color="auto" w:fill="auto"/>
                <w:noWrap/>
                <w:vAlign w:val="bottom"/>
                <w:hideMark/>
              </w:tcPr>
            </w:tcPrChange>
          </w:tcPr>
          <w:p w14:paraId="222CB878" w14:textId="2151E46E" w:rsidR="00F604D1" w:rsidRPr="00485DA1" w:rsidRDefault="00F604D1" w:rsidP="0051314B">
            <w:pPr>
              <w:spacing w:line="360" w:lineRule="auto"/>
              <w:rPr>
                <w:sz w:val="20"/>
                <w:szCs w:val="20"/>
              </w:rPr>
              <w:pPrChange w:id="2117" w:author="Bas Hofstra" w:date="2023-08-30T16:26:00Z">
                <w:pPr/>
              </w:pPrChange>
            </w:pPr>
            <w:ins w:id="2118" w:author="Bas Hofstra" w:date="2023-08-30T16:15:00Z">
              <w:r w:rsidRPr="00485DA1">
                <w:rPr>
                  <w:color w:val="000000"/>
                  <w:sz w:val="20"/>
                  <w:szCs w:val="20"/>
                </w:rPr>
                <w:t>1.62</w:t>
              </w:r>
            </w:ins>
          </w:p>
        </w:tc>
        <w:tc>
          <w:tcPr>
            <w:tcW w:w="1230" w:type="dxa"/>
            <w:gridSpan w:val="2"/>
            <w:tcBorders>
              <w:top w:val="nil"/>
              <w:left w:val="nil"/>
              <w:bottom w:val="nil"/>
              <w:right w:val="nil"/>
            </w:tcBorders>
            <w:shd w:val="clear" w:color="auto" w:fill="auto"/>
            <w:noWrap/>
            <w:vAlign w:val="bottom"/>
            <w:hideMark/>
            <w:tcPrChange w:id="2119" w:author="Bas Hofstra" w:date="2023-08-30T16:55:00Z">
              <w:tcPr>
                <w:tcW w:w="1377" w:type="dxa"/>
                <w:tcBorders>
                  <w:top w:val="nil"/>
                  <w:left w:val="nil"/>
                  <w:bottom w:val="nil"/>
                  <w:right w:val="nil"/>
                </w:tcBorders>
                <w:shd w:val="clear" w:color="auto" w:fill="auto"/>
                <w:noWrap/>
                <w:vAlign w:val="bottom"/>
                <w:hideMark/>
              </w:tcPr>
            </w:tcPrChange>
          </w:tcPr>
          <w:p w14:paraId="25EC9AA6" w14:textId="06E6D39E" w:rsidR="00F604D1" w:rsidRPr="00485DA1" w:rsidRDefault="00F604D1" w:rsidP="0051314B">
            <w:pPr>
              <w:spacing w:line="360" w:lineRule="auto"/>
              <w:rPr>
                <w:sz w:val="20"/>
                <w:szCs w:val="20"/>
              </w:rPr>
              <w:pPrChange w:id="2120" w:author="Bas Hofstra" w:date="2023-08-30T16:26:00Z">
                <w:pPr/>
              </w:pPrChange>
            </w:pPr>
            <w:ins w:id="2121" w:author="Bas Hofstra" w:date="2023-08-30T16:15:00Z">
              <w:r w:rsidRPr="00485DA1">
                <w:rPr>
                  <w:color w:val="000000"/>
                  <w:sz w:val="20"/>
                  <w:szCs w:val="20"/>
                </w:rPr>
                <w:t>0.01</w:t>
              </w:r>
            </w:ins>
          </w:p>
        </w:tc>
        <w:tc>
          <w:tcPr>
            <w:tcW w:w="1075" w:type="dxa"/>
            <w:gridSpan w:val="3"/>
            <w:tcBorders>
              <w:top w:val="nil"/>
              <w:left w:val="nil"/>
              <w:bottom w:val="nil"/>
              <w:right w:val="nil"/>
            </w:tcBorders>
            <w:shd w:val="clear" w:color="auto" w:fill="auto"/>
            <w:noWrap/>
            <w:vAlign w:val="bottom"/>
            <w:hideMark/>
            <w:tcPrChange w:id="2122" w:author="Bas Hofstra" w:date="2023-08-30T16:55:00Z">
              <w:tcPr>
                <w:tcW w:w="1193" w:type="dxa"/>
                <w:gridSpan w:val="3"/>
                <w:tcBorders>
                  <w:top w:val="nil"/>
                  <w:left w:val="nil"/>
                  <w:bottom w:val="nil"/>
                  <w:right w:val="nil"/>
                </w:tcBorders>
                <w:shd w:val="clear" w:color="auto" w:fill="auto"/>
                <w:noWrap/>
                <w:vAlign w:val="bottom"/>
                <w:hideMark/>
              </w:tcPr>
            </w:tcPrChange>
          </w:tcPr>
          <w:p w14:paraId="00F5A8A0" w14:textId="605112AA" w:rsidR="00F604D1" w:rsidRPr="00485DA1" w:rsidRDefault="00F604D1" w:rsidP="0051314B">
            <w:pPr>
              <w:spacing w:line="360" w:lineRule="auto"/>
              <w:rPr>
                <w:sz w:val="20"/>
                <w:szCs w:val="20"/>
              </w:rPr>
              <w:pPrChange w:id="2123" w:author="Bas Hofstra" w:date="2023-08-30T16:26:00Z">
                <w:pPr/>
              </w:pPrChange>
            </w:pPr>
            <w:ins w:id="2124" w:author="Bas Hofstra" w:date="2023-08-30T16:15:00Z">
              <w:r w:rsidRPr="00485DA1">
                <w:rPr>
                  <w:color w:val="000000"/>
                  <w:sz w:val="20"/>
                  <w:szCs w:val="20"/>
                </w:rPr>
                <w:t>10.69</w:t>
              </w:r>
            </w:ins>
          </w:p>
        </w:tc>
      </w:tr>
      <w:tr w:rsidR="00A10EDE" w:rsidRPr="00485DA1" w14:paraId="37C16856" w14:textId="77777777" w:rsidTr="00BA4F35">
        <w:trPr>
          <w:gridAfter w:val="1"/>
          <w:trHeight w:hRule="exact" w:val="255"/>
          <w:trPrChange w:id="2125" w:author="Bas Hofstra" w:date="2023-08-30T16:55:00Z">
            <w:trPr>
              <w:gridAfter w:val="1"/>
              <w:trHeight w:hRule="exact" w:val="255"/>
            </w:trPr>
          </w:trPrChange>
        </w:trPr>
        <w:tc>
          <w:tcPr>
            <w:tcW w:w="2252" w:type="dxa"/>
            <w:gridSpan w:val="2"/>
            <w:tcBorders>
              <w:top w:val="nil"/>
              <w:left w:val="nil"/>
              <w:bottom w:val="single" w:sz="4" w:space="0" w:color="auto"/>
              <w:right w:val="nil"/>
            </w:tcBorders>
            <w:shd w:val="clear" w:color="auto" w:fill="auto"/>
            <w:noWrap/>
            <w:vAlign w:val="bottom"/>
            <w:hideMark/>
            <w:tcPrChange w:id="2126" w:author="Bas Hofstra" w:date="2023-08-30T16:55:00Z">
              <w:tcPr>
                <w:tcW w:w="2549" w:type="dxa"/>
                <w:gridSpan w:val="2"/>
                <w:tcBorders>
                  <w:top w:val="nil"/>
                  <w:left w:val="nil"/>
                  <w:bottom w:val="single" w:sz="4" w:space="0" w:color="auto"/>
                  <w:right w:val="nil"/>
                </w:tcBorders>
                <w:shd w:val="clear" w:color="auto" w:fill="auto"/>
                <w:noWrap/>
                <w:vAlign w:val="bottom"/>
                <w:hideMark/>
              </w:tcPr>
            </w:tcPrChange>
          </w:tcPr>
          <w:p w14:paraId="607D9610" w14:textId="78EA4CB0" w:rsidR="00F604D1" w:rsidRPr="00485DA1" w:rsidRDefault="0051314B" w:rsidP="0051314B">
            <w:pPr>
              <w:spacing w:line="360" w:lineRule="auto"/>
              <w:rPr>
                <w:color w:val="000000"/>
                <w:sz w:val="20"/>
                <w:szCs w:val="20"/>
              </w:rPr>
              <w:pPrChange w:id="2127" w:author="Bas Hofstra" w:date="2023-08-30T16:26:00Z">
                <w:pPr/>
              </w:pPrChange>
            </w:pPr>
            <w:ins w:id="2128" w:author="Bas Hofstra" w:date="2023-08-30T16:24:00Z">
              <w:r>
                <w:rPr>
                  <w:color w:val="000000"/>
                  <w:sz w:val="20"/>
                  <w:szCs w:val="20"/>
                </w:rPr>
                <w:t>WOZ-values</w:t>
              </w:r>
            </w:ins>
            <w:del w:id="2129" w:author="Bas Hofstra" w:date="2023-08-30T16:15:00Z">
              <w:r w:rsidR="00F604D1" w:rsidRPr="00485DA1" w:rsidDel="00645C86">
                <w:rPr>
                  <w:color w:val="000000"/>
                  <w:sz w:val="20"/>
                  <w:szCs w:val="20"/>
                </w:rPr>
                <w:delText>income high</w:delText>
              </w:r>
            </w:del>
          </w:p>
        </w:tc>
        <w:tc>
          <w:tcPr>
            <w:tcW w:w="1120" w:type="dxa"/>
            <w:gridSpan w:val="2"/>
            <w:tcBorders>
              <w:top w:val="nil"/>
              <w:left w:val="nil"/>
              <w:bottom w:val="single" w:sz="4" w:space="0" w:color="auto"/>
              <w:right w:val="nil"/>
            </w:tcBorders>
            <w:shd w:val="clear" w:color="auto" w:fill="auto"/>
            <w:noWrap/>
            <w:vAlign w:val="bottom"/>
            <w:hideMark/>
            <w:tcPrChange w:id="2130" w:author="Bas Hofstra" w:date="2023-08-30T16:55:00Z">
              <w:tcPr>
                <w:tcW w:w="1247" w:type="dxa"/>
                <w:gridSpan w:val="2"/>
                <w:tcBorders>
                  <w:top w:val="nil"/>
                  <w:left w:val="nil"/>
                  <w:bottom w:val="single" w:sz="4" w:space="0" w:color="auto"/>
                  <w:right w:val="nil"/>
                </w:tcBorders>
                <w:shd w:val="clear" w:color="auto" w:fill="auto"/>
                <w:noWrap/>
                <w:vAlign w:val="bottom"/>
                <w:hideMark/>
              </w:tcPr>
            </w:tcPrChange>
          </w:tcPr>
          <w:p w14:paraId="4CF2D255" w14:textId="032001B6" w:rsidR="00F604D1" w:rsidRPr="00485DA1" w:rsidRDefault="00F604D1" w:rsidP="0051314B">
            <w:pPr>
              <w:spacing w:line="360" w:lineRule="auto"/>
              <w:rPr>
                <w:color w:val="000000"/>
                <w:sz w:val="20"/>
                <w:szCs w:val="20"/>
              </w:rPr>
              <w:pPrChange w:id="2131" w:author="Bas Hofstra" w:date="2023-08-30T16:26:00Z">
                <w:pPr/>
              </w:pPrChange>
            </w:pPr>
            <w:ins w:id="2132" w:author="Bas Hofstra" w:date="2023-08-30T16:15:00Z">
              <w:r w:rsidRPr="00485DA1">
                <w:rPr>
                  <w:color w:val="000000"/>
                  <w:sz w:val="20"/>
                  <w:szCs w:val="20"/>
                </w:rPr>
                <w:t>1249</w:t>
              </w:r>
            </w:ins>
            <w:del w:id="2133" w:author="Bas Hofstra" w:date="2023-08-30T16:15:00Z">
              <w:r w:rsidRPr="00485DA1" w:rsidDel="00645C86">
                <w:rPr>
                  <w:color w:val="000000"/>
                  <w:sz w:val="20"/>
                  <w:szCs w:val="20"/>
                </w:rPr>
                <w:delText>440</w:delText>
              </w:r>
            </w:del>
          </w:p>
        </w:tc>
        <w:tc>
          <w:tcPr>
            <w:tcW w:w="1644" w:type="dxa"/>
            <w:gridSpan w:val="2"/>
            <w:tcBorders>
              <w:top w:val="nil"/>
              <w:left w:val="nil"/>
              <w:bottom w:val="single" w:sz="4" w:space="0" w:color="auto"/>
              <w:right w:val="nil"/>
            </w:tcBorders>
            <w:shd w:val="clear" w:color="auto" w:fill="auto"/>
            <w:noWrap/>
            <w:vAlign w:val="bottom"/>
            <w:hideMark/>
            <w:tcPrChange w:id="2134" w:author="Bas Hofstra" w:date="2023-08-30T16:55:00Z">
              <w:tcPr>
                <w:tcW w:w="1573" w:type="dxa"/>
                <w:tcBorders>
                  <w:top w:val="nil"/>
                  <w:left w:val="nil"/>
                  <w:bottom w:val="single" w:sz="4" w:space="0" w:color="auto"/>
                  <w:right w:val="nil"/>
                </w:tcBorders>
                <w:shd w:val="clear" w:color="auto" w:fill="auto"/>
                <w:noWrap/>
                <w:vAlign w:val="bottom"/>
                <w:hideMark/>
              </w:tcPr>
            </w:tcPrChange>
          </w:tcPr>
          <w:p w14:paraId="1A7BDDA6" w14:textId="7DEE61E7" w:rsidR="00F604D1" w:rsidRPr="00485DA1" w:rsidRDefault="00F604D1" w:rsidP="0051314B">
            <w:pPr>
              <w:spacing w:line="360" w:lineRule="auto"/>
              <w:rPr>
                <w:color w:val="000000"/>
                <w:sz w:val="20"/>
                <w:szCs w:val="20"/>
              </w:rPr>
              <w:pPrChange w:id="2135" w:author="Bas Hofstra" w:date="2023-08-30T16:26:00Z">
                <w:pPr/>
              </w:pPrChange>
            </w:pPr>
            <w:ins w:id="2136" w:author="Bas Hofstra" w:date="2023-08-30T16:15:00Z">
              <w:r w:rsidRPr="00485DA1">
                <w:rPr>
                  <w:color w:val="000000"/>
                  <w:sz w:val="20"/>
                  <w:szCs w:val="20"/>
                </w:rPr>
                <w:t>2.67</w:t>
              </w:r>
            </w:ins>
          </w:p>
        </w:tc>
        <w:tc>
          <w:tcPr>
            <w:tcW w:w="1045" w:type="dxa"/>
            <w:gridSpan w:val="2"/>
            <w:tcBorders>
              <w:top w:val="nil"/>
              <w:left w:val="nil"/>
              <w:bottom w:val="single" w:sz="4" w:space="0" w:color="auto"/>
              <w:right w:val="nil"/>
            </w:tcBorders>
            <w:shd w:val="clear" w:color="auto" w:fill="auto"/>
            <w:noWrap/>
            <w:vAlign w:val="bottom"/>
            <w:hideMark/>
            <w:tcPrChange w:id="2137" w:author="Bas Hofstra" w:date="2023-08-30T16:55:00Z">
              <w:tcPr>
                <w:tcW w:w="1164" w:type="dxa"/>
                <w:gridSpan w:val="2"/>
                <w:tcBorders>
                  <w:top w:val="nil"/>
                  <w:left w:val="nil"/>
                  <w:bottom w:val="single" w:sz="4" w:space="0" w:color="auto"/>
                  <w:right w:val="nil"/>
                </w:tcBorders>
                <w:shd w:val="clear" w:color="auto" w:fill="auto"/>
                <w:noWrap/>
                <w:vAlign w:val="bottom"/>
                <w:hideMark/>
              </w:tcPr>
            </w:tcPrChange>
          </w:tcPr>
          <w:p w14:paraId="1CF2E9D2" w14:textId="3D2EE35D" w:rsidR="00F604D1" w:rsidRPr="00485DA1" w:rsidRDefault="00F604D1" w:rsidP="0051314B">
            <w:pPr>
              <w:spacing w:line="360" w:lineRule="auto"/>
              <w:rPr>
                <w:sz w:val="20"/>
                <w:szCs w:val="20"/>
              </w:rPr>
              <w:pPrChange w:id="2138" w:author="Bas Hofstra" w:date="2023-08-30T16:26:00Z">
                <w:pPr/>
              </w:pPrChange>
            </w:pPr>
            <w:ins w:id="2139" w:author="Bas Hofstra" w:date="2023-08-30T16:15:00Z">
              <w:r w:rsidRPr="00485DA1">
                <w:rPr>
                  <w:color w:val="000000"/>
                  <w:sz w:val="20"/>
                  <w:szCs w:val="20"/>
                </w:rPr>
                <w:t>0.89</w:t>
              </w:r>
            </w:ins>
          </w:p>
        </w:tc>
        <w:tc>
          <w:tcPr>
            <w:tcW w:w="1230" w:type="dxa"/>
            <w:gridSpan w:val="2"/>
            <w:tcBorders>
              <w:top w:val="nil"/>
              <w:left w:val="nil"/>
              <w:bottom w:val="single" w:sz="4" w:space="0" w:color="auto"/>
              <w:right w:val="nil"/>
            </w:tcBorders>
            <w:shd w:val="clear" w:color="auto" w:fill="auto"/>
            <w:noWrap/>
            <w:vAlign w:val="bottom"/>
            <w:hideMark/>
            <w:tcPrChange w:id="2140" w:author="Bas Hofstra" w:date="2023-08-30T16:55:00Z">
              <w:tcPr>
                <w:tcW w:w="1377" w:type="dxa"/>
                <w:tcBorders>
                  <w:top w:val="nil"/>
                  <w:left w:val="nil"/>
                  <w:bottom w:val="single" w:sz="4" w:space="0" w:color="auto"/>
                  <w:right w:val="nil"/>
                </w:tcBorders>
                <w:shd w:val="clear" w:color="auto" w:fill="auto"/>
                <w:noWrap/>
                <w:vAlign w:val="bottom"/>
                <w:hideMark/>
              </w:tcPr>
            </w:tcPrChange>
          </w:tcPr>
          <w:p w14:paraId="729786E1" w14:textId="7439737B" w:rsidR="00F604D1" w:rsidRPr="00485DA1" w:rsidRDefault="00F604D1" w:rsidP="0051314B">
            <w:pPr>
              <w:spacing w:line="360" w:lineRule="auto"/>
              <w:rPr>
                <w:sz w:val="20"/>
                <w:szCs w:val="20"/>
              </w:rPr>
              <w:pPrChange w:id="2141" w:author="Bas Hofstra" w:date="2023-08-30T16:26:00Z">
                <w:pPr/>
              </w:pPrChange>
            </w:pPr>
            <w:ins w:id="2142" w:author="Bas Hofstra" w:date="2023-08-30T16:15:00Z">
              <w:r w:rsidRPr="00485DA1">
                <w:rPr>
                  <w:color w:val="000000"/>
                  <w:sz w:val="20"/>
                  <w:szCs w:val="20"/>
                </w:rPr>
                <w:t>0.95</w:t>
              </w:r>
            </w:ins>
          </w:p>
        </w:tc>
        <w:tc>
          <w:tcPr>
            <w:tcW w:w="1075" w:type="dxa"/>
            <w:gridSpan w:val="3"/>
            <w:tcBorders>
              <w:top w:val="nil"/>
              <w:left w:val="nil"/>
              <w:bottom w:val="single" w:sz="4" w:space="0" w:color="auto"/>
              <w:right w:val="nil"/>
            </w:tcBorders>
            <w:shd w:val="clear" w:color="auto" w:fill="auto"/>
            <w:noWrap/>
            <w:vAlign w:val="bottom"/>
            <w:hideMark/>
            <w:tcPrChange w:id="2143" w:author="Bas Hofstra" w:date="2023-08-30T16:55:00Z">
              <w:tcPr>
                <w:tcW w:w="1193" w:type="dxa"/>
                <w:gridSpan w:val="3"/>
                <w:tcBorders>
                  <w:top w:val="nil"/>
                  <w:left w:val="nil"/>
                  <w:bottom w:val="single" w:sz="4" w:space="0" w:color="auto"/>
                  <w:right w:val="nil"/>
                </w:tcBorders>
                <w:shd w:val="clear" w:color="auto" w:fill="auto"/>
                <w:noWrap/>
                <w:vAlign w:val="bottom"/>
                <w:hideMark/>
              </w:tcPr>
            </w:tcPrChange>
          </w:tcPr>
          <w:p w14:paraId="3A1E4ECA" w14:textId="5B102DF1" w:rsidR="00F604D1" w:rsidRPr="00485DA1" w:rsidRDefault="00F604D1" w:rsidP="0051314B">
            <w:pPr>
              <w:spacing w:line="360" w:lineRule="auto"/>
              <w:rPr>
                <w:sz w:val="20"/>
                <w:szCs w:val="20"/>
              </w:rPr>
              <w:pPrChange w:id="2144" w:author="Bas Hofstra" w:date="2023-08-30T16:26:00Z">
                <w:pPr/>
              </w:pPrChange>
            </w:pPr>
            <w:ins w:id="2145" w:author="Bas Hofstra" w:date="2023-08-30T16:15:00Z">
              <w:r w:rsidRPr="00485DA1">
                <w:rPr>
                  <w:color w:val="000000"/>
                  <w:sz w:val="20"/>
                  <w:szCs w:val="20"/>
                </w:rPr>
                <w:t>9.96</w:t>
              </w:r>
            </w:ins>
          </w:p>
        </w:tc>
      </w:tr>
      <w:tr w:rsidR="00A10EDE" w:rsidRPr="00485DA1" w:rsidDel="00F604D1" w14:paraId="32E794A6" w14:textId="77777777" w:rsidTr="00BA4F35">
        <w:trPr>
          <w:trHeight w:hRule="exact" w:val="255"/>
          <w:del w:id="2146" w:author="Bas Hofstra" w:date="2023-08-30T16:15:00Z"/>
          <w:trPrChange w:id="2147" w:author="Bas Hofstra" w:date="2023-08-30T16:55:00Z">
            <w:trPr>
              <w:trHeight w:hRule="exact" w:val="255"/>
            </w:trPr>
          </w:trPrChange>
        </w:trPr>
        <w:tc>
          <w:tcPr>
            <w:tcW w:w="2006" w:type="dxa"/>
            <w:tcBorders>
              <w:top w:val="nil"/>
              <w:left w:val="nil"/>
              <w:bottom w:val="nil"/>
              <w:right w:val="nil"/>
            </w:tcBorders>
            <w:shd w:val="clear" w:color="auto" w:fill="auto"/>
            <w:noWrap/>
            <w:vAlign w:val="bottom"/>
            <w:tcPrChange w:id="2148" w:author="Bas Hofstra" w:date="2023-08-30T16:55:00Z">
              <w:tcPr>
                <w:tcW w:w="2268" w:type="dxa"/>
                <w:tcBorders>
                  <w:top w:val="nil"/>
                  <w:left w:val="nil"/>
                  <w:bottom w:val="nil"/>
                  <w:right w:val="nil"/>
                </w:tcBorders>
                <w:shd w:val="clear" w:color="auto" w:fill="auto"/>
                <w:noWrap/>
                <w:vAlign w:val="bottom"/>
              </w:tcPr>
            </w:tcPrChange>
          </w:tcPr>
          <w:p w14:paraId="11CC73A0" w14:textId="4281887D" w:rsidR="00F604D1" w:rsidRPr="00485DA1" w:rsidDel="00F604D1" w:rsidRDefault="00F604D1" w:rsidP="0051314B">
            <w:pPr>
              <w:spacing w:line="360" w:lineRule="auto"/>
              <w:rPr>
                <w:del w:id="2149" w:author="Bas Hofstra" w:date="2023-08-30T16:15:00Z"/>
                <w:color w:val="000000"/>
                <w:sz w:val="20"/>
                <w:szCs w:val="20"/>
              </w:rPr>
              <w:pPrChange w:id="2150" w:author="Bas Hofstra" w:date="2023-08-30T16:26:00Z">
                <w:pPr/>
              </w:pPrChange>
            </w:pPr>
            <w:del w:id="2151" w:author="Bas Hofstra" w:date="2023-08-30T16:15:00Z">
              <w:r w:rsidRPr="00485DA1" w:rsidDel="00C56D30">
                <w:rPr>
                  <w:color w:val="000000"/>
                  <w:sz w:val="20"/>
                  <w:szCs w:val="20"/>
                </w:rPr>
                <w:delText>income other</w:delText>
              </w:r>
            </w:del>
          </w:p>
        </w:tc>
        <w:tc>
          <w:tcPr>
            <w:tcW w:w="1142" w:type="dxa"/>
            <w:gridSpan w:val="2"/>
            <w:tcBorders>
              <w:top w:val="nil"/>
              <w:left w:val="nil"/>
              <w:bottom w:val="nil"/>
              <w:right w:val="nil"/>
            </w:tcBorders>
            <w:shd w:val="clear" w:color="auto" w:fill="auto"/>
            <w:noWrap/>
            <w:vAlign w:val="bottom"/>
            <w:tcPrChange w:id="2152" w:author="Bas Hofstra" w:date="2023-08-30T16:55:00Z">
              <w:tcPr>
                <w:tcW w:w="1276" w:type="dxa"/>
                <w:gridSpan w:val="2"/>
                <w:tcBorders>
                  <w:top w:val="nil"/>
                  <w:left w:val="nil"/>
                  <w:bottom w:val="nil"/>
                  <w:right w:val="nil"/>
                </w:tcBorders>
                <w:shd w:val="clear" w:color="auto" w:fill="auto"/>
                <w:noWrap/>
                <w:vAlign w:val="bottom"/>
              </w:tcPr>
            </w:tcPrChange>
          </w:tcPr>
          <w:p w14:paraId="6B7C866E" w14:textId="7E5E020B" w:rsidR="00F604D1" w:rsidRPr="00485DA1" w:rsidDel="00F604D1" w:rsidRDefault="00F604D1" w:rsidP="0051314B">
            <w:pPr>
              <w:spacing w:line="360" w:lineRule="auto"/>
              <w:rPr>
                <w:del w:id="2153" w:author="Bas Hofstra" w:date="2023-08-30T16:15:00Z"/>
                <w:color w:val="000000"/>
                <w:sz w:val="20"/>
                <w:szCs w:val="20"/>
              </w:rPr>
              <w:pPrChange w:id="2154" w:author="Bas Hofstra" w:date="2023-08-30T16:26:00Z">
                <w:pPr/>
              </w:pPrChange>
            </w:pPr>
            <w:del w:id="2155" w:author="Bas Hofstra" w:date="2023-08-30T16:15:00Z">
              <w:r w:rsidRPr="00485DA1" w:rsidDel="00C56D30">
                <w:rPr>
                  <w:color w:val="000000"/>
                  <w:sz w:val="20"/>
                  <w:szCs w:val="20"/>
                </w:rPr>
                <w:delText>182</w:delText>
              </w:r>
            </w:del>
          </w:p>
        </w:tc>
        <w:tc>
          <w:tcPr>
            <w:tcW w:w="1625" w:type="dxa"/>
            <w:gridSpan w:val="2"/>
            <w:tcBorders>
              <w:top w:val="nil"/>
              <w:left w:val="nil"/>
              <w:bottom w:val="nil"/>
              <w:right w:val="nil"/>
            </w:tcBorders>
            <w:shd w:val="clear" w:color="auto" w:fill="auto"/>
            <w:noWrap/>
            <w:vAlign w:val="bottom"/>
            <w:tcPrChange w:id="2156" w:author="Bas Hofstra" w:date="2023-08-30T16:55:00Z">
              <w:tcPr>
                <w:tcW w:w="1825" w:type="dxa"/>
                <w:gridSpan w:val="2"/>
                <w:tcBorders>
                  <w:top w:val="nil"/>
                  <w:left w:val="nil"/>
                  <w:bottom w:val="nil"/>
                  <w:right w:val="nil"/>
                </w:tcBorders>
                <w:shd w:val="clear" w:color="auto" w:fill="auto"/>
                <w:noWrap/>
                <w:vAlign w:val="bottom"/>
              </w:tcPr>
            </w:tcPrChange>
          </w:tcPr>
          <w:p w14:paraId="233E2AD7" w14:textId="778149A4" w:rsidR="00F604D1" w:rsidRPr="00485DA1" w:rsidDel="00F604D1" w:rsidRDefault="00F604D1" w:rsidP="0051314B">
            <w:pPr>
              <w:spacing w:line="360" w:lineRule="auto"/>
              <w:rPr>
                <w:del w:id="2157" w:author="Bas Hofstra" w:date="2023-08-30T16:15:00Z"/>
                <w:color w:val="000000"/>
                <w:sz w:val="20"/>
                <w:szCs w:val="20"/>
              </w:rPr>
              <w:pPrChange w:id="2158" w:author="Bas Hofstra" w:date="2023-08-30T16:26:00Z">
                <w:pPr/>
              </w:pPrChange>
            </w:pPr>
          </w:p>
        </w:tc>
        <w:tc>
          <w:tcPr>
            <w:tcW w:w="942" w:type="dxa"/>
            <w:gridSpan w:val="2"/>
            <w:tcBorders>
              <w:top w:val="nil"/>
              <w:left w:val="nil"/>
              <w:bottom w:val="nil"/>
              <w:right w:val="nil"/>
            </w:tcBorders>
            <w:shd w:val="clear" w:color="auto" w:fill="auto"/>
            <w:noWrap/>
            <w:vAlign w:val="bottom"/>
            <w:tcPrChange w:id="2159" w:author="Bas Hofstra" w:date="2023-08-30T16:55:00Z">
              <w:tcPr>
                <w:tcW w:w="822" w:type="dxa"/>
                <w:tcBorders>
                  <w:top w:val="nil"/>
                  <w:left w:val="nil"/>
                  <w:bottom w:val="nil"/>
                  <w:right w:val="nil"/>
                </w:tcBorders>
                <w:shd w:val="clear" w:color="auto" w:fill="auto"/>
                <w:noWrap/>
                <w:vAlign w:val="bottom"/>
              </w:tcPr>
            </w:tcPrChange>
          </w:tcPr>
          <w:p w14:paraId="22FE3DC5" w14:textId="35F31D47" w:rsidR="00F604D1" w:rsidRPr="00485DA1" w:rsidDel="00F604D1" w:rsidRDefault="00F604D1" w:rsidP="0051314B">
            <w:pPr>
              <w:spacing w:line="360" w:lineRule="auto"/>
              <w:rPr>
                <w:del w:id="2160" w:author="Bas Hofstra" w:date="2023-08-30T16:15:00Z"/>
                <w:sz w:val="20"/>
                <w:szCs w:val="20"/>
              </w:rPr>
              <w:pPrChange w:id="2161" w:author="Bas Hofstra" w:date="2023-08-30T16:26:00Z">
                <w:pPr/>
              </w:pPrChange>
            </w:pPr>
          </w:p>
        </w:tc>
        <w:tc>
          <w:tcPr>
            <w:tcW w:w="1529" w:type="dxa"/>
            <w:gridSpan w:val="2"/>
            <w:tcBorders>
              <w:top w:val="nil"/>
              <w:left w:val="nil"/>
              <w:bottom w:val="nil"/>
              <w:right w:val="nil"/>
            </w:tcBorders>
            <w:shd w:val="clear" w:color="auto" w:fill="auto"/>
            <w:noWrap/>
            <w:vAlign w:val="bottom"/>
            <w:tcPrChange w:id="2162" w:author="Bas Hofstra" w:date="2023-08-30T16:55:00Z">
              <w:tcPr>
                <w:tcW w:w="1719" w:type="dxa"/>
                <w:gridSpan w:val="2"/>
                <w:tcBorders>
                  <w:top w:val="nil"/>
                  <w:left w:val="nil"/>
                  <w:bottom w:val="nil"/>
                  <w:right w:val="nil"/>
                </w:tcBorders>
                <w:shd w:val="clear" w:color="auto" w:fill="auto"/>
                <w:noWrap/>
                <w:vAlign w:val="bottom"/>
              </w:tcPr>
            </w:tcPrChange>
          </w:tcPr>
          <w:p w14:paraId="0E9462DF" w14:textId="4AB6FAA5" w:rsidR="00F604D1" w:rsidRPr="00485DA1" w:rsidDel="00F604D1" w:rsidRDefault="00F604D1" w:rsidP="0051314B">
            <w:pPr>
              <w:spacing w:line="360" w:lineRule="auto"/>
              <w:rPr>
                <w:del w:id="2163" w:author="Bas Hofstra" w:date="2023-08-30T16:15:00Z"/>
                <w:sz w:val="20"/>
                <w:szCs w:val="20"/>
              </w:rPr>
              <w:pPrChange w:id="2164" w:author="Bas Hofstra" w:date="2023-08-30T16:26:00Z">
                <w:pPr/>
              </w:pPrChange>
            </w:pPr>
          </w:p>
        </w:tc>
        <w:tc>
          <w:tcPr>
            <w:tcW w:w="1028" w:type="dxa"/>
            <w:gridSpan w:val="3"/>
            <w:tcBorders>
              <w:top w:val="nil"/>
              <w:left w:val="nil"/>
              <w:bottom w:val="nil"/>
              <w:right w:val="nil"/>
            </w:tcBorders>
            <w:shd w:val="clear" w:color="auto" w:fill="auto"/>
            <w:noWrap/>
            <w:vAlign w:val="bottom"/>
            <w:tcPrChange w:id="2165" w:author="Bas Hofstra" w:date="2023-08-30T16:55:00Z">
              <w:tcPr>
                <w:tcW w:w="1145" w:type="dxa"/>
                <w:gridSpan w:val="2"/>
                <w:tcBorders>
                  <w:top w:val="nil"/>
                  <w:left w:val="nil"/>
                  <w:bottom w:val="nil"/>
                  <w:right w:val="nil"/>
                </w:tcBorders>
                <w:shd w:val="clear" w:color="auto" w:fill="auto"/>
                <w:noWrap/>
                <w:vAlign w:val="bottom"/>
              </w:tcPr>
            </w:tcPrChange>
          </w:tcPr>
          <w:p w14:paraId="6DA1B03E" w14:textId="68BA5B37" w:rsidR="00F604D1" w:rsidRPr="00485DA1" w:rsidDel="00F604D1" w:rsidRDefault="00F604D1" w:rsidP="0051314B">
            <w:pPr>
              <w:spacing w:line="360" w:lineRule="auto"/>
              <w:rPr>
                <w:del w:id="2166" w:author="Bas Hofstra" w:date="2023-08-30T16:15:00Z"/>
                <w:sz w:val="20"/>
                <w:szCs w:val="20"/>
              </w:rPr>
              <w:pPrChange w:id="2167" w:author="Bas Hofstra" w:date="2023-08-30T16:26:00Z">
                <w:pPr/>
              </w:pPrChange>
            </w:pPr>
          </w:p>
        </w:tc>
        <w:tc>
          <w:tcPr>
            <w:tcW w:w="1027" w:type="dxa"/>
            <w:gridSpan w:val="2"/>
            <w:tcBorders>
              <w:top w:val="nil"/>
              <w:left w:val="nil"/>
              <w:bottom w:val="nil"/>
              <w:right w:val="nil"/>
            </w:tcBorders>
            <w:shd w:val="clear" w:color="auto" w:fill="auto"/>
            <w:noWrap/>
            <w:vAlign w:val="bottom"/>
            <w:tcPrChange w:id="2168" w:author="Bas Hofstra" w:date="2023-08-30T16:55:00Z">
              <w:tcPr>
                <w:tcW w:w="1145" w:type="dxa"/>
                <w:gridSpan w:val="2"/>
                <w:tcBorders>
                  <w:top w:val="nil"/>
                  <w:left w:val="nil"/>
                  <w:bottom w:val="nil"/>
                  <w:right w:val="nil"/>
                </w:tcBorders>
                <w:shd w:val="clear" w:color="auto" w:fill="auto"/>
                <w:noWrap/>
                <w:vAlign w:val="bottom"/>
              </w:tcPr>
            </w:tcPrChange>
          </w:tcPr>
          <w:p w14:paraId="6EF3334E" w14:textId="504A2D90" w:rsidR="00F604D1" w:rsidRPr="00485DA1" w:rsidDel="00F604D1" w:rsidRDefault="00F604D1" w:rsidP="0051314B">
            <w:pPr>
              <w:spacing w:line="360" w:lineRule="auto"/>
              <w:rPr>
                <w:del w:id="2169" w:author="Bas Hofstra" w:date="2023-08-30T16:15:00Z"/>
                <w:sz w:val="20"/>
                <w:szCs w:val="20"/>
              </w:rPr>
              <w:pPrChange w:id="2170" w:author="Bas Hofstra" w:date="2023-08-30T16:26:00Z">
                <w:pPr/>
              </w:pPrChange>
            </w:pPr>
          </w:p>
        </w:tc>
      </w:tr>
      <w:tr w:rsidR="00A10EDE" w:rsidRPr="00485DA1" w:rsidDel="00F604D1" w14:paraId="317924C6" w14:textId="77777777" w:rsidTr="00BA4F35">
        <w:trPr>
          <w:trHeight w:hRule="exact" w:val="255"/>
          <w:del w:id="2171" w:author="Bas Hofstra" w:date="2023-08-30T16:15:00Z"/>
          <w:trPrChange w:id="2172" w:author="Bas Hofstra" w:date="2023-08-30T16:55:00Z">
            <w:trPr>
              <w:trHeight w:hRule="exact" w:val="255"/>
            </w:trPr>
          </w:trPrChange>
        </w:trPr>
        <w:tc>
          <w:tcPr>
            <w:tcW w:w="2006" w:type="dxa"/>
            <w:tcBorders>
              <w:top w:val="nil"/>
              <w:left w:val="nil"/>
              <w:bottom w:val="nil"/>
              <w:right w:val="nil"/>
            </w:tcBorders>
            <w:shd w:val="clear" w:color="auto" w:fill="auto"/>
            <w:noWrap/>
            <w:vAlign w:val="bottom"/>
            <w:tcPrChange w:id="2173" w:author="Bas Hofstra" w:date="2023-08-30T16:55:00Z">
              <w:tcPr>
                <w:tcW w:w="2268" w:type="dxa"/>
                <w:tcBorders>
                  <w:top w:val="nil"/>
                  <w:left w:val="nil"/>
                  <w:bottom w:val="nil"/>
                  <w:right w:val="nil"/>
                </w:tcBorders>
                <w:shd w:val="clear" w:color="auto" w:fill="auto"/>
                <w:noWrap/>
                <w:vAlign w:val="bottom"/>
              </w:tcPr>
            </w:tcPrChange>
          </w:tcPr>
          <w:p w14:paraId="52B407D0" w14:textId="74254BEA" w:rsidR="00F604D1" w:rsidRPr="00485DA1" w:rsidDel="00F604D1" w:rsidRDefault="00F604D1" w:rsidP="0051314B">
            <w:pPr>
              <w:spacing w:line="360" w:lineRule="auto"/>
              <w:rPr>
                <w:del w:id="2174" w:author="Bas Hofstra" w:date="2023-08-30T16:15:00Z"/>
                <w:color w:val="000000"/>
                <w:sz w:val="20"/>
                <w:szCs w:val="20"/>
              </w:rPr>
              <w:pPrChange w:id="2175" w:author="Bas Hofstra" w:date="2023-08-30T16:26:00Z">
                <w:pPr/>
              </w:pPrChange>
            </w:pPr>
            <w:del w:id="2176" w:author="Bas Hofstra" w:date="2023-08-30T16:15:00Z">
              <w:r w:rsidRPr="00485DA1" w:rsidDel="00C56D30">
                <w:rPr>
                  <w:color w:val="000000"/>
                  <w:sz w:val="20"/>
                  <w:szCs w:val="20"/>
                </w:rPr>
                <w:delText>politics right</w:delText>
              </w:r>
            </w:del>
          </w:p>
        </w:tc>
        <w:tc>
          <w:tcPr>
            <w:tcW w:w="1142" w:type="dxa"/>
            <w:gridSpan w:val="2"/>
            <w:tcBorders>
              <w:top w:val="nil"/>
              <w:left w:val="nil"/>
              <w:bottom w:val="nil"/>
              <w:right w:val="nil"/>
            </w:tcBorders>
            <w:shd w:val="clear" w:color="auto" w:fill="auto"/>
            <w:noWrap/>
            <w:vAlign w:val="bottom"/>
            <w:tcPrChange w:id="2177" w:author="Bas Hofstra" w:date="2023-08-30T16:55:00Z">
              <w:tcPr>
                <w:tcW w:w="1276" w:type="dxa"/>
                <w:gridSpan w:val="2"/>
                <w:tcBorders>
                  <w:top w:val="nil"/>
                  <w:left w:val="nil"/>
                  <w:bottom w:val="nil"/>
                  <w:right w:val="nil"/>
                </w:tcBorders>
                <w:shd w:val="clear" w:color="auto" w:fill="auto"/>
                <w:noWrap/>
                <w:vAlign w:val="bottom"/>
              </w:tcPr>
            </w:tcPrChange>
          </w:tcPr>
          <w:p w14:paraId="5F9C8D08" w14:textId="55DE3FF3" w:rsidR="00F604D1" w:rsidRPr="00485DA1" w:rsidDel="00F604D1" w:rsidRDefault="00F604D1" w:rsidP="0051314B">
            <w:pPr>
              <w:spacing w:line="360" w:lineRule="auto"/>
              <w:rPr>
                <w:del w:id="2178" w:author="Bas Hofstra" w:date="2023-08-30T16:15:00Z"/>
                <w:color w:val="000000"/>
                <w:sz w:val="20"/>
                <w:szCs w:val="20"/>
              </w:rPr>
              <w:pPrChange w:id="2179" w:author="Bas Hofstra" w:date="2023-08-30T16:26:00Z">
                <w:pPr/>
              </w:pPrChange>
            </w:pPr>
            <w:del w:id="2180" w:author="Bas Hofstra" w:date="2023-08-30T16:15:00Z">
              <w:r w:rsidRPr="00485DA1" w:rsidDel="00C56D30">
                <w:rPr>
                  <w:color w:val="000000"/>
                  <w:sz w:val="20"/>
                  <w:szCs w:val="20"/>
                </w:rPr>
                <w:delText>485</w:delText>
              </w:r>
            </w:del>
          </w:p>
        </w:tc>
        <w:tc>
          <w:tcPr>
            <w:tcW w:w="1625" w:type="dxa"/>
            <w:gridSpan w:val="2"/>
            <w:tcBorders>
              <w:top w:val="nil"/>
              <w:left w:val="nil"/>
              <w:bottom w:val="nil"/>
              <w:right w:val="nil"/>
            </w:tcBorders>
            <w:shd w:val="clear" w:color="auto" w:fill="auto"/>
            <w:noWrap/>
            <w:vAlign w:val="bottom"/>
            <w:tcPrChange w:id="2181" w:author="Bas Hofstra" w:date="2023-08-30T16:55:00Z">
              <w:tcPr>
                <w:tcW w:w="1825" w:type="dxa"/>
                <w:gridSpan w:val="2"/>
                <w:tcBorders>
                  <w:top w:val="nil"/>
                  <w:left w:val="nil"/>
                  <w:bottom w:val="nil"/>
                  <w:right w:val="nil"/>
                </w:tcBorders>
                <w:shd w:val="clear" w:color="auto" w:fill="auto"/>
                <w:noWrap/>
                <w:vAlign w:val="bottom"/>
              </w:tcPr>
            </w:tcPrChange>
          </w:tcPr>
          <w:p w14:paraId="13DB4DEA" w14:textId="4A483581" w:rsidR="00F604D1" w:rsidRPr="00485DA1" w:rsidDel="00F604D1" w:rsidRDefault="00F604D1" w:rsidP="0051314B">
            <w:pPr>
              <w:spacing w:line="360" w:lineRule="auto"/>
              <w:rPr>
                <w:del w:id="2182" w:author="Bas Hofstra" w:date="2023-08-30T16:15:00Z"/>
                <w:color w:val="000000"/>
                <w:sz w:val="20"/>
                <w:szCs w:val="20"/>
              </w:rPr>
              <w:pPrChange w:id="2183" w:author="Bas Hofstra" w:date="2023-08-30T16:26:00Z">
                <w:pPr/>
              </w:pPrChange>
            </w:pPr>
          </w:p>
        </w:tc>
        <w:tc>
          <w:tcPr>
            <w:tcW w:w="942" w:type="dxa"/>
            <w:gridSpan w:val="2"/>
            <w:tcBorders>
              <w:top w:val="nil"/>
              <w:left w:val="nil"/>
              <w:bottom w:val="nil"/>
              <w:right w:val="nil"/>
            </w:tcBorders>
            <w:shd w:val="clear" w:color="auto" w:fill="auto"/>
            <w:noWrap/>
            <w:vAlign w:val="bottom"/>
            <w:tcPrChange w:id="2184" w:author="Bas Hofstra" w:date="2023-08-30T16:55:00Z">
              <w:tcPr>
                <w:tcW w:w="822" w:type="dxa"/>
                <w:tcBorders>
                  <w:top w:val="nil"/>
                  <w:left w:val="nil"/>
                  <w:bottom w:val="nil"/>
                  <w:right w:val="nil"/>
                </w:tcBorders>
                <w:shd w:val="clear" w:color="auto" w:fill="auto"/>
                <w:noWrap/>
                <w:vAlign w:val="bottom"/>
              </w:tcPr>
            </w:tcPrChange>
          </w:tcPr>
          <w:p w14:paraId="5F48D3F6" w14:textId="4F3962BD" w:rsidR="00F604D1" w:rsidRPr="00485DA1" w:rsidDel="00F604D1" w:rsidRDefault="00F604D1" w:rsidP="0051314B">
            <w:pPr>
              <w:spacing w:line="360" w:lineRule="auto"/>
              <w:rPr>
                <w:del w:id="2185" w:author="Bas Hofstra" w:date="2023-08-30T16:15:00Z"/>
                <w:sz w:val="20"/>
                <w:szCs w:val="20"/>
              </w:rPr>
              <w:pPrChange w:id="2186" w:author="Bas Hofstra" w:date="2023-08-30T16:26:00Z">
                <w:pPr/>
              </w:pPrChange>
            </w:pPr>
          </w:p>
        </w:tc>
        <w:tc>
          <w:tcPr>
            <w:tcW w:w="1529" w:type="dxa"/>
            <w:gridSpan w:val="2"/>
            <w:tcBorders>
              <w:top w:val="nil"/>
              <w:left w:val="nil"/>
              <w:bottom w:val="nil"/>
              <w:right w:val="nil"/>
            </w:tcBorders>
            <w:shd w:val="clear" w:color="auto" w:fill="auto"/>
            <w:noWrap/>
            <w:vAlign w:val="bottom"/>
            <w:tcPrChange w:id="2187" w:author="Bas Hofstra" w:date="2023-08-30T16:55:00Z">
              <w:tcPr>
                <w:tcW w:w="1719" w:type="dxa"/>
                <w:gridSpan w:val="2"/>
                <w:tcBorders>
                  <w:top w:val="nil"/>
                  <w:left w:val="nil"/>
                  <w:bottom w:val="nil"/>
                  <w:right w:val="nil"/>
                </w:tcBorders>
                <w:shd w:val="clear" w:color="auto" w:fill="auto"/>
                <w:noWrap/>
                <w:vAlign w:val="bottom"/>
              </w:tcPr>
            </w:tcPrChange>
          </w:tcPr>
          <w:p w14:paraId="07F868ED" w14:textId="678DD46F" w:rsidR="00F604D1" w:rsidRPr="00485DA1" w:rsidDel="00F604D1" w:rsidRDefault="00F604D1" w:rsidP="0051314B">
            <w:pPr>
              <w:spacing w:line="360" w:lineRule="auto"/>
              <w:rPr>
                <w:del w:id="2188" w:author="Bas Hofstra" w:date="2023-08-30T16:15:00Z"/>
                <w:sz w:val="20"/>
                <w:szCs w:val="20"/>
              </w:rPr>
              <w:pPrChange w:id="2189" w:author="Bas Hofstra" w:date="2023-08-30T16:26:00Z">
                <w:pPr/>
              </w:pPrChange>
            </w:pPr>
          </w:p>
        </w:tc>
        <w:tc>
          <w:tcPr>
            <w:tcW w:w="1028" w:type="dxa"/>
            <w:gridSpan w:val="3"/>
            <w:tcBorders>
              <w:top w:val="nil"/>
              <w:left w:val="nil"/>
              <w:bottom w:val="nil"/>
              <w:right w:val="nil"/>
            </w:tcBorders>
            <w:shd w:val="clear" w:color="auto" w:fill="auto"/>
            <w:noWrap/>
            <w:vAlign w:val="bottom"/>
            <w:tcPrChange w:id="2190" w:author="Bas Hofstra" w:date="2023-08-30T16:55:00Z">
              <w:tcPr>
                <w:tcW w:w="1145" w:type="dxa"/>
                <w:gridSpan w:val="2"/>
                <w:tcBorders>
                  <w:top w:val="nil"/>
                  <w:left w:val="nil"/>
                  <w:bottom w:val="nil"/>
                  <w:right w:val="nil"/>
                </w:tcBorders>
                <w:shd w:val="clear" w:color="auto" w:fill="auto"/>
                <w:noWrap/>
                <w:vAlign w:val="bottom"/>
              </w:tcPr>
            </w:tcPrChange>
          </w:tcPr>
          <w:p w14:paraId="5FDDF66E" w14:textId="471B961E" w:rsidR="00F604D1" w:rsidRPr="00485DA1" w:rsidDel="00F604D1" w:rsidRDefault="00F604D1" w:rsidP="0051314B">
            <w:pPr>
              <w:spacing w:line="360" w:lineRule="auto"/>
              <w:rPr>
                <w:del w:id="2191" w:author="Bas Hofstra" w:date="2023-08-30T16:15:00Z"/>
                <w:sz w:val="20"/>
                <w:szCs w:val="20"/>
              </w:rPr>
              <w:pPrChange w:id="2192" w:author="Bas Hofstra" w:date="2023-08-30T16:26:00Z">
                <w:pPr/>
              </w:pPrChange>
            </w:pPr>
          </w:p>
        </w:tc>
        <w:tc>
          <w:tcPr>
            <w:tcW w:w="1027" w:type="dxa"/>
            <w:gridSpan w:val="2"/>
            <w:tcBorders>
              <w:top w:val="nil"/>
              <w:left w:val="nil"/>
              <w:bottom w:val="nil"/>
              <w:right w:val="nil"/>
            </w:tcBorders>
            <w:shd w:val="clear" w:color="auto" w:fill="auto"/>
            <w:noWrap/>
            <w:vAlign w:val="bottom"/>
            <w:tcPrChange w:id="2193" w:author="Bas Hofstra" w:date="2023-08-30T16:55:00Z">
              <w:tcPr>
                <w:tcW w:w="1145" w:type="dxa"/>
                <w:gridSpan w:val="2"/>
                <w:tcBorders>
                  <w:top w:val="nil"/>
                  <w:left w:val="nil"/>
                  <w:bottom w:val="nil"/>
                  <w:right w:val="nil"/>
                </w:tcBorders>
                <w:shd w:val="clear" w:color="auto" w:fill="auto"/>
                <w:noWrap/>
                <w:vAlign w:val="bottom"/>
              </w:tcPr>
            </w:tcPrChange>
          </w:tcPr>
          <w:p w14:paraId="6143CBDA" w14:textId="085AD70A" w:rsidR="00F604D1" w:rsidRPr="00485DA1" w:rsidDel="00F604D1" w:rsidRDefault="00F604D1" w:rsidP="0051314B">
            <w:pPr>
              <w:spacing w:line="360" w:lineRule="auto"/>
              <w:rPr>
                <w:del w:id="2194" w:author="Bas Hofstra" w:date="2023-08-30T16:15:00Z"/>
                <w:sz w:val="20"/>
                <w:szCs w:val="20"/>
              </w:rPr>
              <w:pPrChange w:id="2195" w:author="Bas Hofstra" w:date="2023-08-30T16:26:00Z">
                <w:pPr/>
              </w:pPrChange>
            </w:pPr>
          </w:p>
        </w:tc>
      </w:tr>
      <w:tr w:rsidR="00A10EDE" w:rsidRPr="00485DA1" w:rsidDel="00F604D1" w14:paraId="0F847AC0" w14:textId="77777777" w:rsidTr="00BA4F35">
        <w:trPr>
          <w:trHeight w:hRule="exact" w:val="255"/>
          <w:del w:id="2196" w:author="Bas Hofstra" w:date="2023-08-30T16:15:00Z"/>
          <w:trPrChange w:id="2197" w:author="Bas Hofstra" w:date="2023-08-30T16:55:00Z">
            <w:trPr>
              <w:trHeight w:hRule="exact" w:val="255"/>
            </w:trPr>
          </w:trPrChange>
        </w:trPr>
        <w:tc>
          <w:tcPr>
            <w:tcW w:w="2006" w:type="dxa"/>
            <w:tcBorders>
              <w:top w:val="nil"/>
              <w:left w:val="nil"/>
              <w:bottom w:val="nil"/>
              <w:right w:val="nil"/>
            </w:tcBorders>
            <w:shd w:val="clear" w:color="auto" w:fill="auto"/>
            <w:noWrap/>
            <w:vAlign w:val="bottom"/>
            <w:tcPrChange w:id="2198" w:author="Bas Hofstra" w:date="2023-08-30T16:55:00Z">
              <w:tcPr>
                <w:tcW w:w="2268" w:type="dxa"/>
                <w:tcBorders>
                  <w:top w:val="nil"/>
                  <w:left w:val="nil"/>
                  <w:bottom w:val="nil"/>
                  <w:right w:val="nil"/>
                </w:tcBorders>
                <w:shd w:val="clear" w:color="auto" w:fill="auto"/>
                <w:noWrap/>
                <w:vAlign w:val="bottom"/>
              </w:tcPr>
            </w:tcPrChange>
          </w:tcPr>
          <w:p w14:paraId="1CF8D8BC" w14:textId="16CD57D5" w:rsidR="00F604D1" w:rsidRPr="00485DA1" w:rsidDel="00F604D1" w:rsidRDefault="00F604D1" w:rsidP="0051314B">
            <w:pPr>
              <w:spacing w:line="360" w:lineRule="auto"/>
              <w:rPr>
                <w:del w:id="2199" w:author="Bas Hofstra" w:date="2023-08-30T16:15:00Z"/>
                <w:color w:val="000000"/>
                <w:sz w:val="20"/>
                <w:szCs w:val="20"/>
              </w:rPr>
              <w:pPrChange w:id="2200" w:author="Bas Hofstra" w:date="2023-08-30T16:26:00Z">
                <w:pPr/>
              </w:pPrChange>
            </w:pPr>
            <w:del w:id="2201" w:author="Bas Hofstra" w:date="2023-08-30T16:15:00Z">
              <w:r w:rsidRPr="00485DA1" w:rsidDel="00C56D30">
                <w:rPr>
                  <w:color w:val="000000"/>
                  <w:sz w:val="20"/>
                  <w:szCs w:val="20"/>
                </w:rPr>
                <w:delText>politics left</w:delText>
              </w:r>
            </w:del>
          </w:p>
        </w:tc>
        <w:tc>
          <w:tcPr>
            <w:tcW w:w="1142" w:type="dxa"/>
            <w:gridSpan w:val="2"/>
            <w:tcBorders>
              <w:top w:val="nil"/>
              <w:left w:val="nil"/>
              <w:bottom w:val="nil"/>
              <w:right w:val="nil"/>
            </w:tcBorders>
            <w:shd w:val="clear" w:color="auto" w:fill="auto"/>
            <w:noWrap/>
            <w:vAlign w:val="bottom"/>
            <w:tcPrChange w:id="2202" w:author="Bas Hofstra" w:date="2023-08-30T16:55:00Z">
              <w:tcPr>
                <w:tcW w:w="1276" w:type="dxa"/>
                <w:gridSpan w:val="2"/>
                <w:tcBorders>
                  <w:top w:val="nil"/>
                  <w:left w:val="nil"/>
                  <w:bottom w:val="nil"/>
                  <w:right w:val="nil"/>
                </w:tcBorders>
                <w:shd w:val="clear" w:color="auto" w:fill="auto"/>
                <w:noWrap/>
                <w:vAlign w:val="bottom"/>
              </w:tcPr>
            </w:tcPrChange>
          </w:tcPr>
          <w:p w14:paraId="119F77B2" w14:textId="5EAF561A" w:rsidR="00F604D1" w:rsidRPr="00485DA1" w:rsidDel="00F604D1" w:rsidRDefault="00F604D1" w:rsidP="0051314B">
            <w:pPr>
              <w:spacing w:line="360" w:lineRule="auto"/>
              <w:rPr>
                <w:del w:id="2203" w:author="Bas Hofstra" w:date="2023-08-30T16:15:00Z"/>
                <w:color w:val="000000"/>
                <w:sz w:val="20"/>
                <w:szCs w:val="20"/>
              </w:rPr>
              <w:pPrChange w:id="2204" w:author="Bas Hofstra" w:date="2023-08-30T16:26:00Z">
                <w:pPr/>
              </w:pPrChange>
            </w:pPr>
            <w:del w:id="2205" w:author="Bas Hofstra" w:date="2023-08-30T16:15:00Z">
              <w:r w:rsidRPr="00485DA1" w:rsidDel="00C56D30">
                <w:rPr>
                  <w:color w:val="000000"/>
                  <w:sz w:val="20"/>
                  <w:szCs w:val="20"/>
                </w:rPr>
                <w:delText>542</w:delText>
              </w:r>
            </w:del>
          </w:p>
        </w:tc>
        <w:tc>
          <w:tcPr>
            <w:tcW w:w="1625" w:type="dxa"/>
            <w:gridSpan w:val="2"/>
            <w:tcBorders>
              <w:top w:val="nil"/>
              <w:left w:val="nil"/>
              <w:bottom w:val="nil"/>
              <w:right w:val="nil"/>
            </w:tcBorders>
            <w:shd w:val="clear" w:color="auto" w:fill="auto"/>
            <w:noWrap/>
            <w:vAlign w:val="bottom"/>
            <w:tcPrChange w:id="2206" w:author="Bas Hofstra" w:date="2023-08-30T16:55:00Z">
              <w:tcPr>
                <w:tcW w:w="1825" w:type="dxa"/>
                <w:gridSpan w:val="2"/>
                <w:tcBorders>
                  <w:top w:val="nil"/>
                  <w:left w:val="nil"/>
                  <w:bottom w:val="nil"/>
                  <w:right w:val="nil"/>
                </w:tcBorders>
                <w:shd w:val="clear" w:color="auto" w:fill="auto"/>
                <w:noWrap/>
                <w:vAlign w:val="bottom"/>
              </w:tcPr>
            </w:tcPrChange>
          </w:tcPr>
          <w:p w14:paraId="2DBFAD03" w14:textId="0787077A" w:rsidR="00F604D1" w:rsidRPr="00485DA1" w:rsidDel="00F604D1" w:rsidRDefault="00F604D1" w:rsidP="0051314B">
            <w:pPr>
              <w:spacing w:line="360" w:lineRule="auto"/>
              <w:rPr>
                <w:del w:id="2207" w:author="Bas Hofstra" w:date="2023-08-30T16:15:00Z"/>
                <w:color w:val="000000"/>
                <w:sz w:val="20"/>
                <w:szCs w:val="20"/>
              </w:rPr>
              <w:pPrChange w:id="2208" w:author="Bas Hofstra" w:date="2023-08-30T16:26:00Z">
                <w:pPr/>
              </w:pPrChange>
            </w:pPr>
          </w:p>
        </w:tc>
        <w:tc>
          <w:tcPr>
            <w:tcW w:w="942" w:type="dxa"/>
            <w:gridSpan w:val="2"/>
            <w:tcBorders>
              <w:top w:val="nil"/>
              <w:left w:val="nil"/>
              <w:bottom w:val="nil"/>
              <w:right w:val="nil"/>
            </w:tcBorders>
            <w:shd w:val="clear" w:color="auto" w:fill="auto"/>
            <w:noWrap/>
            <w:vAlign w:val="bottom"/>
            <w:tcPrChange w:id="2209" w:author="Bas Hofstra" w:date="2023-08-30T16:55:00Z">
              <w:tcPr>
                <w:tcW w:w="822" w:type="dxa"/>
                <w:tcBorders>
                  <w:top w:val="nil"/>
                  <w:left w:val="nil"/>
                  <w:bottom w:val="nil"/>
                  <w:right w:val="nil"/>
                </w:tcBorders>
                <w:shd w:val="clear" w:color="auto" w:fill="auto"/>
                <w:noWrap/>
                <w:vAlign w:val="bottom"/>
              </w:tcPr>
            </w:tcPrChange>
          </w:tcPr>
          <w:p w14:paraId="2D5D16E8" w14:textId="6236999A" w:rsidR="00F604D1" w:rsidRPr="00485DA1" w:rsidDel="00F604D1" w:rsidRDefault="00F604D1" w:rsidP="0051314B">
            <w:pPr>
              <w:spacing w:line="360" w:lineRule="auto"/>
              <w:rPr>
                <w:del w:id="2210" w:author="Bas Hofstra" w:date="2023-08-30T16:15:00Z"/>
                <w:sz w:val="20"/>
                <w:szCs w:val="20"/>
              </w:rPr>
              <w:pPrChange w:id="2211" w:author="Bas Hofstra" w:date="2023-08-30T16:26:00Z">
                <w:pPr/>
              </w:pPrChange>
            </w:pPr>
          </w:p>
        </w:tc>
        <w:tc>
          <w:tcPr>
            <w:tcW w:w="1529" w:type="dxa"/>
            <w:gridSpan w:val="2"/>
            <w:tcBorders>
              <w:top w:val="nil"/>
              <w:left w:val="nil"/>
              <w:bottom w:val="nil"/>
              <w:right w:val="nil"/>
            </w:tcBorders>
            <w:shd w:val="clear" w:color="auto" w:fill="auto"/>
            <w:noWrap/>
            <w:vAlign w:val="bottom"/>
            <w:tcPrChange w:id="2212" w:author="Bas Hofstra" w:date="2023-08-30T16:55:00Z">
              <w:tcPr>
                <w:tcW w:w="1719" w:type="dxa"/>
                <w:gridSpan w:val="2"/>
                <w:tcBorders>
                  <w:top w:val="nil"/>
                  <w:left w:val="nil"/>
                  <w:bottom w:val="nil"/>
                  <w:right w:val="nil"/>
                </w:tcBorders>
                <w:shd w:val="clear" w:color="auto" w:fill="auto"/>
                <w:noWrap/>
                <w:vAlign w:val="bottom"/>
              </w:tcPr>
            </w:tcPrChange>
          </w:tcPr>
          <w:p w14:paraId="6744970F" w14:textId="63AF9152" w:rsidR="00F604D1" w:rsidRPr="00485DA1" w:rsidDel="00F604D1" w:rsidRDefault="00F604D1" w:rsidP="0051314B">
            <w:pPr>
              <w:spacing w:line="360" w:lineRule="auto"/>
              <w:rPr>
                <w:del w:id="2213" w:author="Bas Hofstra" w:date="2023-08-30T16:15:00Z"/>
                <w:sz w:val="20"/>
                <w:szCs w:val="20"/>
              </w:rPr>
              <w:pPrChange w:id="2214" w:author="Bas Hofstra" w:date="2023-08-30T16:26:00Z">
                <w:pPr/>
              </w:pPrChange>
            </w:pPr>
          </w:p>
        </w:tc>
        <w:tc>
          <w:tcPr>
            <w:tcW w:w="1028" w:type="dxa"/>
            <w:gridSpan w:val="3"/>
            <w:tcBorders>
              <w:top w:val="nil"/>
              <w:left w:val="nil"/>
              <w:bottom w:val="nil"/>
              <w:right w:val="nil"/>
            </w:tcBorders>
            <w:shd w:val="clear" w:color="auto" w:fill="auto"/>
            <w:noWrap/>
            <w:vAlign w:val="bottom"/>
            <w:tcPrChange w:id="2215" w:author="Bas Hofstra" w:date="2023-08-30T16:55:00Z">
              <w:tcPr>
                <w:tcW w:w="1145" w:type="dxa"/>
                <w:gridSpan w:val="2"/>
                <w:tcBorders>
                  <w:top w:val="nil"/>
                  <w:left w:val="nil"/>
                  <w:bottom w:val="nil"/>
                  <w:right w:val="nil"/>
                </w:tcBorders>
                <w:shd w:val="clear" w:color="auto" w:fill="auto"/>
                <w:noWrap/>
                <w:vAlign w:val="bottom"/>
              </w:tcPr>
            </w:tcPrChange>
          </w:tcPr>
          <w:p w14:paraId="4D641BAA" w14:textId="6166D19A" w:rsidR="00F604D1" w:rsidRPr="00485DA1" w:rsidDel="00F604D1" w:rsidRDefault="00F604D1" w:rsidP="0051314B">
            <w:pPr>
              <w:spacing w:line="360" w:lineRule="auto"/>
              <w:rPr>
                <w:del w:id="2216" w:author="Bas Hofstra" w:date="2023-08-30T16:15:00Z"/>
                <w:sz w:val="20"/>
                <w:szCs w:val="20"/>
              </w:rPr>
              <w:pPrChange w:id="2217" w:author="Bas Hofstra" w:date="2023-08-30T16:26:00Z">
                <w:pPr/>
              </w:pPrChange>
            </w:pPr>
          </w:p>
        </w:tc>
        <w:tc>
          <w:tcPr>
            <w:tcW w:w="1027" w:type="dxa"/>
            <w:gridSpan w:val="2"/>
            <w:tcBorders>
              <w:top w:val="nil"/>
              <w:left w:val="nil"/>
              <w:bottom w:val="nil"/>
              <w:right w:val="nil"/>
            </w:tcBorders>
            <w:shd w:val="clear" w:color="auto" w:fill="auto"/>
            <w:noWrap/>
            <w:vAlign w:val="bottom"/>
            <w:tcPrChange w:id="2218" w:author="Bas Hofstra" w:date="2023-08-30T16:55:00Z">
              <w:tcPr>
                <w:tcW w:w="1145" w:type="dxa"/>
                <w:gridSpan w:val="2"/>
                <w:tcBorders>
                  <w:top w:val="nil"/>
                  <w:left w:val="nil"/>
                  <w:bottom w:val="nil"/>
                  <w:right w:val="nil"/>
                </w:tcBorders>
                <w:shd w:val="clear" w:color="auto" w:fill="auto"/>
                <w:noWrap/>
                <w:vAlign w:val="bottom"/>
              </w:tcPr>
            </w:tcPrChange>
          </w:tcPr>
          <w:p w14:paraId="148618A2" w14:textId="4083E07B" w:rsidR="00F604D1" w:rsidRPr="00485DA1" w:rsidDel="00F604D1" w:rsidRDefault="00F604D1" w:rsidP="0051314B">
            <w:pPr>
              <w:spacing w:line="360" w:lineRule="auto"/>
              <w:rPr>
                <w:del w:id="2219" w:author="Bas Hofstra" w:date="2023-08-30T16:15:00Z"/>
                <w:sz w:val="20"/>
                <w:szCs w:val="20"/>
              </w:rPr>
              <w:pPrChange w:id="2220" w:author="Bas Hofstra" w:date="2023-08-30T16:26:00Z">
                <w:pPr/>
              </w:pPrChange>
            </w:pPr>
          </w:p>
        </w:tc>
      </w:tr>
      <w:tr w:rsidR="00A10EDE" w:rsidRPr="00485DA1" w:rsidDel="00F604D1" w14:paraId="6865E1C7" w14:textId="77777777" w:rsidTr="00BA4F35">
        <w:trPr>
          <w:trHeight w:hRule="exact" w:val="255"/>
          <w:del w:id="2221" w:author="Bas Hofstra" w:date="2023-08-30T16:15:00Z"/>
          <w:trPrChange w:id="2222" w:author="Bas Hofstra" w:date="2023-08-30T16:55:00Z">
            <w:trPr>
              <w:trHeight w:hRule="exact" w:val="255"/>
            </w:trPr>
          </w:trPrChange>
        </w:trPr>
        <w:tc>
          <w:tcPr>
            <w:tcW w:w="2006" w:type="dxa"/>
            <w:tcBorders>
              <w:top w:val="nil"/>
              <w:left w:val="nil"/>
              <w:bottom w:val="nil"/>
              <w:right w:val="nil"/>
            </w:tcBorders>
            <w:shd w:val="clear" w:color="auto" w:fill="auto"/>
            <w:noWrap/>
            <w:vAlign w:val="bottom"/>
            <w:tcPrChange w:id="2223" w:author="Bas Hofstra" w:date="2023-08-30T16:55:00Z">
              <w:tcPr>
                <w:tcW w:w="2268" w:type="dxa"/>
                <w:tcBorders>
                  <w:top w:val="nil"/>
                  <w:left w:val="nil"/>
                  <w:bottom w:val="nil"/>
                  <w:right w:val="nil"/>
                </w:tcBorders>
                <w:shd w:val="clear" w:color="auto" w:fill="auto"/>
                <w:noWrap/>
                <w:vAlign w:val="bottom"/>
              </w:tcPr>
            </w:tcPrChange>
          </w:tcPr>
          <w:p w14:paraId="7D42A88B" w14:textId="3BC02962" w:rsidR="00F604D1" w:rsidRPr="00485DA1" w:rsidDel="00F604D1" w:rsidRDefault="00F604D1" w:rsidP="0051314B">
            <w:pPr>
              <w:spacing w:line="360" w:lineRule="auto"/>
              <w:rPr>
                <w:del w:id="2224" w:author="Bas Hofstra" w:date="2023-08-30T16:15:00Z"/>
                <w:color w:val="000000"/>
                <w:sz w:val="20"/>
                <w:szCs w:val="20"/>
              </w:rPr>
              <w:pPrChange w:id="2225" w:author="Bas Hofstra" w:date="2023-08-30T16:26:00Z">
                <w:pPr/>
              </w:pPrChange>
            </w:pPr>
            <w:del w:id="2226" w:author="Bas Hofstra" w:date="2023-08-30T16:15:00Z">
              <w:r w:rsidRPr="00485DA1" w:rsidDel="00C56D30">
                <w:rPr>
                  <w:color w:val="000000"/>
                  <w:sz w:val="20"/>
                  <w:szCs w:val="20"/>
                </w:rPr>
                <w:delText>politics other</w:delText>
              </w:r>
            </w:del>
          </w:p>
        </w:tc>
        <w:tc>
          <w:tcPr>
            <w:tcW w:w="1142" w:type="dxa"/>
            <w:gridSpan w:val="2"/>
            <w:tcBorders>
              <w:top w:val="nil"/>
              <w:left w:val="nil"/>
              <w:bottom w:val="nil"/>
              <w:right w:val="nil"/>
            </w:tcBorders>
            <w:shd w:val="clear" w:color="auto" w:fill="auto"/>
            <w:noWrap/>
            <w:vAlign w:val="bottom"/>
            <w:tcPrChange w:id="2227" w:author="Bas Hofstra" w:date="2023-08-30T16:55:00Z">
              <w:tcPr>
                <w:tcW w:w="1276" w:type="dxa"/>
                <w:gridSpan w:val="2"/>
                <w:tcBorders>
                  <w:top w:val="nil"/>
                  <w:left w:val="nil"/>
                  <w:bottom w:val="nil"/>
                  <w:right w:val="nil"/>
                </w:tcBorders>
                <w:shd w:val="clear" w:color="auto" w:fill="auto"/>
                <w:noWrap/>
                <w:vAlign w:val="bottom"/>
              </w:tcPr>
            </w:tcPrChange>
          </w:tcPr>
          <w:p w14:paraId="0148C5A0" w14:textId="560058EF" w:rsidR="00F604D1" w:rsidRPr="00485DA1" w:rsidDel="00F604D1" w:rsidRDefault="00F604D1" w:rsidP="0051314B">
            <w:pPr>
              <w:spacing w:line="360" w:lineRule="auto"/>
              <w:rPr>
                <w:del w:id="2228" w:author="Bas Hofstra" w:date="2023-08-30T16:15:00Z"/>
                <w:color w:val="000000"/>
                <w:sz w:val="20"/>
                <w:szCs w:val="20"/>
              </w:rPr>
              <w:pPrChange w:id="2229" w:author="Bas Hofstra" w:date="2023-08-30T16:26:00Z">
                <w:pPr/>
              </w:pPrChange>
            </w:pPr>
            <w:del w:id="2230" w:author="Bas Hofstra" w:date="2023-08-30T16:15:00Z">
              <w:r w:rsidRPr="00485DA1" w:rsidDel="00C56D30">
                <w:rPr>
                  <w:color w:val="000000"/>
                  <w:sz w:val="20"/>
                  <w:szCs w:val="20"/>
                </w:rPr>
                <w:delText>222</w:delText>
              </w:r>
            </w:del>
          </w:p>
        </w:tc>
        <w:tc>
          <w:tcPr>
            <w:tcW w:w="1625" w:type="dxa"/>
            <w:gridSpan w:val="2"/>
            <w:tcBorders>
              <w:top w:val="nil"/>
              <w:left w:val="nil"/>
              <w:bottom w:val="nil"/>
              <w:right w:val="nil"/>
            </w:tcBorders>
            <w:shd w:val="clear" w:color="auto" w:fill="auto"/>
            <w:noWrap/>
            <w:vAlign w:val="bottom"/>
            <w:tcPrChange w:id="2231" w:author="Bas Hofstra" w:date="2023-08-30T16:55:00Z">
              <w:tcPr>
                <w:tcW w:w="1825" w:type="dxa"/>
                <w:gridSpan w:val="2"/>
                <w:tcBorders>
                  <w:top w:val="nil"/>
                  <w:left w:val="nil"/>
                  <w:bottom w:val="nil"/>
                  <w:right w:val="nil"/>
                </w:tcBorders>
                <w:shd w:val="clear" w:color="auto" w:fill="auto"/>
                <w:noWrap/>
                <w:vAlign w:val="bottom"/>
              </w:tcPr>
            </w:tcPrChange>
          </w:tcPr>
          <w:p w14:paraId="5FD2389B" w14:textId="6660BBD6" w:rsidR="00F604D1" w:rsidRPr="00485DA1" w:rsidDel="00F604D1" w:rsidRDefault="00F604D1" w:rsidP="0051314B">
            <w:pPr>
              <w:spacing w:line="360" w:lineRule="auto"/>
              <w:rPr>
                <w:del w:id="2232" w:author="Bas Hofstra" w:date="2023-08-30T16:15:00Z"/>
                <w:color w:val="000000"/>
                <w:sz w:val="20"/>
                <w:szCs w:val="20"/>
              </w:rPr>
              <w:pPrChange w:id="2233" w:author="Bas Hofstra" w:date="2023-08-30T16:26:00Z">
                <w:pPr/>
              </w:pPrChange>
            </w:pPr>
          </w:p>
        </w:tc>
        <w:tc>
          <w:tcPr>
            <w:tcW w:w="942" w:type="dxa"/>
            <w:gridSpan w:val="2"/>
            <w:tcBorders>
              <w:top w:val="nil"/>
              <w:left w:val="nil"/>
              <w:bottom w:val="nil"/>
              <w:right w:val="nil"/>
            </w:tcBorders>
            <w:shd w:val="clear" w:color="auto" w:fill="auto"/>
            <w:noWrap/>
            <w:vAlign w:val="bottom"/>
            <w:tcPrChange w:id="2234" w:author="Bas Hofstra" w:date="2023-08-30T16:55:00Z">
              <w:tcPr>
                <w:tcW w:w="822" w:type="dxa"/>
                <w:tcBorders>
                  <w:top w:val="nil"/>
                  <w:left w:val="nil"/>
                  <w:bottom w:val="nil"/>
                  <w:right w:val="nil"/>
                </w:tcBorders>
                <w:shd w:val="clear" w:color="auto" w:fill="auto"/>
                <w:noWrap/>
                <w:vAlign w:val="bottom"/>
              </w:tcPr>
            </w:tcPrChange>
          </w:tcPr>
          <w:p w14:paraId="1ED275F7" w14:textId="2812F9FA" w:rsidR="00F604D1" w:rsidRPr="00485DA1" w:rsidDel="00F604D1" w:rsidRDefault="00F604D1" w:rsidP="0051314B">
            <w:pPr>
              <w:spacing w:line="360" w:lineRule="auto"/>
              <w:rPr>
                <w:del w:id="2235" w:author="Bas Hofstra" w:date="2023-08-30T16:15:00Z"/>
                <w:sz w:val="20"/>
                <w:szCs w:val="20"/>
              </w:rPr>
              <w:pPrChange w:id="2236" w:author="Bas Hofstra" w:date="2023-08-30T16:26:00Z">
                <w:pPr/>
              </w:pPrChange>
            </w:pPr>
          </w:p>
        </w:tc>
        <w:tc>
          <w:tcPr>
            <w:tcW w:w="1529" w:type="dxa"/>
            <w:gridSpan w:val="2"/>
            <w:tcBorders>
              <w:top w:val="nil"/>
              <w:left w:val="nil"/>
              <w:bottom w:val="nil"/>
              <w:right w:val="nil"/>
            </w:tcBorders>
            <w:shd w:val="clear" w:color="auto" w:fill="auto"/>
            <w:noWrap/>
            <w:vAlign w:val="bottom"/>
            <w:tcPrChange w:id="2237" w:author="Bas Hofstra" w:date="2023-08-30T16:55:00Z">
              <w:tcPr>
                <w:tcW w:w="1719" w:type="dxa"/>
                <w:gridSpan w:val="2"/>
                <w:tcBorders>
                  <w:top w:val="nil"/>
                  <w:left w:val="nil"/>
                  <w:bottom w:val="nil"/>
                  <w:right w:val="nil"/>
                </w:tcBorders>
                <w:shd w:val="clear" w:color="auto" w:fill="auto"/>
                <w:noWrap/>
                <w:vAlign w:val="bottom"/>
              </w:tcPr>
            </w:tcPrChange>
          </w:tcPr>
          <w:p w14:paraId="0B045A01" w14:textId="7B0CC19C" w:rsidR="00F604D1" w:rsidRPr="00485DA1" w:rsidDel="00F604D1" w:rsidRDefault="00F604D1" w:rsidP="0051314B">
            <w:pPr>
              <w:spacing w:line="360" w:lineRule="auto"/>
              <w:rPr>
                <w:del w:id="2238" w:author="Bas Hofstra" w:date="2023-08-30T16:15:00Z"/>
                <w:sz w:val="20"/>
                <w:szCs w:val="20"/>
              </w:rPr>
              <w:pPrChange w:id="2239" w:author="Bas Hofstra" w:date="2023-08-30T16:26:00Z">
                <w:pPr/>
              </w:pPrChange>
            </w:pPr>
          </w:p>
        </w:tc>
        <w:tc>
          <w:tcPr>
            <w:tcW w:w="1028" w:type="dxa"/>
            <w:gridSpan w:val="3"/>
            <w:tcBorders>
              <w:top w:val="nil"/>
              <w:left w:val="nil"/>
              <w:bottom w:val="nil"/>
              <w:right w:val="nil"/>
            </w:tcBorders>
            <w:shd w:val="clear" w:color="auto" w:fill="auto"/>
            <w:noWrap/>
            <w:vAlign w:val="bottom"/>
            <w:tcPrChange w:id="2240" w:author="Bas Hofstra" w:date="2023-08-30T16:55:00Z">
              <w:tcPr>
                <w:tcW w:w="1145" w:type="dxa"/>
                <w:gridSpan w:val="2"/>
                <w:tcBorders>
                  <w:top w:val="nil"/>
                  <w:left w:val="nil"/>
                  <w:bottom w:val="nil"/>
                  <w:right w:val="nil"/>
                </w:tcBorders>
                <w:shd w:val="clear" w:color="auto" w:fill="auto"/>
                <w:noWrap/>
                <w:vAlign w:val="bottom"/>
              </w:tcPr>
            </w:tcPrChange>
          </w:tcPr>
          <w:p w14:paraId="40FD809A" w14:textId="336C7D0D" w:rsidR="00F604D1" w:rsidRPr="00485DA1" w:rsidDel="00F604D1" w:rsidRDefault="00F604D1" w:rsidP="0051314B">
            <w:pPr>
              <w:spacing w:line="360" w:lineRule="auto"/>
              <w:rPr>
                <w:del w:id="2241" w:author="Bas Hofstra" w:date="2023-08-30T16:15:00Z"/>
                <w:sz w:val="20"/>
                <w:szCs w:val="20"/>
              </w:rPr>
              <w:pPrChange w:id="2242" w:author="Bas Hofstra" w:date="2023-08-30T16:26:00Z">
                <w:pPr/>
              </w:pPrChange>
            </w:pPr>
          </w:p>
        </w:tc>
        <w:tc>
          <w:tcPr>
            <w:tcW w:w="1027" w:type="dxa"/>
            <w:gridSpan w:val="2"/>
            <w:tcBorders>
              <w:top w:val="nil"/>
              <w:left w:val="nil"/>
              <w:bottom w:val="nil"/>
              <w:right w:val="nil"/>
            </w:tcBorders>
            <w:shd w:val="clear" w:color="auto" w:fill="auto"/>
            <w:noWrap/>
            <w:vAlign w:val="bottom"/>
            <w:tcPrChange w:id="2243" w:author="Bas Hofstra" w:date="2023-08-30T16:55:00Z">
              <w:tcPr>
                <w:tcW w:w="1145" w:type="dxa"/>
                <w:gridSpan w:val="2"/>
                <w:tcBorders>
                  <w:top w:val="nil"/>
                  <w:left w:val="nil"/>
                  <w:bottom w:val="nil"/>
                  <w:right w:val="nil"/>
                </w:tcBorders>
                <w:shd w:val="clear" w:color="auto" w:fill="auto"/>
                <w:noWrap/>
                <w:vAlign w:val="bottom"/>
              </w:tcPr>
            </w:tcPrChange>
          </w:tcPr>
          <w:p w14:paraId="583B5C2D" w14:textId="64062D78" w:rsidR="00F604D1" w:rsidRPr="00485DA1" w:rsidDel="00F604D1" w:rsidRDefault="00F604D1" w:rsidP="0051314B">
            <w:pPr>
              <w:spacing w:line="360" w:lineRule="auto"/>
              <w:rPr>
                <w:del w:id="2244" w:author="Bas Hofstra" w:date="2023-08-30T16:15:00Z"/>
                <w:sz w:val="20"/>
                <w:szCs w:val="20"/>
              </w:rPr>
              <w:pPrChange w:id="2245" w:author="Bas Hofstra" w:date="2023-08-30T16:26:00Z">
                <w:pPr/>
              </w:pPrChange>
            </w:pPr>
          </w:p>
        </w:tc>
      </w:tr>
      <w:tr w:rsidR="00A10EDE" w:rsidRPr="00485DA1" w:rsidDel="00F604D1" w14:paraId="27937AD1" w14:textId="77777777" w:rsidTr="00BA4F35">
        <w:trPr>
          <w:trHeight w:hRule="exact" w:val="255"/>
          <w:del w:id="2246" w:author="Bas Hofstra" w:date="2023-08-30T16:15:00Z"/>
          <w:trPrChange w:id="2247" w:author="Bas Hofstra" w:date="2023-08-30T16:55:00Z">
            <w:trPr>
              <w:trHeight w:hRule="exact" w:val="255"/>
            </w:trPr>
          </w:trPrChange>
        </w:trPr>
        <w:tc>
          <w:tcPr>
            <w:tcW w:w="2006" w:type="dxa"/>
            <w:tcBorders>
              <w:top w:val="nil"/>
              <w:left w:val="nil"/>
              <w:bottom w:val="nil"/>
              <w:right w:val="nil"/>
            </w:tcBorders>
            <w:shd w:val="clear" w:color="auto" w:fill="auto"/>
            <w:noWrap/>
            <w:vAlign w:val="bottom"/>
            <w:tcPrChange w:id="2248" w:author="Bas Hofstra" w:date="2023-08-30T16:55:00Z">
              <w:tcPr>
                <w:tcW w:w="2268" w:type="dxa"/>
                <w:tcBorders>
                  <w:top w:val="nil"/>
                  <w:left w:val="nil"/>
                  <w:bottom w:val="nil"/>
                  <w:right w:val="nil"/>
                </w:tcBorders>
                <w:shd w:val="clear" w:color="auto" w:fill="auto"/>
                <w:noWrap/>
                <w:vAlign w:val="bottom"/>
              </w:tcPr>
            </w:tcPrChange>
          </w:tcPr>
          <w:p w14:paraId="17DEF063" w14:textId="34FB3EBF" w:rsidR="00F604D1" w:rsidRPr="00485DA1" w:rsidDel="00F604D1" w:rsidRDefault="00F604D1" w:rsidP="0051314B">
            <w:pPr>
              <w:spacing w:line="360" w:lineRule="auto"/>
              <w:rPr>
                <w:del w:id="2249" w:author="Bas Hofstra" w:date="2023-08-30T16:15:00Z"/>
                <w:color w:val="000000"/>
                <w:sz w:val="20"/>
                <w:szCs w:val="20"/>
              </w:rPr>
              <w:pPrChange w:id="2250" w:author="Bas Hofstra" w:date="2023-08-30T16:26:00Z">
                <w:pPr/>
              </w:pPrChange>
            </w:pPr>
            <w:del w:id="2251" w:author="Bas Hofstra" w:date="2023-08-30T16:15:00Z">
              <w:r w:rsidRPr="00485DA1" w:rsidDel="00C56D30">
                <w:rPr>
                  <w:color w:val="000000"/>
                  <w:sz w:val="20"/>
                  <w:szCs w:val="20"/>
                </w:rPr>
                <w:delText>leeftijd10</w:delText>
              </w:r>
            </w:del>
          </w:p>
        </w:tc>
        <w:tc>
          <w:tcPr>
            <w:tcW w:w="1142" w:type="dxa"/>
            <w:gridSpan w:val="2"/>
            <w:tcBorders>
              <w:top w:val="nil"/>
              <w:left w:val="nil"/>
              <w:bottom w:val="nil"/>
              <w:right w:val="nil"/>
            </w:tcBorders>
            <w:shd w:val="clear" w:color="auto" w:fill="auto"/>
            <w:noWrap/>
            <w:vAlign w:val="bottom"/>
            <w:tcPrChange w:id="2252" w:author="Bas Hofstra" w:date="2023-08-30T16:55:00Z">
              <w:tcPr>
                <w:tcW w:w="1276" w:type="dxa"/>
                <w:gridSpan w:val="2"/>
                <w:tcBorders>
                  <w:top w:val="nil"/>
                  <w:left w:val="nil"/>
                  <w:bottom w:val="nil"/>
                  <w:right w:val="nil"/>
                </w:tcBorders>
                <w:shd w:val="clear" w:color="auto" w:fill="auto"/>
                <w:noWrap/>
                <w:vAlign w:val="bottom"/>
              </w:tcPr>
            </w:tcPrChange>
          </w:tcPr>
          <w:p w14:paraId="5EB8C906" w14:textId="25A2F184" w:rsidR="00F604D1" w:rsidRPr="00485DA1" w:rsidDel="00F604D1" w:rsidRDefault="00F604D1" w:rsidP="0051314B">
            <w:pPr>
              <w:spacing w:line="360" w:lineRule="auto"/>
              <w:rPr>
                <w:del w:id="2253" w:author="Bas Hofstra" w:date="2023-08-30T16:15:00Z"/>
                <w:color w:val="000000"/>
                <w:sz w:val="20"/>
                <w:szCs w:val="20"/>
              </w:rPr>
              <w:pPrChange w:id="2254" w:author="Bas Hofstra" w:date="2023-08-30T16:26:00Z">
                <w:pPr/>
              </w:pPrChange>
            </w:pPr>
            <w:del w:id="2255" w:author="Bas Hofstra" w:date="2023-08-30T16:15:00Z">
              <w:r w:rsidRPr="00485DA1" w:rsidDel="00C56D30">
                <w:rPr>
                  <w:color w:val="000000"/>
                  <w:sz w:val="20"/>
                  <w:szCs w:val="20"/>
                </w:rPr>
                <w:delText>1249</w:delText>
              </w:r>
            </w:del>
          </w:p>
        </w:tc>
        <w:tc>
          <w:tcPr>
            <w:tcW w:w="1625" w:type="dxa"/>
            <w:gridSpan w:val="2"/>
            <w:tcBorders>
              <w:top w:val="nil"/>
              <w:left w:val="nil"/>
              <w:bottom w:val="nil"/>
              <w:right w:val="nil"/>
            </w:tcBorders>
            <w:shd w:val="clear" w:color="auto" w:fill="auto"/>
            <w:noWrap/>
            <w:vAlign w:val="bottom"/>
            <w:tcPrChange w:id="2256" w:author="Bas Hofstra" w:date="2023-08-30T16:55:00Z">
              <w:tcPr>
                <w:tcW w:w="1825" w:type="dxa"/>
                <w:gridSpan w:val="2"/>
                <w:tcBorders>
                  <w:top w:val="nil"/>
                  <w:left w:val="nil"/>
                  <w:bottom w:val="nil"/>
                  <w:right w:val="nil"/>
                </w:tcBorders>
                <w:shd w:val="clear" w:color="auto" w:fill="auto"/>
                <w:noWrap/>
                <w:vAlign w:val="bottom"/>
              </w:tcPr>
            </w:tcPrChange>
          </w:tcPr>
          <w:p w14:paraId="7204DAD2" w14:textId="77181D68" w:rsidR="00F604D1" w:rsidRPr="00485DA1" w:rsidDel="00F604D1" w:rsidRDefault="00F604D1" w:rsidP="0051314B">
            <w:pPr>
              <w:spacing w:line="360" w:lineRule="auto"/>
              <w:rPr>
                <w:del w:id="2257" w:author="Bas Hofstra" w:date="2023-08-30T16:15:00Z"/>
                <w:color w:val="000000"/>
                <w:sz w:val="20"/>
                <w:szCs w:val="20"/>
              </w:rPr>
              <w:pPrChange w:id="2258" w:author="Bas Hofstra" w:date="2023-08-30T16:26:00Z">
                <w:pPr/>
              </w:pPrChange>
            </w:pPr>
            <w:del w:id="2259" w:author="Bas Hofstra" w:date="2023-08-30T16:15:00Z">
              <w:r w:rsidRPr="00485DA1" w:rsidDel="00C56D30">
                <w:rPr>
                  <w:color w:val="000000"/>
                  <w:sz w:val="20"/>
                  <w:szCs w:val="20"/>
                </w:rPr>
                <w:delText>5.18</w:delText>
              </w:r>
            </w:del>
          </w:p>
        </w:tc>
        <w:tc>
          <w:tcPr>
            <w:tcW w:w="942" w:type="dxa"/>
            <w:gridSpan w:val="2"/>
            <w:tcBorders>
              <w:top w:val="nil"/>
              <w:left w:val="nil"/>
              <w:bottom w:val="nil"/>
              <w:right w:val="nil"/>
            </w:tcBorders>
            <w:shd w:val="clear" w:color="auto" w:fill="auto"/>
            <w:noWrap/>
            <w:vAlign w:val="bottom"/>
            <w:tcPrChange w:id="2260" w:author="Bas Hofstra" w:date="2023-08-30T16:55:00Z">
              <w:tcPr>
                <w:tcW w:w="822" w:type="dxa"/>
                <w:tcBorders>
                  <w:top w:val="nil"/>
                  <w:left w:val="nil"/>
                  <w:bottom w:val="nil"/>
                  <w:right w:val="nil"/>
                </w:tcBorders>
                <w:shd w:val="clear" w:color="auto" w:fill="auto"/>
                <w:noWrap/>
                <w:vAlign w:val="bottom"/>
              </w:tcPr>
            </w:tcPrChange>
          </w:tcPr>
          <w:p w14:paraId="3F4B9CDB" w14:textId="732D116B" w:rsidR="00F604D1" w:rsidRPr="00485DA1" w:rsidDel="00F604D1" w:rsidRDefault="00F604D1" w:rsidP="0051314B">
            <w:pPr>
              <w:spacing w:line="360" w:lineRule="auto"/>
              <w:rPr>
                <w:del w:id="2261" w:author="Bas Hofstra" w:date="2023-08-30T16:15:00Z"/>
                <w:color w:val="000000"/>
                <w:sz w:val="20"/>
                <w:szCs w:val="20"/>
              </w:rPr>
              <w:pPrChange w:id="2262" w:author="Bas Hofstra" w:date="2023-08-30T16:26:00Z">
                <w:pPr/>
              </w:pPrChange>
            </w:pPr>
            <w:del w:id="2263" w:author="Bas Hofstra" w:date="2023-08-30T16:15:00Z">
              <w:r w:rsidRPr="00485DA1" w:rsidDel="00C56D30">
                <w:rPr>
                  <w:color w:val="000000"/>
                  <w:sz w:val="20"/>
                  <w:szCs w:val="20"/>
                </w:rPr>
                <w:delText>1.69</w:delText>
              </w:r>
            </w:del>
          </w:p>
        </w:tc>
        <w:tc>
          <w:tcPr>
            <w:tcW w:w="1529" w:type="dxa"/>
            <w:gridSpan w:val="2"/>
            <w:tcBorders>
              <w:top w:val="nil"/>
              <w:left w:val="nil"/>
              <w:bottom w:val="nil"/>
              <w:right w:val="nil"/>
            </w:tcBorders>
            <w:shd w:val="clear" w:color="auto" w:fill="auto"/>
            <w:noWrap/>
            <w:vAlign w:val="bottom"/>
            <w:tcPrChange w:id="2264" w:author="Bas Hofstra" w:date="2023-08-30T16:55:00Z">
              <w:tcPr>
                <w:tcW w:w="1719" w:type="dxa"/>
                <w:gridSpan w:val="2"/>
                <w:tcBorders>
                  <w:top w:val="nil"/>
                  <w:left w:val="nil"/>
                  <w:bottom w:val="nil"/>
                  <w:right w:val="nil"/>
                </w:tcBorders>
                <w:shd w:val="clear" w:color="auto" w:fill="auto"/>
                <w:noWrap/>
                <w:vAlign w:val="bottom"/>
              </w:tcPr>
            </w:tcPrChange>
          </w:tcPr>
          <w:p w14:paraId="52CD4D0F" w14:textId="230232C7" w:rsidR="00F604D1" w:rsidRPr="00485DA1" w:rsidDel="00F604D1" w:rsidRDefault="00F604D1" w:rsidP="0051314B">
            <w:pPr>
              <w:spacing w:line="360" w:lineRule="auto"/>
              <w:rPr>
                <w:del w:id="2265" w:author="Bas Hofstra" w:date="2023-08-30T16:15:00Z"/>
                <w:color w:val="000000"/>
                <w:sz w:val="20"/>
                <w:szCs w:val="20"/>
              </w:rPr>
              <w:pPrChange w:id="2266" w:author="Bas Hofstra" w:date="2023-08-30T16:26:00Z">
                <w:pPr/>
              </w:pPrChange>
            </w:pPr>
            <w:del w:id="2267" w:author="Bas Hofstra" w:date="2023-08-30T16:15:00Z">
              <w:r w:rsidRPr="00485DA1" w:rsidDel="00C56D30">
                <w:rPr>
                  <w:color w:val="000000"/>
                  <w:sz w:val="20"/>
                  <w:szCs w:val="20"/>
                </w:rPr>
                <w:delText>5.6</w:delText>
              </w:r>
            </w:del>
          </w:p>
        </w:tc>
        <w:tc>
          <w:tcPr>
            <w:tcW w:w="1028" w:type="dxa"/>
            <w:gridSpan w:val="3"/>
            <w:tcBorders>
              <w:top w:val="nil"/>
              <w:left w:val="nil"/>
              <w:bottom w:val="nil"/>
              <w:right w:val="nil"/>
            </w:tcBorders>
            <w:shd w:val="clear" w:color="auto" w:fill="auto"/>
            <w:noWrap/>
            <w:vAlign w:val="bottom"/>
            <w:tcPrChange w:id="2268" w:author="Bas Hofstra" w:date="2023-08-30T16:55:00Z">
              <w:tcPr>
                <w:tcW w:w="1145" w:type="dxa"/>
                <w:gridSpan w:val="2"/>
                <w:tcBorders>
                  <w:top w:val="nil"/>
                  <w:left w:val="nil"/>
                  <w:bottom w:val="nil"/>
                  <w:right w:val="nil"/>
                </w:tcBorders>
                <w:shd w:val="clear" w:color="auto" w:fill="auto"/>
                <w:noWrap/>
                <w:vAlign w:val="bottom"/>
              </w:tcPr>
            </w:tcPrChange>
          </w:tcPr>
          <w:p w14:paraId="29120793" w14:textId="2662CE57" w:rsidR="00F604D1" w:rsidRPr="00485DA1" w:rsidDel="00F604D1" w:rsidRDefault="00F604D1" w:rsidP="0051314B">
            <w:pPr>
              <w:spacing w:line="360" w:lineRule="auto"/>
              <w:rPr>
                <w:del w:id="2269" w:author="Bas Hofstra" w:date="2023-08-30T16:15:00Z"/>
                <w:color w:val="000000"/>
                <w:sz w:val="20"/>
                <w:szCs w:val="20"/>
              </w:rPr>
              <w:pPrChange w:id="2270" w:author="Bas Hofstra" w:date="2023-08-30T16:26:00Z">
                <w:pPr/>
              </w:pPrChange>
            </w:pPr>
            <w:del w:id="2271" w:author="Bas Hofstra" w:date="2023-08-30T16:15:00Z">
              <w:r w:rsidRPr="00485DA1" w:rsidDel="00C56D30">
                <w:rPr>
                  <w:color w:val="000000"/>
                  <w:sz w:val="20"/>
                  <w:szCs w:val="20"/>
                </w:rPr>
                <w:delText>1.8</w:delText>
              </w:r>
            </w:del>
          </w:p>
        </w:tc>
        <w:tc>
          <w:tcPr>
            <w:tcW w:w="1027" w:type="dxa"/>
            <w:gridSpan w:val="2"/>
            <w:tcBorders>
              <w:top w:val="nil"/>
              <w:left w:val="nil"/>
              <w:bottom w:val="nil"/>
              <w:right w:val="nil"/>
            </w:tcBorders>
            <w:shd w:val="clear" w:color="auto" w:fill="auto"/>
            <w:noWrap/>
            <w:vAlign w:val="bottom"/>
            <w:tcPrChange w:id="2272" w:author="Bas Hofstra" w:date="2023-08-30T16:55:00Z">
              <w:tcPr>
                <w:tcW w:w="1145" w:type="dxa"/>
                <w:gridSpan w:val="2"/>
                <w:tcBorders>
                  <w:top w:val="nil"/>
                  <w:left w:val="nil"/>
                  <w:bottom w:val="nil"/>
                  <w:right w:val="nil"/>
                </w:tcBorders>
                <w:shd w:val="clear" w:color="auto" w:fill="auto"/>
                <w:noWrap/>
                <w:vAlign w:val="bottom"/>
              </w:tcPr>
            </w:tcPrChange>
          </w:tcPr>
          <w:p w14:paraId="33B9650D" w14:textId="3792B579" w:rsidR="00F604D1" w:rsidRPr="00485DA1" w:rsidDel="00F604D1" w:rsidRDefault="00F604D1" w:rsidP="0051314B">
            <w:pPr>
              <w:spacing w:line="360" w:lineRule="auto"/>
              <w:rPr>
                <w:del w:id="2273" w:author="Bas Hofstra" w:date="2023-08-30T16:15:00Z"/>
                <w:color w:val="000000"/>
                <w:sz w:val="20"/>
                <w:szCs w:val="20"/>
              </w:rPr>
              <w:pPrChange w:id="2274" w:author="Bas Hofstra" w:date="2023-08-30T16:26:00Z">
                <w:pPr/>
              </w:pPrChange>
            </w:pPr>
            <w:del w:id="2275" w:author="Bas Hofstra" w:date="2023-08-30T16:15:00Z">
              <w:r w:rsidRPr="00485DA1" w:rsidDel="00C56D30">
                <w:rPr>
                  <w:color w:val="000000"/>
                  <w:sz w:val="20"/>
                  <w:szCs w:val="20"/>
                </w:rPr>
                <w:delText>8.8</w:delText>
              </w:r>
            </w:del>
          </w:p>
        </w:tc>
      </w:tr>
      <w:tr w:rsidR="00A10EDE" w:rsidRPr="00485DA1" w:rsidDel="00F604D1" w14:paraId="5FDB7080" w14:textId="77777777" w:rsidTr="00BA4F35">
        <w:trPr>
          <w:trHeight w:hRule="exact" w:val="255"/>
          <w:del w:id="2276" w:author="Bas Hofstra" w:date="2023-08-30T16:15:00Z"/>
          <w:trPrChange w:id="2277" w:author="Bas Hofstra" w:date="2023-08-30T16:55:00Z">
            <w:trPr>
              <w:trHeight w:hRule="exact" w:val="255"/>
            </w:trPr>
          </w:trPrChange>
        </w:trPr>
        <w:tc>
          <w:tcPr>
            <w:tcW w:w="2006" w:type="dxa"/>
            <w:tcBorders>
              <w:top w:val="nil"/>
              <w:left w:val="nil"/>
              <w:bottom w:val="nil"/>
              <w:right w:val="nil"/>
            </w:tcBorders>
            <w:shd w:val="clear" w:color="auto" w:fill="auto"/>
            <w:noWrap/>
            <w:vAlign w:val="bottom"/>
            <w:tcPrChange w:id="2278" w:author="Bas Hofstra" w:date="2023-08-30T16:55:00Z">
              <w:tcPr>
                <w:tcW w:w="2268" w:type="dxa"/>
                <w:tcBorders>
                  <w:top w:val="nil"/>
                  <w:left w:val="nil"/>
                  <w:bottom w:val="nil"/>
                  <w:right w:val="nil"/>
                </w:tcBorders>
                <w:shd w:val="clear" w:color="auto" w:fill="auto"/>
                <w:noWrap/>
                <w:vAlign w:val="bottom"/>
              </w:tcPr>
            </w:tcPrChange>
          </w:tcPr>
          <w:p w14:paraId="752E9A0C" w14:textId="0C6B652E" w:rsidR="00F604D1" w:rsidRPr="00485DA1" w:rsidDel="00F604D1" w:rsidRDefault="00F604D1" w:rsidP="0051314B">
            <w:pPr>
              <w:spacing w:line="360" w:lineRule="auto"/>
              <w:rPr>
                <w:del w:id="2279" w:author="Bas Hofstra" w:date="2023-08-30T16:15:00Z"/>
                <w:color w:val="000000"/>
                <w:sz w:val="20"/>
                <w:szCs w:val="20"/>
              </w:rPr>
              <w:pPrChange w:id="2280" w:author="Bas Hofstra" w:date="2023-08-30T16:26:00Z">
                <w:pPr/>
              </w:pPrChange>
            </w:pPr>
            <w:del w:id="2281" w:author="Bas Hofstra" w:date="2023-08-30T16:15:00Z">
              <w:r w:rsidRPr="00485DA1" w:rsidDel="00C56D30">
                <w:rPr>
                  <w:color w:val="000000"/>
                  <w:sz w:val="20"/>
                  <w:szCs w:val="20"/>
                </w:rPr>
                <w:delText>work</w:delText>
              </w:r>
            </w:del>
          </w:p>
        </w:tc>
        <w:tc>
          <w:tcPr>
            <w:tcW w:w="1142" w:type="dxa"/>
            <w:gridSpan w:val="2"/>
            <w:tcBorders>
              <w:top w:val="nil"/>
              <w:left w:val="nil"/>
              <w:bottom w:val="nil"/>
              <w:right w:val="nil"/>
            </w:tcBorders>
            <w:shd w:val="clear" w:color="auto" w:fill="auto"/>
            <w:noWrap/>
            <w:vAlign w:val="bottom"/>
            <w:tcPrChange w:id="2282" w:author="Bas Hofstra" w:date="2023-08-30T16:55:00Z">
              <w:tcPr>
                <w:tcW w:w="1276" w:type="dxa"/>
                <w:gridSpan w:val="2"/>
                <w:tcBorders>
                  <w:top w:val="nil"/>
                  <w:left w:val="nil"/>
                  <w:bottom w:val="nil"/>
                  <w:right w:val="nil"/>
                </w:tcBorders>
                <w:shd w:val="clear" w:color="auto" w:fill="auto"/>
                <w:noWrap/>
                <w:vAlign w:val="bottom"/>
              </w:tcPr>
            </w:tcPrChange>
          </w:tcPr>
          <w:p w14:paraId="17D8B559" w14:textId="0F155015" w:rsidR="00F604D1" w:rsidRPr="00485DA1" w:rsidDel="00F604D1" w:rsidRDefault="00F604D1" w:rsidP="0051314B">
            <w:pPr>
              <w:spacing w:line="360" w:lineRule="auto"/>
              <w:rPr>
                <w:del w:id="2283" w:author="Bas Hofstra" w:date="2023-08-30T16:15:00Z"/>
                <w:color w:val="000000"/>
                <w:sz w:val="20"/>
                <w:szCs w:val="20"/>
              </w:rPr>
              <w:pPrChange w:id="2284" w:author="Bas Hofstra" w:date="2023-08-30T16:26:00Z">
                <w:pPr/>
              </w:pPrChange>
            </w:pPr>
            <w:del w:id="2285" w:author="Bas Hofstra" w:date="2023-08-30T16:15:00Z">
              <w:r w:rsidRPr="00485DA1" w:rsidDel="00C56D30">
                <w:rPr>
                  <w:color w:val="000000"/>
                  <w:sz w:val="20"/>
                  <w:szCs w:val="20"/>
                </w:rPr>
                <w:delText>1249</w:delText>
              </w:r>
            </w:del>
          </w:p>
        </w:tc>
        <w:tc>
          <w:tcPr>
            <w:tcW w:w="1625" w:type="dxa"/>
            <w:gridSpan w:val="2"/>
            <w:tcBorders>
              <w:top w:val="nil"/>
              <w:left w:val="nil"/>
              <w:bottom w:val="nil"/>
              <w:right w:val="nil"/>
            </w:tcBorders>
            <w:shd w:val="clear" w:color="auto" w:fill="auto"/>
            <w:noWrap/>
            <w:vAlign w:val="bottom"/>
            <w:tcPrChange w:id="2286" w:author="Bas Hofstra" w:date="2023-08-30T16:55:00Z">
              <w:tcPr>
                <w:tcW w:w="1825" w:type="dxa"/>
                <w:gridSpan w:val="2"/>
                <w:tcBorders>
                  <w:top w:val="nil"/>
                  <w:left w:val="nil"/>
                  <w:bottom w:val="nil"/>
                  <w:right w:val="nil"/>
                </w:tcBorders>
                <w:shd w:val="clear" w:color="auto" w:fill="auto"/>
                <w:noWrap/>
                <w:vAlign w:val="bottom"/>
              </w:tcPr>
            </w:tcPrChange>
          </w:tcPr>
          <w:p w14:paraId="6FB1DBE4" w14:textId="3FADFC36" w:rsidR="00F604D1" w:rsidRPr="00485DA1" w:rsidDel="00F604D1" w:rsidRDefault="00F604D1" w:rsidP="0051314B">
            <w:pPr>
              <w:spacing w:line="360" w:lineRule="auto"/>
              <w:rPr>
                <w:del w:id="2287" w:author="Bas Hofstra" w:date="2023-08-30T16:15:00Z"/>
                <w:color w:val="000000"/>
                <w:sz w:val="20"/>
                <w:szCs w:val="20"/>
              </w:rPr>
              <w:pPrChange w:id="2288" w:author="Bas Hofstra" w:date="2023-08-30T16:26:00Z">
                <w:pPr/>
              </w:pPrChange>
            </w:pPr>
            <w:del w:id="2289" w:author="Bas Hofstra" w:date="2023-08-30T16:15:00Z">
              <w:r w:rsidRPr="00485DA1" w:rsidDel="00C56D30">
                <w:rPr>
                  <w:color w:val="000000"/>
                  <w:sz w:val="20"/>
                  <w:szCs w:val="20"/>
                </w:rPr>
                <w:delText>0.53</w:delText>
              </w:r>
            </w:del>
          </w:p>
        </w:tc>
        <w:tc>
          <w:tcPr>
            <w:tcW w:w="942" w:type="dxa"/>
            <w:gridSpan w:val="2"/>
            <w:tcBorders>
              <w:top w:val="nil"/>
              <w:left w:val="nil"/>
              <w:bottom w:val="nil"/>
              <w:right w:val="nil"/>
            </w:tcBorders>
            <w:shd w:val="clear" w:color="auto" w:fill="auto"/>
            <w:noWrap/>
            <w:vAlign w:val="bottom"/>
            <w:tcPrChange w:id="2290" w:author="Bas Hofstra" w:date="2023-08-30T16:55:00Z">
              <w:tcPr>
                <w:tcW w:w="822" w:type="dxa"/>
                <w:tcBorders>
                  <w:top w:val="nil"/>
                  <w:left w:val="nil"/>
                  <w:bottom w:val="nil"/>
                  <w:right w:val="nil"/>
                </w:tcBorders>
                <w:shd w:val="clear" w:color="auto" w:fill="auto"/>
                <w:noWrap/>
                <w:vAlign w:val="bottom"/>
              </w:tcPr>
            </w:tcPrChange>
          </w:tcPr>
          <w:p w14:paraId="154D9B63" w14:textId="10B18181" w:rsidR="00F604D1" w:rsidRPr="00485DA1" w:rsidDel="00F604D1" w:rsidRDefault="00F604D1" w:rsidP="0051314B">
            <w:pPr>
              <w:spacing w:line="360" w:lineRule="auto"/>
              <w:rPr>
                <w:del w:id="2291" w:author="Bas Hofstra" w:date="2023-08-30T16:15:00Z"/>
                <w:color w:val="000000"/>
                <w:sz w:val="20"/>
                <w:szCs w:val="20"/>
              </w:rPr>
              <w:pPrChange w:id="2292" w:author="Bas Hofstra" w:date="2023-08-30T16:26:00Z">
                <w:pPr/>
              </w:pPrChange>
            </w:pPr>
            <w:del w:id="2293" w:author="Bas Hofstra" w:date="2023-08-30T16:15:00Z">
              <w:r w:rsidRPr="00485DA1" w:rsidDel="00C56D30">
                <w:rPr>
                  <w:color w:val="000000"/>
                  <w:sz w:val="20"/>
                  <w:szCs w:val="20"/>
                </w:rPr>
                <w:delText>0.5</w:delText>
              </w:r>
            </w:del>
          </w:p>
        </w:tc>
        <w:tc>
          <w:tcPr>
            <w:tcW w:w="1529" w:type="dxa"/>
            <w:gridSpan w:val="2"/>
            <w:tcBorders>
              <w:top w:val="nil"/>
              <w:left w:val="nil"/>
              <w:bottom w:val="nil"/>
              <w:right w:val="nil"/>
            </w:tcBorders>
            <w:shd w:val="clear" w:color="auto" w:fill="auto"/>
            <w:noWrap/>
            <w:vAlign w:val="bottom"/>
            <w:tcPrChange w:id="2294" w:author="Bas Hofstra" w:date="2023-08-30T16:55:00Z">
              <w:tcPr>
                <w:tcW w:w="1719" w:type="dxa"/>
                <w:gridSpan w:val="2"/>
                <w:tcBorders>
                  <w:top w:val="nil"/>
                  <w:left w:val="nil"/>
                  <w:bottom w:val="nil"/>
                  <w:right w:val="nil"/>
                </w:tcBorders>
                <w:shd w:val="clear" w:color="auto" w:fill="auto"/>
                <w:noWrap/>
                <w:vAlign w:val="bottom"/>
              </w:tcPr>
            </w:tcPrChange>
          </w:tcPr>
          <w:p w14:paraId="5D4EEB9F" w14:textId="04C1FC32" w:rsidR="00F604D1" w:rsidRPr="00485DA1" w:rsidDel="00F604D1" w:rsidRDefault="00F604D1" w:rsidP="0051314B">
            <w:pPr>
              <w:spacing w:line="360" w:lineRule="auto"/>
              <w:rPr>
                <w:del w:id="2295" w:author="Bas Hofstra" w:date="2023-08-30T16:15:00Z"/>
                <w:color w:val="000000"/>
                <w:sz w:val="20"/>
                <w:szCs w:val="20"/>
              </w:rPr>
              <w:pPrChange w:id="2296" w:author="Bas Hofstra" w:date="2023-08-30T16:26:00Z">
                <w:pPr/>
              </w:pPrChange>
            </w:pPr>
            <w:del w:id="2297" w:author="Bas Hofstra" w:date="2023-08-30T16:15:00Z">
              <w:r w:rsidRPr="00485DA1" w:rsidDel="00C56D30">
                <w:rPr>
                  <w:color w:val="000000"/>
                  <w:sz w:val="20"/>
                  <w:szCs w:val="20"/>
                </w:rPr>
                <w:delText>1</w:delText>
              </w:r>
            </w:del>
          </w:p>
        </w:tc>
        <w:tc>
          <w:tcPr>
            <w:tcW w:w="1028" w:type="dxa"/>
            <w:gridSpan w:val="3"/>
            <w:tcBorders>
              <w:top w:val="nil"/>
              <w:left w:val="nil"/>
              <w:bottom w:val="nil"/>
              <w:right w:val="nil"/>
            </w:tcBorders>
            <w:shd w:val="clear" w:color="auto" w:fill="auto"/>
            <w:noWrap/>
            <w:vAlign w:val="bottom"/>
            <w:tcPrChange w:id="2298" w:author="Bas Hofstra" w:date="2023-08-30T16:55:00Z">
              <w:tcPr>
                <w:tcW w:w="1145" w:type="dxa"/>
                <w:gridSpan w:val="2"/>
                <w:tcBorders>
                  <w:top w:val="nil"/>
                  <w:left w:val="nil"/>
                  <w:bottom w:val="nil"/>
                  <w:right w:val="nil"/>
                </w:tcBorders>
                <w:shd w:val="clear" w:color="auto" w:fill="auto"/>
                <w:noWrap/>
                <w:vAlign w:val="bottom"/>
              </w:tcPr>
            </w:tcPrChange>
          </w:tcPr>
          <w:p w14:paraId="37B2179E" w14:textId="20F4C4D6" w:rsidR="00F604D1" w:rsidRPr="00485DA1" w:rsidDel="00F604D1" w:rsidRDefault="00F604D1" w:rsidP="0051314B">
            <w:pPr>
              <w:spacing w:line="360" w:lineRule="auto"/>
              <w:rPr>
                <w:del w:id="2299" w:author="Bas Hofstra" w:date="2023-08-30T16:15:00Z"/>
                <w:color w:val="000000"/>
                <w:sz w:val="20"/>
                <w:szCs w:val="20"/>
              </w:rPr>
              <w:pPrChange w:id="2300" w:author="Bas Hofstra" w:date="2023-08-30T16:26:00Z">
                <w:pPr/>
              </w:pPrChange>
            </w:pPr>
            <w:del w:id="2301" w:author="Bas Hofstra" w:date="2023-08-30T16:15:00Z">
              <w:r w:rsidRPr="00485DA1" w:rsidDel="00C56D30">
                <w:rPr>
                  <w:color w:val="000000"/>
                  <w:sz w:val="20"/>
                  <w:szCs w:val="20"/>
                </w:rPr>
                <w:delText>0</w:delText>
              </w:r>
            </w:del>
          </w:p>
        </w:tc>
        <w:tc>
          <w:tcPr>
            <w:tcW w:w="1027" w:type="dxa"/>
            <w:gridSpan w:val="2"/>
            <w:tcBorders>
              <w:top w:val="nil"/>
              <w:left w:val="nil"/>
              <w:bottom w:val="nil"/>
              <w:right w:val="nil"/>
            </w:tcBorders>
            <w:shd w:val="clear" w:color="auto" w:fill="auto"/>
            <w:noWrap/>
            <w:vAlign w:val="bottom"/>
            <w:tcPrChange w:id="2302" w:author="Bas Hofstra" w:date="2023-08-30T16:55:00Z">
              <w:tcPr>
                <w:tcW w:w="1145" w:type="dxa"/>
                <w:gridSpan w:val="2"/>
                <w:tcBorders>
                  <w:top w:val="nil"/>
                  <w:left w:val="nil"/>
                  <w:bottom w:val="nil"/>
                  <w:right w:val="nil"/>
                </w:tcBorders>
                <w:shd w:val="clear" w:color="auto" w:fill="auto"/>
                <w:noWrap/>
                <w:vAlign w:val="bottom"/>
              </w:tcPr>
            </w:tcPrChange>
          </w:tcPr>
          <w:p w14:paraId="4640CE9B" w14:textId="693001D5" w:rsidR="00F604D1" w:rsidRPr="00485DA1" w:rsidDel="00F604D1" w:rsidRDefault="00F604D1" w:rsidP="0051314B">
            <w:pPr>
              <w:spacing w:line="360" w:lineRule="auto"/>
              <w:rPr>
                <w:del w:id="2303" w:author="Bas Hofstra" w:date="2023-08-30T16:15:00Z"/>
                <w:color w:val="000000"/>
                <w:sz w:val="20"/>
                <w:szCs w:val="20"/>
              </w:rPr>
              <w:pPrChange w:id="2304" w:author="Bas Hofstra" w:date="2023-08-30T16:26:00Z">
                <w:pPr/>
              </w:pPrChange>
            </w:pPr>
            <w:del w:id="2305" w:author="Bas Hofstra" w:date="2023-08-30T16:15:00Z">
              <w:r w:rsidRPr="00485DA1" w:rsidDel="00C56D30">
                <w:rPr>
                  <w:color w:val="000000"/>
                  <w:sz w:val="20"/>
                  <w:szCs w:val="20"/>
                </w:rPr>
                <w:delText>1</w:delText>
              </w:r>
            </w:del>
          </w:p>
        </w:tc>
      </w:tr>
      <w:tr w:rsidR="00A10EDE" w:rsidRPr="00485DA1" w:rsidDel="00F604D1" w14:paraId="0077D0C5" w14:textId="77777777" w:rsidTr="00BA4F35">
        <w:trPr>
          <w:trHeight w:hRule="exact" w:val="255"/>
          <w:del w:id="2306" w:author="Bas Hofstra" w:date="2023-08-30T16:15:00Z"/>
          <w:trPrChange w:id="2307" w:author="Bas Hofstra" w:date="2023-08-30T16:55:00Z">
            <w:trPr>
              <w:trHeight w:hRule="exact" w:val="255"/>
            </w:trPr>
          </w:trPrChange>
        </w:trPr>
        <w:tc>
          <w:tcPr>
            <w:tcW w:w="2006" w:type="dxa"/>
            <w:tcBorders>
              <w:top w:val="nil"/>
              <w:left w:val="nil"/>
              <w:bottom w:val="nil"/>
              <w:right w:val="nil"/>
            </w:tcBorders>
            <w:shd w:val="clear" w:color="auto" w:fill="auto"/>
            <w:noWrap/>
            <w:vAlign w:val="bottom"/>
            <w:tcPrChange w:id="2308" w:author="Bas Hofstra" w:date="2023-08-30T16:55:00Z">
              <w:tcPr>
                <w:tcW w:w="2268" w:type="dxa"/>
                <w:tcBorders>
                  <w:top w:val="nil"/>
                  <w:left w:val="nil"/>
                  <w:bottom w:val="nil"/>
                  <w:right w:val="nil"/>
                </w:tcBorders>
                <w:shd w:val="clear" w:color="auto" w:fill="auto"/>
                <w:noWrap/>
                <w:vAlign w:val="bottom"/>
              </w:tcPr>
            </w:tcPrChange>
          </w:tcPr>
          <w:p w14:paraId="063FD86B" w14:textId="69E72344" w:rsidR="00F604D1" w:rsidRPr="00485DA1" w:rsidDel="00F604D1" w:rsidRDefault="00F604D1" w:rsidP="0051314B">
            <w:pPr>
              <w:spacing w:line="360" w:lineRule="auto"/>
              <w:rPr>
                <w:del w:id="2309" w:author="Bas Hofstra" w:date="2023-08-30T16:15:00Z"/>
                <w:color w:val="000000"/>
                <w:sz w:val="20"/>
                <w:szCs w:val="20"/>
              </w:rPr>
              <w:pPrChange w:id="2310" w:author="Bas Hofstra" w:date="2023-08-30T16:26:00Z">
                <w:pPr/>
              </w:pPrChange>
            </w:pPr>
            <w:del w:id="2311" w:author="Bas Hofstra" w:date="2023-08-30T16:15:00Z">
              <w:r w:rsidRPr="00485DA1" w:rsidDel="00C56D30">
                <w:rPr>
                  <w:color w:val="000000"/>
                  <w:sz w:val="20"/>
                  <w:szCs w:val="20"/>
                </w:rPr>
                <w:delText>hhsize</w:delText>
              </w:r>
            </w:del>
          </w:p>
        </w:tc>
        <w:tc>
          <w:tcPr>
            <w:tcW w:w="1142" w:type="dxa"/>
            <w:gridSpan w:val="2"/>
            <w:tcBorders>
              <w:top w:val="nil"/>
              <w:left w:val="nil"/>
              <w:bottom w:val="nil"/>
              <w:right w:val="nil"/>
            </w:tcBorders>
            <w:shd w:val="clear" w:color="auto" w:fill="auto"/>
            <w:noWrap/>
            <w:vAlign w:val="bottom"/>
            <w:tcPrChange w:id="2312" w:author="Bas Hofstra" w:date="2023-08-30T16:55:00Z">
              <w:tcPr>
                <w:tcW w:w="1276" w:type="dxa"/>
                <w:gridSpan w:val="2"/>
                <w:tcBorders>
                  <w:top w:val="nil"/>
                  <w:left w:val="nil"/>
                  <w:bottom w:val="nil"/>
                  <w:right w:val="nil"/>
                </w:tcBorders>
                <w:shd w:val="clear" w:color="auto" w:fill="auto"/>
                <w:noWrap/>
                <w:vAlign w:val="bottom"/>
              </w:tcPr>
            </w:tcPrChange>
          </w:tcPr>
          <w:p w14:paraId="5A5E39AA" w14:textId="6340E103" w:rsidR="00F604D1" w:rsidRPr="00485DA1" w:rsidDel="00F604D1" w:rsidRDefault="00F604D1" w:rsidP="0051314B">
            <w:pPr>
              <w:spacing w:line="360" w:lineRule="auto"/>
              <w:rPr>
                <w:del w:id="2313" w:author="Bas Hofstra" w:date="2023-08-30T16:15:00Z"/>
                <w:color w:val="000000"/>
                <w:sz w:val="20"/>
                <w:szCs w:val="20"/>
              </w:rPr>
              <w:pPrChange w:id="2314" w:author="Bas Hofstra" w:date="2023-08-30T16:26:00Z">
                <w:pPr/>
              </w:pPrChange>
            </w:pPr>
            <w:del w:id="2315" w:author="Bas Hofstra" w:date="2023-08-30T16:15:00Z">
              <w:r w:rsidRPr="00485DA1" w:rsidDel="00C56D30">
                <w:rPr>
                  <w:color w:val="000000"/>
                  <w:sz w:val="20"/>
                  <w:szCs w:val="20"/>
                </w:rPr>
                <w:delText>1249</w:delText>
              </w:r>
            </w:del>
          </w:p>
        </w:tc>
        <w:tc>
          <w:tcPr>
            <w:tcW w:w="1625" w:type="dxa"/>
            <w:gridSpan w:val="2"/>
            <w:tcBorders>
              <w:top w:val="nil"/>
              <w:left w:val="nil"/>
              <w:bottom w:val="nil"/>
              <w:right w:val="nil"/>
            </w:tcBorders>
            <w:shd w:val="clear" w:color="auto" w:fill="auto"/>
            <w:noWrap/>
            <w:vAlign w:val="bottom"/>
            <w:tcPrChange w:id="2316" w:author="Bas Hofstra" w:date="2023-08-30T16:55:00Z">
              <w:tcPr>
                <w:tcW w:w="1825" w:type="dxa"/>
                <w:gridSpan w:val="2"/>
                <w:tcBorders>
                  <w:top w:val="nil"/>
                  <w:left w:val="nil"/>
                  <w:bottom w:val="nil"/>
                  <w:right w:val="nil"/>
                </w:tcBorders>
                <w:shd w:val="clear" w:color="auto" w:fill="auto"/>
                <w:noWrap/>
                <w:vAlign w:val="bottom"/>
              </w:tcPr>
            </w:tcPrChange>
          </w:tcPr>
          <w:p w14:paraId="6BD722D2" w14:textId="4B050CDA" w:rsidR="00F604D1" w:rsidRPr="00485DA1" w:rsidDel="00F604D1" w:rsidRDefault="00F604D1" w:rsidP="0051314B">
            <w:pPr>
              <w:spacing w:line="360" w:lineRule="auto"/>
              <w:rPr>
                <w:del w:id="2317" w:author="Bas Hofstra" w:date="2023-08-30T16:15:00Z"/>
                <w:color w:val="000000"/>
                <w:sz w:val="20"/>
                <w:szCs w:val="20"/>
              </w:rPr>
              <w:pPrChange w:id="2318" w:author="Bas Hofstra" w:date="2023-08-30T16:26:00Z">
                <w:pPr/>
              </w:pPrChange>
            </w:pPr>
            <w:del w:id="2319" w:author="Bas Hofstra" w:date="2023-08-30T16:15:00Z">
              <w:r w:rsidRPr="00485DA1" w:rsidDel="00C56D30">
                <w:rPr>
                  <w:color w:val="000000"/>
                  <w:sz w:val="20"/>
                  <w:szCs w:val="20"/>
                </w:rPr>
                <w:delText>2.13</w:delText>
              </w:r>
            </w:del>
          </w:p>
        </w:tc>
        <w:tc>
          <w:tcPr>
            <w:tcW w:w="942" w:type="dxa"/>
            <w:gridSpan w:val="2"/>
            <w:tcBorders>
              <w:top w:val="nil"/>
              <w:left w:val="nil"/>
              <w:bottom w:val="nil"/>
              <w:right w:val="nil"/>
            </w:tcBorders>
            <w:shd w:val="clear" w:color="auto" w:fill="auto"/>
            <w:noWrap/>
            <w:vAlign w:val="bottom"/>
            <w:tcPrChange w:id="2320" w:author="Bas Hofstra" w:date="2023-08-30T16:55:00Z">
              <w:tcPr>
                <w:tcW w:w="822" w:type="dxa"/>
                <w:tcBorders>
                  <w:top w:val="nil"/>
                  <w:left w:val="nil"/>
                  <w:bottom w:val="nil"/>
                  <w:right w:val="nil"/>
                </w:tcBorders>
                <w:shd w:val="clear" w:color="auto" w:fill="auto"/>
                <w:noWrap/>
                <w:vAlign w:val="bottom"/>
              </w:tcPr>
            </w:tcPrChange>
          </w:tcPr>
          <w:p w14:paraId="375FB9FE" w14:textId="1BCADC17" w:rsidR="00F604D1" w:rsidRPr="00485DA1" w:rsidDel="00F604D1" w:rsidRDefault="00F604D1" w:rsidP="0051314B">
            <w:pPr>
              <w:spacing w:line="360" w:lineRule="auto"/>
              <w:rPr>
                <w:del w:id="2321" w:author="Bas Hofstra" w:date="2023-08-30T16:15:00Z"/>
                <w:color w:val="000000"/>
                <w:sz w:val="20"/>
                <w:szCs w:val="20"/>
              </w:rPr>
              <w:pPrChange w:id="2322" w:author="Bas Hofstra" w:date="2023-08-30T16:26:00Z">
                <w:pPr/>
              </w:pPrChange>
            </w:pPr>
            <w:del w:id="2323" w:author="Bas Hofstra" w:date="2023-08-30T16:15:00Z">
              <w:r w:rsidRPr="00485DA1" w:rsidDel="00C56D30">
                <w:rPr>
                  <w:color w:val="000000"/>
                  <w:sz w:val="20"/>
                  <w:szCs w:val="20"/>
                </w:rPr>
                <w:delText>1.12</w:delText>
              </w:r>
            </w:del>
          </w:p>
        </w:tc>
        <w:tc>
          <w:tcPr>
            <w:tcW w:w="1529" w:type="dxa"/>
            <w:gridSpan w:val="2"/>
            <w:tcBorders>
              <w:top w:val="nil"/>
              <w:left w:val="nil"/>
              <w:bottom w:val="nil"/>
              <w:right w:val="nil"/>
            </w:tcBorders>
            <w:shd w:val="clear" w:color="auto" w:fill="auto"/>
            <w:noWrap/>
            <w:vAlign w:val="bottom"/>
            <w:tcPrChange w:id="2324" w:author="Bas Hofstra" w:date="2023-08-30T16:55:00Z">
              <w:tcPr>
                <w:tcW w:w="1719" w:type="dxa"/>
                <w:gridSpan w:val="2"/>
                <w:tcBorders>
                  <w:top w:val="nil"/>
                  <w:left w:val="nil"/>
                  <w:bottom w:val="nil"/>
                  <w:right w:val="nil"/>
                </w:tcBorders>
                <w:shd w:val="clear" w:color="auto" w:fill="auto"/>
                <w:noWrap/>
                <w:vAlign w:val="bottom"/>
              </w:tcPr>
            </w:tcPrChange>
          </w:tcPr>
          <w:p w14:paraId="6E6F07BB" w14:textId="506A307A" w:rsidR="00F604D1" w:rsidRPr="00485DA1" w:rsidDel="00F604D1" w:rsidRDefault="00F604D1" w:rsidP="0051314B">
            <w:pPr>
              <w:spacing w:line="360" w:lineRule="auto"/>
              <w:rPr>
                <w:del w:id="2325" w:author="Bas Hofstra" w:date="2023-08-30T16:15:00Z"/>
                <w:color w:val="000000"/>
                <w:sz w:val="20"/>
                <w:szCs w:val="20"/>
              </w:rPr>
              <w:pPrChange w:id="2326" w:author="Bas Hofstra" w:date="2023-08-30T16:26:00Z">
                <w:pPr/>
              </w:pPrChange>
            </w:pPr>
            <w:del w:id="2327" w:author="Bas Hofstra" w:date="2023-08-30T16:15:00Z">
              <w:r w:rsidRPr="00485DA1" w:rsidDel="00C56D30">
                <w:rPr>
                  <w:color w:val="000000"/>
                  <w:sz w:val="20"/>
                  <w:szCs w:val="20"/>
                </w:rPr>
                <w:delText>2</w:delText>
              </w:r>
            </w:del>
          </w:p>
        </w:tc>
        <w:tc>
          <w:tcPr>
            <w:tcW w:w="1028" w:type="dxa"/>
            <w:gridSpan w:val="3"/>
            <w:tcBorders>
              <w:top w:val="nil"/>
              <w:left w:val="nil"/>
              <w:bottom w:val="nil"/>
              <w:right w:val="nil"/>
            </w:tcBorders>
            <w:shd w:val="clear" w:color="auto" w:fill="auto"/>
            <w:noWrap/>
            <w:vAlign w:val="bottom"/>
            <w:tcPrChange w:id="2328" w:author="Bas Hofstra" w:date="2023-08-30T16:55:00Z">
              <w:tcPr>
                <w:tcW w:w="1145" w:type="dxa"/>
                <w:gridSpan w:val="2"/>
                <w:tcBorders>
                  <w:top w:val="nil"/>
                  <w:left w:val="nil"/>
                  <w:bottom w:val="nil"/>
                  <w:right w:val="nil"/>
                </w:tcBorders>
                <w:shd w:val="clear" w:color="auto" w:fill="auto"/>
                <w:noWrap/>
                <w:vAlign w:val="bottom"/>
              </w:tcPr>
            </w:tcPrChange>
          </w:tcPr>
          <w:p w14:paraId="3488958F" w14:textId="14D29529" w:rsidR="00F604D1" w:rsidRPr="00485DA1" w:rsidDel="00F604D1" w:rsidRDefault="00F604D1" w:rsidP="0051314B">
            <w:pPr>
              <w:spacing w:line="360" w:lineRule="auto"/>
              <w:rPr>
                <w:del w:id="2329" w:author="Bas Hofstra" w:date="2023-08-30T16:15:00Z"/>
                <w:color w:val="000000"/>
                <w:sz w:val="20"/>
                <w:szCs w:val="20"/>
              </w:rPr>
              <w:pPrChange w:id="2330" w:author="Bas Hofstra" w:date="2023-08-30T16:26:00Z">
                <w:pPr/>
              </w:pPrChange>
            </w:pPr>
            <w:del w:id="2331" w:author="Bas Hofstra" w:date="2023-08-30T16:15:00Z">
              <w:r w:rsidRPr="00485DA1" w:rsidDel="00C56D30">
                <w:rPr>
                  <w:color w:val="000000"/>
                  <w:sz w:val="20"/>
                  <w:szCs w:val="20"/>
                </w:rPr>
                <w:delText>1</w:delText>
              </w:r>
            </w:del>
          </w:p>
        </w:tc>
        <w:tc>
          <w:tcPr>
            <w:tcW w:w="1027" w:type="dxa"/>
            <w:gridSpan w:val="2"/>
            <w:tcBorders>
              <w:top w:val="nil"/>
              <w:left w:val="nil"/>
              <w:bottom w:val="nil"/>
              <w:right w:val="nil"/>
            </w:tcBorders>
            <w:shd w:val="clear" w:color="auto" w:fill="auto"/>
            <w:noWrap/>
            <w:vAlign w:val="bottom"/>
            <w:tcPrChange w:id="2332" w:author="Bas Hofstra" w:date="2023-08-30T16:55:00Z">
              <w:tcPr>
                <w:tcW w:w="1145" w:type="dxa"/>
                <w:gridSpan w:val="2"/>
                <w:tcBorders>
                  <w:top w:val="nil"/>
                  <w:left w:val="nil"/>
                  <w:bottom w:val="nil"/>
                  <w:right w:val="nil"/>
                </w:tcBorders>
                <w:shd w:val="clear" w:color="auto" w:fill="auto"/>
                <w:noWrap/>
                <w:vAlign w:val="bottom"/>
              </w:tcPr>
            </w:tcPrChange>
          </w:tcPr>
          <w:p w14:paraId="76DE55E7" w14:textId="6DB0FB64" w:rsidR="00F604D1" w:rsidRPr="00485DA1" w:rsidDel="00F604D1" w:rsidRDefault="00F604D1" w:rsidP="0051314B">
            <w:pPr>
              <w:spacing w:line="360" w:lineRule="auto"/>
              <w:rPr>
                <w:del w:id="2333" w:author="Bas Hofstra" w:date="2023-08-30T16:15:00Z"/>
                <w:color w:val="000000"/>
                <w:sz w:val="20"/>
                <w:szCs w:val="20"/>
              </w:rPr>
              <w:pPrChange w:id="2334" w:author="Bas Hofstra" w:date="2023-08-30T16:26:00Z">
                <w:pPr/>
              </w:pPrChange>
            </w:pPr>
            <w:del w:id="2335" w:author="Bas Hofstra" w:date="2023-08-30T16:15:00Z">
              <w:r w:rsidRPr="00485DA1" w:rsidDel="00C56D30">
                <w:rPr>
                  <w:color w:val="000000"/>
                  <w:sz w:val="20"/>
                  <w:szCs w:val="20"/>
                </w:rPr>
                <w:delText>8</w:delText>
              </w:r>
            </w:del>
          </w:p>
        </w:tc>
      </w:tr>
      <w:tr w:rsidR="00A10EDE" w:rsidRPr="00485DA1" w:rsidDel="00F604D1" w14:paraId="0F90C91F" w14:textId="77777777" w:rsidTr="00BA4F35">
        <w:trPr>
          <w:trHeight w:hRule="exact" w:val="255"/>
          <w:del w:id="2336" w:author="Bas Hofstra" w:date="2023-08-30T16:15:00Z"/>
          <w:trPrChange w:id="2337" w:author="Bas Hofstra" w:date="2023-08-30T16:55:00Z">
            <w:trPr>
              <w:trHeight w:hRule="exact" w:val="255"/>
            </w:trPr>
          </w:trPrChange>
        </w:trPr>
        <w:tc>
          <w:tcPr>
            <w:tcW w:w="2006" w:type="dxa"/>
            <w:tcBorders>
              <w:top w:val="nil"/>
              <w:left w:val="nil"/>
              <w:bottom w:val="nil"/>
              <w:right w:val="nil"/>
            </w:tcBorders>
            <w:shd w:val="clear" w:color="auto" w:fill="auto"/>
            <w:noWrap/>
            <w:vAlign w:val="bottom"/>
            <w:tcPrChange w:id="2338" w:author="Bas Hofstra" w:date="2023-08-30T16:55:00Z">
              <w:tcPr>
                <w:tcW w:w="2268" w:type="dxa"/>
                <w:tcBorders>
                  <w:top w:val="nil"/>
                  <w:left w:val="nil"/>
                  <w:bottom w:val="nil"/>
                  <w:right w:val="nil"/>
                </w:tcBorders>
                <w:shd w:val="clear" w:color="auto" w:fill="auto"/>
                <w:noWrap/>
                <w:vAlign w:val="bottom"/>
              </w:tcPr>
            </w:tcPrChange>
          </w:tcPr>
          <w:p w14:paraId="7137B92D" w14:textId="2831A697" w:rsidR="00F604D1" w:rsidRPr="00485DA1" w:rsidDel="00F604D1" w:rsidRDefault="00F604D1" w:rsidP="0051314B">
            <w:pPr>
              <w:spacing w:line="360" w:lineRule="auto"/>
              <w:rPr>
                <w:del w:id="2339" w:author="Bas Hofstra" w:date="2023-08-30T16:15:00Z"/>
                <w:color w:val="000000"/>
                <w:sz w:val="20"/>
                <w:szCs w:val="20"/>
              </w:rPr>
              <w:pPrChange w:id="2340" w:author="Bas Hofstra" w:date="2023-08-30T16:26:00Z">
                <w:pPr/>
              </w:pPrChange>
            </w:pPr>
            <w:del w:id="2341" w:author="Bas Hofstra" w:date="2023-08-30T16:15:00Z">
              <w:r w:rsidRPr="00485DA1" w:rsidDel="00C56D30">
                <w:rPr>
                  <w:color w:val="000000"/>
                  <w:sz w:val="20"/>
                  <w:szCs w:val="20"/>
                </w:rPr>
                <w:delText>neighdens</w:delText>
              </w:r>
            </w:del>
          </w:p>
        </w:tc>
        <w:tc>
          <w:tcPr>
            <w:tcW w:w="1142" w:type="dxa"/>
            <w:gridSpan w:val="2"/>
            <w:tcBorders>
              <w:top w:val="nil"/>
              <w:left w:val="nil"/>
              <w:bottom w:val="nil"/>
              <w:right w:val="nil"/>
            </w:tcBorders>
            <w:shd w:val="clear" w:color="auto" w:fill="auto"/>
            <w:noWrap/>
            <w:vAlign w:val="bottom"/>
            <w:tcPrChange w:id="2342" w:author="Bas Hofstra" w:date="2023-08-30T16:55:00Z">
              <w:tcPr>
                <w:tcW w:w="1276" w:type="dxa"/>
                <w:gridSpan w:val="2"/>
                <w:tcBorders>
                  <w:top w:val="nil"/>
                  <w:left w:val="nil"/>
                  <w:bottom w:val="nil"/>
                  <w:right w:val="nil"/>
                </w:tcBorders>
                <w:shd w:val="clear" w:color="auto" w:fill="auto"/>
                <w:noWrap/>
                <w:vAlign w:val="bottom"/>
              </w:tcPr>
            </w:tcPrChange>
          </w:tcPr>
          <w:p w14:paraId="01C7E432" w14:textId="13D0A7CE" w:rsidR="00F604D1" w:rsidRPr="00485DA1" w:rsidDel="00F604D1" w:rsidRDefault="00F604D1" w:rsidP="0051314B">
            <w:pPr>
              <w:spacing w:line="360" w:lineRule="auto"/>
              <w:rPr>
                <w:del w:id="2343" w:author="Bas Hofstra" w:date="2023-08-30T16:15:00Z"/>
                <w:color w:val="000000"/>
                <w:sz w:val="20"/>
                <w:szCs w:val="20"/>
              </w:rPr>
              <w:pPrChange w:id="2344" w:author="Bas Hofstra" w:date="2023-08-30T16:26:00Z">
                <w:pPr/>
              </w:pPrChange>
            </w:pPr>
            <w:del w:id="2345" w:author="Bas Hofstra" w:date="2023-08-30T16:15:00Z">
              <w:r w:rsidRPr="00485DA1" w:rsidDel="00C56D30">
                <w:rPr>
                  <w:color w:val="000000"/>
                  <w:sz w:val="20"/>
                  <w:szCs w:val="20"/>
                </w:rPr>
                <w:delText>1249</w:delText>
              </w:r>
            </w:del>
          </w:p>
        </w:tc>
        <w:tc>
          <w:tcPr>
            <w:tcW w:w="1625" w:type="dxa"/>
            <w:gridSpan w:val="2"/>
            <w:tcBorders>
              <w:top w:val="nil"/>
              <w:left w:val="nil"/>
              <w:bottom w:val="nil"/>
              <w:right w:val="nil"/>
            </w:tcBorders>
            <w:shd w:val="clear" w:color="auto" w:fill="auto"/>
            <w:noWrap/>
            <w:vAlign w:val="bottom"/>
            <w:tcPrChange w:id="2346" w:author="Bas Hofstra" w:date="2023-08-30T16:55:00Z">
              <w:tcPr>
                <w:tcW w:w="1825" w:type="dxa"/>
                <w:gridSpan w:val="2"/>
                <w:tcBorders>
                  <w:top w:val="nil"/>
                  <w:left w:val="nil"/>
                  <w:bottom w:val="nil"/>
                  <w:right w:val="nil"/>
                </w:tcBorders>
                <w:shd w:val="clear" w:color="auto" w:fill="auto"/>
                <w:noWrap/>
                <w:vAlign w:val="bottom"/>
              </w:tcPr>
            </w:tcPrChange>
          </w:tcPr>
          <w:p w14:paraId="6C89F48E" w14:textId="46C23F1C" w:rsidR="00F604D1" w:rsidRPr="00485DA1" w:rsidDel="00F604D1" w:rsidRDefault="00F604D1" w:rsidP="0051314B">
            <w:pPr>
              <w:spacing w:line="360" w:lineRule="auto"/>
              <w:rPr>
                <w:del w:id="2347" w:author="Bas Hofstra" w:date="2023-08-30T16:15:00Z"/>
                <w:color w:val="000000"/>
                <w:sz w:val="20"/>
                <w:szCs w:val="20"/>
              </w:rPr>
              <w:pPrChange w:id="2348" w:author="Bas Hofstra" w:date="2023-08-30T16:26:00Z">
                <w:pPr/>
              </w:pPrChange>
            </w:pPr>
            <w:del w:id="2349" w:author="Bas Hofstra" w:date="2023-08-30T16:15:00Z">
              <w:r w:rsidRPr="00485DA1" w:rsidDel="00C56D30">
                <w:rPr>
                  <w:color w:val="000000"/>
                  <w:sz w:val="20"/>
                  <w:szCs w:val="20"/>
                </w:rPr>
                <w:delText>1.88</w:delText>
              </w:r>
            </w:del>
          </w:p>
        </w:tc>
        <w:tc>
          <w:tcPr>
            <w:tcW w:w="942" w:type="dxa"/>
            <w:gridSpan w:val="2"/>
            <w:tcBorders>
              <w:top w:val="nil"/>
              <w:left w:val="nil"/>
              <w:bottom w:val="nil"/>
              <w:right w:val="nil"/>
            </w:tcBorders>
            <w:shd w:val="clear" w:color="auto" w:fill="auto"/>
            <w:noWrap/>
            <w:vAlign w:val="bottom"/>
            <w:tcPrChange w:id="2350" w:author="Bas Hofstra" w:date="2023-08-30T16:55:00Z">
              <w:tcPr>
                <w:tcW w:w="822" w:type="dxa"/>
                <w:tcBorders>
                  <w:top w:val="nil"/>
                  <w:left w:val="nil"/>
                  <w:bottom w:val="nil"/>
                  <w:right w:val="nil"/>
                </w:tcBorders>
                <w:shd w:val="clear" w:color="auto" w:fill="auto"/>
                <w:noWrap/>
                <w:vAlign w:val="bottom"/>
              </w:tcPr>
            </w:tcPrChange>
          </w:tcPr>
          <w:p w14:paraId="0377D3BE" w14:textId="24FBF4A2" w:rsidR="00F604D1" w:rsidRPr="00485DA1" w:rsidDel="00F604D1" w:rsidRDefault="00F604D1" w:rsidP="0051314B">
            <w:pPr>
              <w:spacing w:line="360" w:lineRule="auto"/>
              <w:rPr>
                <w:del w:id="2351" w:author="Bas Hofstra" w:date="2023-08-30T16:15:00Z"/>
                <w:color w:val="000000"/>
                <w:sz w:val="20"/>
                <w:szCs w:val="20"/>
              </w:rPr>
              <w:pPrChange w:id="2352" w:author="Bas Hofstra" w:date="2023-08-30T16:26:00Z">
                <w:pPr/>
              </w:pPrChange>
            </w:pPr>
            <w:del w:id="2353" w:author="Bas Hofstra" w:date="2023-08-30T16:15:00Z">
              <w:r w:rsidRPr="00485DA1" w:rsidDel="00C56D30">
                <w:rPr>
                  <w:color w:val="000000"/>
                  <w:sz w:val="20"/>
                  <w:szCs w:val="20"/>
                </w:rPr>
                <w:delText>1.62</w:delText>
              </w:r>
            </w:del>
          </w:p>
        </w:tc>
        <w:tc>
          <w:tcPr>
            <w:tcW w:w="1529" w:type="dxa"/>
            <w:gridSpan w:val="2"/>
            <w:tcBorders>
              <w:top w:val="nil"/>
              <w:left w:val="nil"/>
              <w:bottom w:val="nil"/>
              <w:right w:val="nil"/>
            </w:tcBorders>
            <w:shd w:val="clear" w:color="auto" w:fill="auto"/>
            <w:noWrap/>
            <w:vAlign w:val="bottom"/>
            <w:tcPrChange w:id="2354" w:author="Bas Hofstra" w:date="2023-08-30T16:55:00Z">
              <w:tcPr>
                <w:tcW w:w="1719" w:type="dxa"/>
                <w:gridSpan w:val="2"/>
                <w:tcBorders>
                  <w:top w:val="nil"/>
                  <w:left w:val="nil"/>
                  <w:bottom w:val="nil"/>
                  <w:right w:val="nil"/>
                </w:tcBorders>
                <w:shd w:val="clear" w:color="auto" w:fill="auto"/>
                <w:noWrap/>
                <w:vAlign w:val="bottom"/>
              </w:tcPr>
            </w:tcPrChange>
          </w:tcPr>
          <w:p w14:paraId="2702D6A6" w14:textId="70E4AE0F" w:rsidR="00F604D1" w:rsidRPr="00485DA1" w:rsidDel="00F604D1" w:rsidRDefault="00F604D1" w:rsidP="0051314B">
            <w:pPr>
              <w:spacing w:line="360" w:lineRule="auto"/>
              <w:rPr>
                <w:del w:id="2355" w:author="Bas Hofstra" w:date="2023-08-30T16:15:00Z"/>
                <w:color w:val="000000"/>
                <w:sz w:val="20"/>
                <w:szCs w:val="20"/>
              </w:rPr>
              <w:pPrChange w:id="2356" w:author="Bas Hofstra" w:date="2023-08-30T16:26:00Z">
                <w:pPr/>
              </w:pPrChange>
            </w:pPr>
            <w:del w:id="2357" w:author="Bas Hofstra" w:date="2023-08-30T16:15:00Z">
              <w:r w:rsidRPr="00485DA1" w:rsidDel="00C56D30">
                <w:rPr>
                  <w:color w:val="000000"/>
                  <w:sz w:val="20"/>
                  <w:szCs w:val="20"/>
                </w:rPr>
                <w:delText>1.49</w:delText>
              </w:r>
            </w:del>
          </w:p>
        </w:tc>
        <w:tc>
          <w:tcPr>
            <w:tcW w:w="1028" w:type="dxa"/>
            <w:gridSpan w:val="3"/>
            <w:tcBorders>
              <w:top w:val="nil"/>
              <w:left w:val="nil"/>
              <w:bottom w:val="nil"/>
              <w:right w:val="nil"/>
            </w:tcBorders>
            <w:shd w:val="clear" w:color="auto" w:fill="auto"/>
            <w:noWrap/>
            <w:vAlign w:val="bottom"/>
            <w:tcPrChange w:id="2358" w:author="Bas Hofstra" w:date="2023-08-30T16:55:00Z">
              <w:tcPr>
                <w:tcW w:w="1145" w:type="dxa"/>
                <w:gridSpan w:val="2"/>
                <w:tcBorders>
                  <w:top w:val="nil"/>
                  <w:left w:val="nil"/>
                  <w:bottom w:val="nil"/>
                  <w:right w:val="nil"/>
                </w:tcBorders>
                <w:shd w:val="clear" w:color="auto" w:fill="auto"/>
                <w:noWrap/>
                <w:vAlign w:val="bottom"/>
              </w:tcPr>
            </w:tcPrChange>
          </w:tcPr>
          <w:p w14:paraId="32F161BE" w14:textId="0FF67308" w:rsidR="00F604D1" w:rsidRPr="00485DA1" w:rsidDel="00F604D1" w:rsidRDefault="00F604D1" w:rsidP="0051314B">
            <w:pPr>
              <w:spacing w:line="360" w:lineRule="auto"/>
              <w:rPr>
                <w:del w:id="2359" w:author="Bas Hofstra" w:date="2023-08-30T16:15:00Z"/>
                <w:color w:val="000000"/>
                <w:sz w:val="20"/>
                <w:szCs w:val="20"/>
              </w:rPr>
              <w:pPrChange w:id="2360" w:author="Bas Hofstra" w:date="2023-08-30T16:26:00Z">
                <w:pPr/>
              </w:pPrChange>
            </w:pPr>
            <w:del w:id="2361" w:author="Bas Hofstra" w:date="2023-08-30T16:15:00Z">
              <w:r w:rsidRPr="00485DA1" w:rsidDel="00C56D30">
                <w:rPr>
                  <w:color w:val="000000"/>
                  <w:sz w:val="20"/>
                  <w:szCs w:val="20"/>
                </w:rPr>
                <w:delText>0.01</w:delText>
              </w:r>
            </w:del>
          </w:p>
        </w:tc>
        <w:tc>
          <w:tcPr>
            <w:tcW w:w="1027" w:type="dxa"/>
            <w:gridSpan w:val="2"/>
            <w:tcBorders>
              <w:top w:val="nil"/>
              <w:left w:val="nil"/>
              <w:bottom w:val="nil"/>
              <w:right w:val="nil"/>
            </w:tcBorders>
            <w:shd w:val="clear" w:color="auto" w:fill="auto"/>
            <w:noWrap/>
            <w:vAlign w:val="bottom"/>
            <w:tcPrChange w:id="2362" w:author="Bas Hofstra" w:date="2023-08-30T16:55:00Z">
              <w:tcPr>
                <w:tcW w:w="1145" w:type="dxa"/>
                <w:gridSpan w:val="2"/>
                <w:tcBorders>
                  <w:top w:val="nil"/>
                  <w:left w:val="nil"/>
                  <w:bottom w:val="nil"/>
                  <w:right w:val="nil"/>
                </w:tcBorders>
                <w:shd w:val="clear" w:color="auto" w:fill="auto"/>
                <w:noWrap/>
                <w:vAlign w:val="bottom"/>
              </w:tcPr>
            </w:tcPrChange>
          </w:tcPr>
          <w:p w14:paraId="713F7BC7" w14:textId="7CA7BDDD" w:rsidR="00F604D1" w:rsidRPr="00485DA1" w:rsidDel="00F604D1" w:rsidRDefault="00F604D1" w:rsidP="0051314B">
            <w:pPr>
              <w:spacing w:line="360" w:lineRule="auto"/>
              <w:rPr>
                <w:del w:id="2363" w:author="Bas Hofstra" w:date="2023-08-30T16:15:00Z"/>
                <w:color w:val="000000"/>
                <w:sz w:val="20"/>
                <w:szCs w:val="20"/>
              </w:rPr>
              <w:pPrChange w:id="2364" w:author="Bas Hofstra" w:date="2023-08-30T16:26:00Z">
                <w:pPr/>
              </w:pPrChange>
            </w:pPr>
            <w:del w:id="2365" w:author="Bas Hofstra" w:date="2023-08-30T16:15:00Z">
              <w:r w:rsidRPr="00485DA1" w:rsidDel="00C56D30">
                <w:rPr>
                  <w:color w:val="000000"/>
                  <w:sz w:val="20"/>
                  <w:szCs w:val="20"/>
                </w:rPr>
                <w:delText>10.69</w:delText>
              </w:r>
            </w:del>
          </w:p>
        </w:tc>
      </w:tr>
      <w:tr w:rsidR="00A10EDE" w:rsidRPr="00485DA1" w:rsidDel="00F604D1" w14:paraId="40805C8A" w14:textId="77777777" w:rsidTr="00BA4F35">
        <w:trPr>
          <w:trHeight w:hRule="exact" w:val="255"/>
          <w:del w:id="2366" w:author="Bas Hofstra" w:date="2023-08-30T16:15:00Z"/>
          <w:trPrChange w:id="2367" w:author="Bas Hofstra" w:date="2023-08-30T16:55:00Z">
            <w:trPr>
              <w:trHeight w:hRule="exact" w:val="255"/>
            </w:trPr>
          </w:trPrChange>
        </w:trPr>
        <w:tc>
          <w:tcPr>
            <w:tcW w:w="2006" w:type="dxa"/>
            <w:tcBorders>
              <w:top w:val="nil"/>
              <w:left w:val="nil"/>
              <w:bottom w:val="single" w:sz="4" w:space="0" w:color="auto"/>
              <w:right w:val="nil"/>
            </w:tcBorders>
            <w:shd w:val="clear" w:color="auto" w:fill="auto"/>
            <w:noWrap/>
            <w:vAlign w:val="bottom"/>
            <w:tcPrChange w:id="2368" w:author="Bas Hofstra" w:date="2023-08-30T16:55:00Z">
              <w:tcPr>
                <w:tcW w:w="2268" w:type="dxa"/>
                <w:tcBorders>
                  <w:top w:val="nil"/>
                  <w:left w:val="nil"/>
                  <w:bottom w:val="single" w:sz="4" w:space="0" w:color="auto"/>
                  <w:right w:val="nil"/>
                </w:tcBorders>
                <w:shd w:val="clear" w:color="auto" w:fill="auto"/>
                <w:noWrap/>
                <w:vAlign w:val="bottom"/>
              </w:tcPr>
            </w:tcPrChange>
          </w:tcPr>
          <w:p w14:paraId="631ECFD8" w14:textId="222F27D7" w:rsidR="00F604D1" w:rsidRPr="00485DA1" w:rsidDel="00F604D1" w:rsidRDefault="00F604D1" w:rsidP="0051314B">
            <w:pPr>
              <w:spacing w:line="360" w:lineRule="auto"/>
              <w:rPr>
                <w:del w:id="2369" w:author="Bas Hofstra" w:date="2023-08-30T16:15:00Z"/>
                <w:color w:val="000000"/>
                <w:sz w:val="20"/>
                <w:szCs w:val="20"/>
              </w:rPr>
              <w:pPrChange w:id="2370" w:author="Bas Hofstra" w:date="2023-08-30T16:26:00Z">
                <w:pPr/>
              </w:pPrChange>
            </w:pPr>
            <w:del w:id="2371" w:author="Bas Hofstra" w:date="2023-08-30T16:15:00Z">
              <w:r w:rsidRPr="00485DA1" w:rsidDel="00C56D30">
                <w:rPr>
                  <w:color w:val="000000"/>
                  <w:sz w:val="20"/>
                  <w:szCs w:val="20"/>
                </w:rPr>
                <w:delText>worthhouse</w:delText>
              </w:r>
            </w:del>
          </w:p>
        </w:tc>
        <w:tc>
          <w:tcPr>
            <w:tcW w:w="1142" w:type="dxa"/>
            <w:gridSpan w:val="2"/>
            <w:tcBorders>
              <w:top w:val="nil"/>
              <w:left w:val="nil"/>
              <w:bottom w:val="single" w:sz="4" w:space="0" w:color="auto"/>
              <w:right w:val="nil"/>
            </w:tcBorders>
            <w:shd w:val="clear" w:color="auto" w:fill="auto"/>
            <w:noWrap/>
            <w:vAlign w:val="bottom"/>
            <w:tcPrChange w:id="2372" w:author="Bas Hofstra" w:date="2023-08-30T16:55:00Z">
              <w:tcPr>
                <w:tcW w:w="1276" w:type="dxa"/>
                <w:gridSpan w:val="2"/>
                <w:tcBorders>
                  <w:top w:val="nil"/>
                  <w:left w:val="nil"/>
                  <w:bottom w:val="single" w:sz="4" w:space="0" w:color="auto"/>
                  <w:right w:val="nil"/>
                </w:tcBorders>
                <w:shd w:val="clear" w:color="auto" w:fill="auto"/>
                <w:noWrap/>
                <w:vAlign w:val="bottom"/>
              </w:tcPr>
            </w:tcPrChange>
          </w:tcPr>
          <w:p w14:paraId="30187C51" w14:textId="061825F2" w:rsidR="00F604D1" w:rsidRPr="00485DA1" w:rsidDel="00F604D1" w:rsidRDefault="00F604D1" w:rsidP="0051314B">
            <w:pPr>
              <w:spacing w:line="360" w:lineRule="auto"/>
              <w:rPr>
                <w:del w:id="2373" w:author="Bas Hofstra" w:date="2023-08-30T16:15:00Z"/>
                <w:color w:val="000000"/>
                <w:sz w:val="20"/>
                <w:szCs w:val="20"/>
              </w:rPr>
              <w:pPrChange w:id="2374" w:author="Bas Hofstra" w:date="2023-08-30T16:26:00Z">
                <w:pPr/>
              </w:pPrChange>
            </w:pPr>
            <w:del w:id="2375" w:author="Bas Hofstra" w:date="2023-08-30T16:15:00Z">
              <w:r w:rsidRPr="00485DA1" w:rsidDel="00C56D30">
                <w:rPr>
                  <w:color w:val="000000"/>
                  <w:sz w:val="20"/>
                  <w:szCs w:val="20"/>
                </w:rPr>
                <w:delText>1249</w:delText>
              </w:r>
            </w:del>
          </w:p>
        </w:tc>
        <w:tc>
          <w:tcPr>
            <w:tcW w:w="1625" w:type="dxa"/>
            <w:gridSpan w:val="2"/>
            <w:tcBorders>
              <w:top w:val="nil"/>
              <w:left w:val="nil"/>
              <w:bottom w:val="single" w:sz="4" w:space="0" w:color="auto"/>
              <w:right w:val="nil"/>
            </w:tcBorders>
            <w:shd w:val="clear" w:color="auto" w:fill="auto"/>
            <w:noWrap/>
            <w:vAlign w:val="bottom"/>
            <w:tcPrChange w:id="2376" w:author="Bas Hofstra" w:date="2023-08-30T16:55:00Z">
              <w:tcPr>
                <w:tcW w:w="1825" w:type="dxa"/>
                <w:gridSpan w:val="2"/>
                <w:tcBorders>
                  <w:top w:val="nil"/>
                  <w:left w:val="nil"/>
                  <w:bottom w:val="single" w:sz="4" w:space="0" w:color="auto"/>
                  <w:right w:val="nil"/>
                </w:tcBorders>
                <w:shd w:val="clear" w:color="auto" w:fill="auto"/>
                <w:noWrap/>
                <w:vAlign w:val="bottom"/>
              </w:tcPr>
            </w:tcPrChange>
          </w:tcPr>
          <w:p w14:paraId="36660A04" w14:textId="67746949" w:rsidR="00F604D1" w:rsidRPr="00485DA1" w:rsidDel="00F604D1" w:rsidRDefault="00F604D1" w:rsidP="0051314B">
            <w:pPr>
              <w:spacing w:line="360" w:lineRule="auto"/>
              <w:rPr>
                <w:del w:id="2377" w:author="Bas Hofstra" w:date="2023-08-30T16:15:00Z"/>
                <w:color w:val="000000"/>
                <w:sz w:val="20"/>
                <w:szCs w:val="20"/>
              </w:rPr>
              <w:pPrChange w:id="2378" w:author="Bas Hofstra" w:date="2023-08-30T16:26:00Z">
                <w:pPr/>
              </w:pPrChange>
            </w:pPr>
            <w:del w:id="2379" w:author="Bas Hofstra" w:date="2023-08-30T16:15:00Z">
              <w:r w:rsidRPr="00485DA1" w:rsidDel="00C56D30">
                <w:rPr>
                  <w:color w:val="000000"/>
                  <w:sz w:val="20"/>
                  <w:szCs w:val="20"/>
                </w:rPr>
                <w:delText>2.67</w:delText>
              </w:r>
            </w:del>
          </w:p>
        </w:tc>
        <w:tc>
          <w:tcPr>
            <w:tcW w:w="942" w:type="dxa"/>
            <w:gridSpan w:val="2"/>
            <w:tcBorders>
              <w:top w:val="nil"/>
              <w:left w:val="nil"/>
              <w:bottom w:val="single" w:sz="4" w:space="0" w:color="auto"/>
              <w:right w:val="nil"/>
            </w:tcBorders>
            <w:shd w:val="clear" w:color="auto" w:fill="auto"/>
            <w:noWrap/>
            <w:vAlign w:val="bottom"/>
            <w:tcPrChange w:id="2380" w:author="Bas Hofstra" w:date="2023-08-30T16:55:00Z">
              <w:tcPr>
                <w:tcW w:w="822" w:type="dxa"/>
                <w:tcBorders>
                  <w:top w:val="nil"/>
                  <w:left w:val="nil"/>
                  <w:bottom w:val="single" w:sz="4" w:space="0" w:color="auto"/>
                  <w:right w:val="nil"/>
                </w:tcBorders>
                <w:shd w:val="clear" w:color="auto" w:fill="auto"/>
                <w:noWrap/>
                <w:vAlign w:val="bottom"/>
              </w:tcPr>
            </w:tcPrChange>
          </w:tcPr>
          <w:p w14:paraId="039B0616" w14:textId="77F81472" w:rsidR="00F604D1" w:rsidRPr="00485DA1" w:rsidDel="00F604D1" w:rsidRDefault="00F604D1" w:rsidP="0051314B">
            <w:pPr>
              <w:spacing w:line="360" w:lineRule="auto"/>
              <w:rPr>
                <w:del w:id="2381" w:author="Bas Hofstra" w:date="2023-08-30T16:15:00Z"/>
                <w:color w:val="000000"/>
                <w:sz w:val="20"/>
                <w:szCs w:val="20"/>
              </w:rPr>
              <w:pPrChange w:id="2382" w:author="Bas Hofstra" w:date="2023-08-30T16:26:00Z">
                <w:pPr/>
              </w:pPrChange>
            </w:pPr>
            <w:del w:id="2383" w:author="Bas Hofstra" w:date="2023-08-30T16:15:00Z">
              <w:r w:rsidRPr="00485DA1" w:rsidDel="00C56D30">
                <w:rPr>
                  <w:color w:val="000000"/>
                  <w:sz w:val="20"/>
                  <w:szCs w:val="20"/>
                </w:rPr>
                <w:delText>0.89</w:delText>
              </w:r>
            </w:del>
          </w:p>
        </w:tc>
        <w:tc>
          <w:tcPr>
            <w:tcW w:w="1529" w:type="dxa"/>
            <w:gridSpan w:val="2"/>
            <w:tcBorders>
              <w:top w:val="nil"/>
              <w:left w:val="nil"/>
              <w:bottom w:val="single" w:sz="4" w:space="0" w:color="auto"/>
              <w:right w:val="nil"/>
            </w:tcBorders>
            <w:shd w:val="clear" w:color="auto" w:fill="auto"/>
            <w:noWrap/>
            <w:vAlign w:val="bottom"/>
            <w:tcPrChange w:id="2384" w:author="Bas Hofstra" w:date="2023-08-30T16:55:00Z">
              <w:tcPr>
                <w:tcW w:w="1719" w:type="dxa"/>
                <w:gridSpan w:val="2"/>
                <w:tcBorders>
                  <w:top w:val="nil"/>
                  <w:left w:val="nil"/>
                  <w:bottom w:val="single" w:sz="4" w:space="0" w:color="auto"/>
                  <w:right w:val="nil"/>
                </w:tcBorders>
                <w:shd w:val="clear" w:color="auto" w:fill="auto"/>
                <w:noWrap/>
                <w:vAlign w:val="bottom"/>
              </w:tcPr>
            </w:tcPrChange>
          </w:tcPr>
          <w:p w14:paraId="6D452A2B" w14:textId="03354E15" w:rsidR="00F604D1" w:rsidRPr="00485DA1" w:rsidDel="00F604D1" w:rsidRDefault="00F604D1" w:rsidP="0051314B">
            <w:pPr>
              <w:spacing w:line="360" w:lineRule="auto"/>
              <w:rPr>
                <w:del w:id="2385" w:author="Bas Hofstra" w:date="2023-08-30T16:15:00Z"/>
                <w:color w:val="000000"/>
                <w:sz w:val="20"/>
                <w:szCs w:val="20"/>
              </w:rPr>
              <w:pPrChange w:id="2386" w:author="Bas Hofstra" w:date="2023-08-30T16:26:00Z">
                <w:pPr/>
              </w:pPrChange>
            </w:pPr>
            <w:del w:id="2387" w:author="Bas Hofstra" w:date="2023-08-30T16:15:00Z">
              <w:r w:rsidRPr="00485DA1" w:rsidDel="00C56D30">
                <w:rPr>
                  <w:color w:val="000000"/>
                  <w:sz w:val="20"/>
                  <w:szCs w:val="20"/>
                </w:rPr>
                <w:delText>2.54</w:delText>
              </w:r>
            </w:del>
          </w:p>
        </w:tc>
        <w:tc>
          <w:tcPr>
            <w:tcW w:w="1028" w:type="dxa"/>
            <w:gridSpan w:val="3"/>
            <w:tcBorders>
              <w:top w:val="nil"/>
              <w:left w:val="nil"/>
              <w:bottom w:val="single" w:sz="4" w:space="0" w:color="auto"/>
              <w:right w:val="nil"/>
            </w:tcBorders>
            <w:shd w:val="clear" w:color="auto" w:fill="auto"/>
            <w:noWrap/>
            <w:vAlign w:val="bottom"/>
            <w:tcPrChange w:id="2388" w:author="Bas Hofstra" w:date="2023-08-30T16:55:00Z">
              <w:tcPr>
                <w:tcW w:w="1145" w:type="dxa"/>
                <w:gridSpan w:val="2"/>
                <w:tcBorders>
                  <w:top w:val="nil"/>
                  <w:left w:val="nil"/>
                  <w:bottom w:val="single" w:sz="4" w:space="0" w:color="auto"/>
                  <w:right w:val="nil"/>
                </w:tcBorders>
                <w:shd w:val="clear" w:color="auto" w:fill="auto"/>
                <w:noWrap/>
                <w:vAlign w:val="bottom"/>
              </w:tcPr>
            </w:tcPrChange>
          </w:tcPr>
          <w:p w14:paraId="116FABF6" w14:textId="2F012810" w:rsidR="00F604D1" w:rsidRPr="00485DA1" w:rsidDel="00F604D1" w:rsidRDefault="00F604D1" w:rsidP="0051314B">
            <w:pPr>
              <w:spacing w:line="360" w:lineRule="auto"/>
              <w:rPr>
                <w:del w:id="2389" w:author="Bas Hofstra" w:date="2023-08-30T16:15:00Z"/>
                <w:color w:val="000000"/>
                <w:sz w:val="20"/>
                <w:szCs w:val="20"/>
              </w:rPr>
              <w:pPrChange w:id="2390" w:author="Bas Hofstra" w:date="2023-08-30T16:26:00Z">
                <w:pPr/>
              </w:pPrChange>
            </w:pPr>
            <w:del w:id="2391" w:author="Bas Hofstra" w:date="2023-08-30T16:15:00Z">
              <w:r w:rsidRPr="00485DA1" w:rsidDel="00C56D30">
                <w:rPr>
                  <w:color w:val="000000"/>
                  <w:sz w:val="20"/>
                  <w:szCs w:val="20"/>
                </w:rPr>
                <w:delText>0.95</w:delText>
              </w:r>
            </w:del>
          </w:p>
        </w:tc>
        <w:tc>
          <w:tcPr>
            <w:tcW w:w="1027" w:type="dxa"/>
            <w:gridSpan w:val="2"/>
            <w:tcBorders>
              <w:top w:val="nil"/>
              <w:left w:val="nil"/>
              <w:bottom w:val="single" w:sz="4" w:space="0" w:color="auto"/>
              <w:right w:val="nil"/>
            </w:tcBorders>
            <w:shd w:val="clear" w:color="auto" w:fill="auto"/>
            <w:noWrap/>
            <w:vAlign w:val="bottom"/>
            <w:tcPrChange w:id="2392" w:author="Bas Hofstra" w:date="2023-08-30T16:55:00Z">
              <w:tcPr>
                <w:tcW w:w="1145" w:type="dxa"/>
                <w:gridSpan w:val="2"/>
                <w:tcBorders>
                  <w:top w:val="nil"/>
                  <w:left w:val="nil"/>
                  <w:bottom w:val="single" w:sz="4" w:space="0" w:color="auto"/>
                  <w:right w:val="nil"/>
                </w:tcBorders>
                <w:shd w:val="clear" w:color="auto" w:fill="auto"/>
                <w:noWrap/>
                <w:vAlign w:val="bottom"/>
              </w:tcPr>
            </w:tcPrChange>
          </w:tcPr>
          <w:p w14:paraId="0424A50F" w14:textId="5A6ABCA3" w:rsidR="00F604D1" w:rsidRPr="00485DA1" w:rsidDel="00F604D1" w:rsidRDefault="00F604D1" w:rsidP="0051314B">
            <w:pPr>
              <w:spacing w:line="360" w:lineRule="auto"/>
              <w:rPr>
                <w:del w:id="2393" w:author="Bas Hofstra" w:date="2023-08-30T16:15:00Z"/>
                <w:color w:val="000000"/>
                <w:sz w:val="20"/>
                <w:szCs w:val="20"/>
              </w:rPr>
              <w:pPrChange w:id="2394" w:author="Bas Hofstra" w:date="2023-08-30T16:26:00Z">
                <w:pPr/>
              </w:pPrChange>
            </w:pPr>
            <w:del w:id="2395" w:author="Bas Hofstra" w:date="2023-08-30T16:15:00Z">
              <w:r w:rsidRPr="00485DA1" w:rsidDel="00C56D30">
                <w:rPr>
                  <w:color w:val="000000"/>
                  <w:sz w:val="20"/>
                  <w:szCs w:val="20"/>
                </w:rPr>
                <w:delText>9.96</w:delText>
              </w:r>
            </w:del>
          </w:p>
        </w:tc>
      </w:tr>
    </w:tbl>
    <w:p w14:paraId="4C6A941A" w14:textId="41706DE4" w:rsidR="00A258BD" w:rsidRDefault="00A258BD">
      <w:pPr>
        <w:spacing w:line="360" w:lineRule="auto"/>
        <w:rPr>
          <w:ins w:id="2396" w:author="Bas Hofstra" w:date="2023-08-30T16:55:00Z"/>
          <w:rFonts w:ascii="Times" w:hAnsi="Times"/>
          <w:color w:val="000000"/>
          <w:lang w:val="nl-NL"/>
        </w:rPr>
      </w:pPr>
    </w:p>
    <w:p w14:paraId="01490030" w14:textId="77777777" w:rsidR="00BA4F35" w:rsidRDefault="00BA4F35">
      <w:pPr>
        <w:spacing w:line="360" w:lineRule="auto"/>
        <w:rPr>
          <w:ins w:id="2397" w:author="Bas Hofstra" w:date="2023-08-30T16:48:00Z"/>
          <w:rFonts w:ascii="Times" w:hAnsi="Times"/>
          <w:color w:val="000000"/>
          <w:lang w:val="nl-NL"/>
        </w:rPr>
      </w:pPr>
    </w:p>
    <w:tbl>
      <w:tblPr>
        <w:tblpPr w:leftFromText="180" w:rightFromText="180" w:vertAnchor="text" w:tblpY="1"/>
        <w:tblOverlap w:val="never"/>
        <w:tblW w:w="9038" w:type="dxa"/>
        <w:tblLayout w:type="fixed"/>
        <w:tblLook w:val="04A0" w:firstRow="1" w:lastRow="0" w:firstColumn="1" w:lastColumn="0" w:noHBand="0" w:noVBand="1"/>
        <w:tblPrChange w:id="2398" w:author="Bas Hofstra" w:date="2023-08-30T16:54:00Z">
          <w:tblPr>
            <w:tblpPr w:leftFromText="180" w:rightFromText="180" w:vertAnchor="text" w:tblpY="1"/>
            <w:tblOverlap w:val="never"/>
            <w:tblW w:w="9051" w:type="dxa"/>
            <w:tblLayout w:type="fixed"/>
            <w:tblLook w:val="04A0" w:firstRow="1" w:lastRow="0" w:firstColumn="1" w:lastColumn="0" w:noHBand="0" w:noVBand="1"/>
          </w:tblPr>
        </w:tblPrChange>
      </w:tblPr>
      <w:tblGrid>
        <w:gridCol w:w="1535"/>
        <w:gridCol w:w="1230"/>
        <w:gridCol w:w="1230"/>
        <w:gridCol w:w="1230"/>
        <w:gridCol w:w="1230"/>
        <w:gridCol w:w="1213"/>
        <w:gridCol w:w="160"/>
        <w:gridCol w:w="1210"/>
        <w:tblGridChange w:id="2399">
          <w:tblGrid>
            <w:gridCol w:w="1535"/>
            <w:gridCol w:w="1230"/>
            <w:gridCol w:w="1230"/>
            <w:gridCol w:w="1230"/>
            <w:gridCol w:w="1230"/>
            <w:gridCol w:w="1205"/>
            <w:gridCol w:w="168"/>
            <w:gridCol w:w="1210"/>
            <w:gridCol w:w="32"/>
          </w:tblGrid>
        </w:tblGridChange>
      </w:tblGrid>
      <w:tr w:rsidR="00A10EDE" w:rsidRPr="00A258BD" w14:paraId="607B3A12" w14:textId="77777777" w:rsidTr="00A10EDE">
        <w:trPr>
          <w:gridAfter w:val="2"/>
          <w:wAfter w:w="1370" w:type="dxa"/>
          <w:trHeight w:val="245"/>
          <w:ins w:id="2400" w:author="Bas Hofstra" w:date="2023-08-30T16:51:00Z"/>
          <w:trPrChange w:id="2401" w:author="Bas Hofstra" w:date="2023-08-30T16:54:00Z">
            <w:trPr>
              <w:gridAfter w:val="2"/>
              <w:wAfter w:w="1391" w:type="dxa"/>
              <w:trHeight w:val="261"/>
            </w:trPr>
          </w:trPrChange>
        </w:trPr>
        <w:tc>
          <w:tcPr>
            <w:tcW w:w="7668" w:type="dxa"/>
            <w:gridSpan w:val="6"/>
            <w:tcBorders>
              <w:left w:val="nil"/>
              <w:bottom w:val="single" w:sz="4" w:space="0" w:color="auto"/>
              <w:right w:val="nil"/>
            </w:tcBorders>
            <w:shd w:val="clear" w:color="auto" w:fill="auto"/>
            <w:noWrap/>
            <w:vAlign w:val="bottom"/>
            <w:tcPrChange w:id="2402" w:author="Bas Hofstra" w:date="2023-08-30T16:54:00Z">
              <w:tcPr>
                <w:tcW w:w="7660" w:type="dxa"/>
                <w:gridSpan w:val="6"/>
                <w:tcBorders>
                  <w:left w:val="nil"/>
                  <w:bottom w:val="single" w:sz="4" w:space="0" w:color="auto"/>
                  <w:right w:val="nil"/>
                </w:tcBorders>
                <w:shd w:val="clear" w:color="auto" w:fill="auto"/>
                <w:noWrap/>
                <w:vAlign w:val="bottom"/>
              </w:tcPr>
            </w:tcPrChange>
          </w:tcPr>
          <w:p w14:paraId="6C532967" w14:textId="21EC22FA" w:rsidR="00A10EDE" w:rsidRPr="00A258BD" w:rsidRDefault="00A10EDE" w:rsidP="00A10EDE">
            <w:pPr>
              <w:rPr>
                <w:ins w:id="2403" w:author="Bas Hofstra" w:date="2023-08-30T16:51:00Z"/>
                <w:sz w:val="20"/>
                <w:szCs w:val="20"/>
                <w:rPrChange w:id="2404" w:author="Bas Hofstra" w:date="2023-08-30T16:48:00Z">
                  <w:rPr>
                    <w:ins w:id="2405" w:author="Bas Hofstra" w:date="2023-08-30T16:51:00Z"/>
                    <w:sz w:val="20"/>
                    <w:szCs w:val="20"/>
                  </w:rPr>
                </w:rPrChange>
              </w:rPr>
              <w:pPrChange w:id="2406" w:author="Bas Hofstra" w:date="2023-08-30T16:52:00Z">
                <w:pPr/>
              </w:pPrChange>
            </w:pPr>
            <w:ins w:id="2407" w:author="Bas Hofstra" w:date="2023-08-30T16:51:00Z">
              <w:r>
                <w:rPr>
                  <w:sz w:val="20"/>
                  <w:szCs w:val="20"/>
                </w:rPr>
                <w:t xml:space="preserve">Table </w:t>
              </w:r>
            </w:ins>
            <w:ins w:id="2408" w:author="Bas Hofstra" w:date="2023-08-30T16:52:00Z">
              <w:r w:rsidRPr="00CA6570">
                <w:rPr>
                  <w:sz w:val="20"/>
                  <w:szCs w:val="20"/>
                  <w:highlight w:val="red"/>
                  <w:rPrChange w:id="2409" w:author="Bas Hofstra" w:date="2023-08-30T17:06:00Z">
                    <w:rPr>
                      <w:sz w:val="20"/>
                      <w:szCs w:val="20"/>
                    </w:rPr>
                  </w:rPrChange>
                </w:rPr>
                <w:t>2</w:t>
              </w:r>
              <w:r>
                <w:rPr>
                  <w:sz w:val="20"/>
                  <w:szCs w:val="20"/>
                </w:rPr>
                <w:t xml:space="preserve">. </w:t>
              </w:r>
              <w:r w:rsidRPr="00A10EDE">
                <w:rPr>
                  <w:i/>
                  <w:sz w:val="20"/>
                  <w:szCs w:val="20"/>
                  <w:rPrChange w:id="2410" w:author="Bas Hofstra" w:date="2023-08-30T16:53:00Z">
                    <w:rPr>
                      <w:sz w:val="20"/>
                      <w:szCs w:val="20"/>
                    </w:rPr>
                  </w:rPrChange>
                </w:rPr>
                <w:t>Correlations between variables (</w:t>
              </w:r>
            </w:ins>
            <w:ins w:id="2411" w:author="Bas Hofstra" w:date="2023-08-30T16:56:00Z">
              <w:r w:rsidR="00BA4F35" w:rsidRPr="00F628CA">
                <w:rPr>
                  <w:i/>
                  <w:sz w:val="20"/>
                  <w:szCs w:val="20"/>
                </w:rPr>
                <w:t>binary</w:t>
              </w:r>
              <w:r w:rsidR="00BA4F35">
                <w:rPr>
                  <w:i/>
                  <w:sz w:val="20"/>
                  <w:szCs w:val="20"/>
                </w:rPr>
                <w:t xml:space="preserve">, </w:t>
              </w:r>
            </w:ins>
            <w:ins w:id="2412" w:author="Bas Hofstra" w:date="2023-08-30T16:52:00Z">
              <w:r w:rsidRPr="00A10EDE">
                <w:rPr>
                  <w:i/>
                  <w:sz w:val="20"/>
                  <w:szCs w:val="20"/>
                  <w:rPrChange w:id="2413" w:author="Bas Hofstra" w:date="2023-08-30T16:53:00Z">
                    <w:rPr>
                      <w:sz w:val="20"/>
                      <w:szCs w:val="20"/>
                    </w:rPr>
                  </w:rPrChange>
                </w:rPr>
                <w:t>ordinal, or continuous)</w:t>
              </w:r>
            </w:ins>
          </w:p>
        </w:tc>
      </w:tr>
      <w:tr w:rsidR="00A10EDE" w:rsidRPr="00A258BD" w14:paraId="4D4D4E75" w14:textId="77777777" w:rsidTr="00A10EDE">
        <w:trPr>
          <w:trHeight w:val="245"/>
          <w:ins w:id="2414" w:author="Bas Hofstra" w:date="2023-08-30T16:48:00Z"/>
        </w:trPr>
        <w:tc>
          <w:tcPr>
            <w:tcW w:w="1535" w:type="dxa"/>
            <w:tcBorders>
              <w:top w:val="single" w:sz="4" w:space="0" w:color="auto"/>
              <w:left w:val="nil"/>
              <w:bottom w:val="single" w:sz="4" w:space="0" w:color="auto"/>
              <w:right w:val="nil"/>
            </w:tcBorders>
            <w:shd w:val="clear" w:color="auto" w:fill="auto"/>
            <w:noWrap/>
            <w:vAlign w:val="bottom"/>
            <w:hideMark/>
          </w:tcPr>
          <w:p w14:paraId="69E4CB13" w14:textId="77777777" w:rsidR="00A258BD" w:rsidRPr="00A258BD" w:rsidRDefault="00A258BD" w:rsidP="00A10EDE">
            <w:pPr>
              <w:rPr>
                <w:ins w:id="2415" w:author="Bas Hofstra" w:date="2023-08-30T16:48:00Z"/>
                <w:sz w:val="20"/>
                <w:szCs w:val="20"/>
                <w:rPrChange w:id="2416" w:author="Bas Hofstra" w:date="2023-08-30T16:48:00Z">
                  <w:rPr>
                    <w:ins w:id="2417" w:author="Bas Hofstra" w:date="2023-08-30T16:48:00Z"/>
                  </w:rPr>
                </w:rPrChange>
              </w:rPr>
              <w:pPrChange w:id="2418" w:author="Bas Hofstra" w:date="2023-08-30T16:52:00Z">
                <w:pPr/>
              </w:pPrChange>
            </w:pPr>
          </w:p>
        </w:tc>
        <w:tc>
          <w:tcPr>
            <w:tcW w:w="1230" w:type="dxa"/>
            <w:tcBorders>
              <w:top w:val="single" w:sz="4" w:space="0" w:color="auto"/>
              <w:left w:val="nil"/>
              <w:bottom w:val="single" w:sz="4" w:space="0" w:color="auto"/>
              <w:right w:val="nil"/>
            </w:tcBorders>
            <w:shd w:val="clear" w:color="auto" w:fill="auto"/>
            <w:noWrap/>
            <w:vAlign w:val="bottom"/>
            <w:hideMark/>
          </w:tcPr>
          <w:p w14:paraId="094F76EA" w14:textId="4FE843EB" w:rsidR="00A258BD" w:rsidRPr="00A258BD" w:rsidRDefault="00A10EDE" w:rsidP="00A10EDE">
            <w:pPr>
              <w:rPr>
                <w:ins w:id="2419" w:author="Bas Hofstra" w:date="2023-08-30T16:48:00Z"/>
                <w:color w:val="000000"/>
                <w:sz w:val="20"/>
                <w:szCs w:val="20"/>
                <w:rPrChange w:id="2420" w:author="Bas Hofstra" w:date="2023-08-30T16:48:00Z">
                  <w:rPr>
                    <w:ins w:id="2421" w:author="Bas Hofstra" w:date="2023-08-30T16:48:00Z"/>
                    <w:rFonts w:ascii="Calibri" w:hAnsi="Calibri" w:cs="Calibri"/>
                    <w:color w:val="000000"/>
                  </w:rPr>
                </w:rPrChange>
              </w:rPr>
              <w:pPrChange w:id="2422" w:author="Bas Hofstra" w:date="2023-08-30T16:52:00Z">
                <w:pPr/>
              </w:pPrChange>
            </w:pPr>
            <w:ins w:id="2423" w:author="Bas Hofstra" w:date="2023-08-30T16:50:00Z">
              <w:r>
                <w:rPr>
                  <w:color w:val="000000"/>
                  <w:sz w:val="20"/>
                  <w:szCs w:val="20"/>
                </w:rPr>
                <w:t>Household size</w:t>
              </w:r>
            </w:ins>
          </w:p>
        </w:tc>
        <w:tc>
          <w:tcPr>
            <w:tcW w:w="1230" w:type="dxa"/>
            <w:tcBorders>
              <w:top w:val="single" w:sz="4" w:space="0" w:color="auto"/>
              <w:left w:val="nil"/>
              <w:bottom w:val="single" w:sz="4" w:space="0" w:color="auto"/>
              <w:right w:val="nil"/>
            </w:tcBorders>
            <w:shd w:val="clear" w:color="auto" w:fill="auto"/>
            <w:noWrap/>
            <w:vAlign w:val="bottom"/>
            <w:hideMark/>
          </w:tcPr>
          <w:p w14:paraId="4891AEC6" w14:textId="54EFAE3E" w:rsidR="00A258BD" w:rsidRPr="00A258BD" w:rsidRDefault="00A10EDE" w:rsidP="00A10EDE">
            <w:pPr>
              <w:rPr>
                <w:ins w:id="2424" w:author="Bas Hofstra" w:date="2023-08-30T16:48:00Z"/>
                <w:color w:val="000000"/>
                <w:sz w:val="20"/>
                <w:szCs w:val="20"/>
                <w:rPrChange w:id="2425" w:author="Bas Hofstra" w:date="2023-08-30T16:48:00Z">
                  <w:rPr>
                    <w:ins w:id="2426" w:author="Bas Hofstra" w:date="2023-08-30T16:48:00Z"/>
                    <w:rFonts w:ascii="Calibri" w:hAnsi="Calibri" w:cs="Calibri"/>
                    <w:color w:val="000000"/>
                  </w:rPr>
                </w:rPrChange>
              </w:rPr>
              <w:pPrChange w:id="2427" w:author="Bas Hofstra" w:date="2023-08-30T16:52:00Z">
                <w:pPr/>
              </w:pPrChange>
            </w:pPr>
            <w:ins w:id="2428" w:author="Bas Hofstra" w:date="2023-08-30T16:50:00Z">
              <w:r>
                <w:rPr>
                  <w:color w:val="000000"/>
                  <w:sz w:val="20"/>
                  <w:szCs w:val="20"/>
                </w:rPr>
                <w:t>Age /10</w:t>
              </w:r>
            </w:ins>
          </w:p>
        </w:tc>
        <w:tc>
          <w:tcPr>
            <w:tcW w:w="1230" w:type="dxa"/>
            <w:tcBorders>
              <w:top w:val="single" w:sz="4" w:space="0" w:color="auto"/>
              <w:left w:val="nil"/>
              <w:bottom w:val="single" w:sz="4" w:space="0" w:color="auto"/>
              <w:right w:val="nil"/>
            </w:tcBorders>
            <w:shd w:val="clear" w:color="auto" w:fill="auto"/>
            <w:noWrap/>
            <w:vAlign w:val="bottom"/>
            <w:hideMark/>
          </w:tcPr>
          <w:p w14:paraId="17EAAB83" w14:textId="29231222" w:rsidR="00A258BD" w:rsidRPr="00A258BD" w:rsidRDefault="00A10EDE" w:rsidP="00A10EDE">
            <w:pPr>
              <w:rPr>
                <w:ins w:id="2429" w:author="Bas Hofstra" w:date="2023-08-30T16:48:00Z"/>
                <w:color w:val="000000"/>
                <w:sz w:val="20"/>
                <w:szCs w:val="20"/>
                <w:rPrChange w:id="2430" w:author="Bas Hofstra" w:date="2023-08-30T16:48:00Z">
                  <w:rPr>
                    <w:ins w:id="2431" w:author="Bas Hofstra" w:date="2023-08-30T16:48:00Z"/>
                    <w:rFonts w:ascii="Calibri" w:hAnsi="Calibri" w:cs="Calibri"/>
                    <w:color w:val="000000"/>
                  </w:rPr>
                </w:rPrChange>
              </w:rPr>
              <w:pPrChange w:id="2432" w:author="Bas Hofstra" w:date="2023-08-30T16:52:00Z">
                <w:pPr/>
              </w:pPrChange>
            </w:pPr>
            <w:ins w:id="2433" w:author="Bas Hofstra" w:date="2023-08-30T16:51:00Z">
              <w:r>
                <w:rPr>
                  <w:color w:val="000000"/>
                  <w:sz w:val="20"/>
                  <w:szCs w:val="20"/>
                </w:rPr>
                <w:t>W</w:t>
              </w:r>
            </w:ins>
            <w:ins w:id="2434" w:author="Bas Hofstra" w:date="2023-08-30T16:48:00Z">
              <w:r w:rsidR="00A258BD" w:rsidRPr="00A258BD">
                <w:rPr>
                  <w:color w:val="000000"/>
                  <w:sz w:val="20"/>
                  <w:szCs w:val="20"/>
                  <w:rPrChange w:id="2435" w:author="Bas Hofstra" w:date="2023-08-30T16:48:00Z">
                    <w:rPr>
                      <w:rFonts w:ascii="Calibri" w:hAnsi="Calibri" w:cs="Calibri"/>
                      <w:color w:val="000000"/>
                    </w:rPr>
                  </w:rPrChange>
                </w:rPr>
                <w:t>oman</w:t>
              </w:r>
            </w:ins>
          </w:p>
        </w:tc>
        <w:tc>
          <w:tcPr>
            <w:tcW w:w="1230" w:type="dxa"/>
            <w:tcBorders>
              <w:top w:val="single" w:sz="4" w:space="0" w:color="auto"/>
              <w:left w:val="nil"/>
              <w:bottom w:val="single" w:sz="4" w:space="0" w:color="auto"/>
              <w:right w:val="nil"/>
            </w:tcBorders>
            <w:shd w:val="clear" w:color="auto" w:fill="auto"/>
            <w:noWrap/>
            <w:vAlign w:val="bottom"/>
            <w:hideMark/>
          </w:tcPr>
          <w:p w14:paraId="20C2824E" w14:textId="7DD4C7F2" w:rsidR="00A258BD" w:rsidRPr="00A258BD" w:rsidRDefault="00A10EDE" w:rsidP="00A10EDE">
            <w:pPr>
              <w:rPr>
                <w:ins w:id="2436" w:author="Bas Hofstra" w:date="2023-08-30T16:48:00Z"/>
                <w:color w:val="000000"/>
                <w:sz w:val="20"/>
                <w:szCs w:val="20"/>
                <w:rPrChange w:id="2437" w:author="Bas Hofstra" w:date="2023-08-30T16:48:00Z">
                  <w:rPr>
                    <w:ins w:id="2438" w:author="Bas Hofstra" w:date="2023-08-30T16:48:00Z"/>
                    <w:rFonts w:ascii="Calibri" w:hAnsi="Calibri" w:cs="Calibri"/>
                    <w:color w:val="000000"/>
                  </w:rPr>
                </w:rPrChange>
              </w:rPr>
              <w:pPrChange w:id="2439" w:author="Bas Hofstra" w:date="2023-08-30T16:52:00Z">
                <w:pPr/>
              </w:pPrChange>
            </w:pPr>
            <w:ins w:id="2440" w:author="Bas Hofstra" w:date="2023-08-30T16:51:00Z">
              <w:r>
                <w:rPr>
                  <w:color w:val="000000"/>
                  <w:sz w:val="20"/>
                  <w:szCs w:val="20"/>
                </w:rPr>
                <w:t>Education</w:t>
              </w:r>
            </w:ins>
          </w:p>
        </w:tc>
        <w:tc>
          <w:tcPr>
            <w:tcW w:w="1373" w:type="dxa"/>
            <w:gridSpan w:val="2"/>
            <w:tcBorders>
              <w:top w:val="single" w:sz="4" w:space="0" w:color="auto"/>
              <w:left w:val="nil"/>
              <w:bottom w:val="single" w:sz="4" w:space="0" w:color="auto"/>
              <w:right w:val="nil"/>
            </w:tcBorders>
            <w:shd w:val="clear" w:color="auto" w:fill="auto"/>
            <w:noWrap/>
            <w:vAlign w:val="bottom"/>
            <w:hideMark/>
          </w:tcPr>
          <w:p w14:paraId="610DA946" w14:textId="73E55979" w:rsidR="00A258BD" w:rsidRPr="00A258BD" w:rsidRDefault="00A10EDE" w:rsidP="00A10EDE">
            <w:pPr>
              <w:rPr>
                <w:ins w:id="2441" w:author="Bas Hofstra" w:date="2023-08-30T16:48:00Z"/>
                <w:color w:val="000000"/>
                <w:sz w:val="20"/>
                <w:szCs w:val="20"/>
                <w:rPrChange w:id="2442" w:author="Bas Hofstra" w:date="2023-08-30T16:48:00Z">
                  <w:rPr>
                    <w:ins w:id="2443" w:author="Bas Hofstra" w:date="2023-08-30T16:48:00Z"/>
                    <w:rFonts w:ascii="Calibri" w:hAnsi="Calibri" w:cs="Calibri"/>
                    <w:color w:val="000000"/>
                  </w:rPr>
                </w:rPrChange>
              </w:rPr>
              <w:pPrChange w:id="2444" w:author="Bas Hofstra" w:date="2023-08-30T16:52:00Z">
                <w:pPr/>
              </w:pPrChange>
            </w:pPr>
            <w:ins w:id="2445" w:author="Bas Hofstra" w:date="2023-08-30T16:51:00Z">
              <w:r>
                <w:rPr>
                  <w:color w:val="000000"/>
                  <w:sz w:val="20"/>
                  <w:szCs w:val="20"/>
                </w:rPr>
                <w:t>Neighborhood Density</w:t>
              </w:r>
            </w:ins>
          </w:p>
        </w:tc>
        <w:tc>
          <w:tcPr>
            <w:tcW w:w="1210" w:type="dxa"/>
            <w:tcBorders>
              <w:top w:val="single" w:sz="4" w:space="0" w:color="auto"/>
              <w:left w:val="nil"/>
              <w:bottom w:val="single" w:sz="4" w:space="0" w:color="auto"/>
              <w:right w:val="nil"/>
            </w:tcBorders>
            <w:shd w:val="clear" w:color="auto" w:fill="auto"/>
            <w:noWrap/>
            <w:vAlign w:val="bottom"/>
            <w:hideMark/>
          </w:tcPr>
          <w:p w14:paraId="6423D272" w14:textId="2618B4D3" w:rsidR="00A258BD" w:rsidRPr="00A258BD" w:rsidRDefault="00A10EDE" w:rsidP="00A10EDE">
            <w:pPr>
              <w:rPr>
                <w:ins w:id="2446" w:author="Bas Hofstra" w:date="2023-08-30T16:48:00Z"/>
                <w:color w:val="000000"/>
                <w:sz w:val="20"/>
                <w:szCs w:val="20"/>
                <w:rPrChange w:id="2447" w:author="Bas Hofstra" w:date="2023-08-30T16:48:00Z">
                  <w:rPr>
                    <w:ins w:id="2448" w:author="Bas Hofstra" w:date="2023-08-30T16:48:00Z"/>
                    <w:rFonts w:ascii="Calibri" w:hAnsi="Calibri" w:cs="Calibri"/>
                    <w:color w:val="000000"/>
                  </w:rPr>
                </w:rPrChange>
              </w:rPr>
              <w:pPrChange w:id="2449" w:author="Bas Hofstra" w:date="2023-08-30T16:52:00Z">
                <w:pPr/>
              </w:pPrChange>
            </w:pPr>
            <w:ins w:id="2450" w:author="Bas Hofstra" w:date="2023-08-30T16:51:00Z">
              <w:r>
                <w:rPr>
                  <w:color w:val="000000"/>
                  <w:sz w:val="20"/>
                  <w:szCs w:val="20"/>
                </w:rPr>
                <w:t>WOZ-values</w:t>
              </w:r>
            </w:ins>
          </w:p>
        </w:tc>
      </w:tr>
      <w:tr w:rsidR="00A10EDE" w:rsidRPr="00A258BD" w14:paraId="7348F6D4" w14:textId="77777777" w:rsidTr="00A10EDE">
        <w:trPr>
          <w:trHeight w:val="245"/>
          <w:ins w:id="2451" w:author="Bas Hofstra" w:date="2023-08-30T16:48:00Z"/>
        </w:trPr>
        <w:tc>
          <w:tcPr>
            <w:tcW w:w="1535" w:type="dxa"/>
            <w:tcBorders>
              <w:top w:val="single" w:sz="4" w:space="0" w:color="auto"/>
              <w:left w:val="nil"/>
              <w:bottom w:val="nil"/>
              <w:right w:val="nil"/>
            </w:tcBorders>
            <w:shd w:val="clear" w:color="auto" w:fill="auto"/>
            <w:noWrap/>
            <w:vAlign w:val="bottom"/>
            <w:hideMark/>
          </w:tcPr>
          <w:p w14:paraId="29C7BFB0" w14:textId="306E5B9B" w:rsidR="00A258BD" w:rsidRPr="00A258BD" w:rsidRDefault="00A258BD" w:rsidP="00A10EDE">
            <w:pPr>
              <w:rPr>
                <w:ins w:id="2452" w:author="Bas Hofstra" w:date="2023-08-30T16:48:00Z"/>
                <w:color w:val="000000"/>
                <w:sz w:val="20"/>
                <w:szCs w:val="20"/>
                <w:rPrChange w:id="2453" w:author="Bas Hofstra" w:date="2023-08-30T16:48:00Z">
                  <w:rPr>
                    <w:ins w:id="2454" w:author="Bas Hofstra" w:date="2023-08-30T16:48:00Z"/>
                    <w:rFonts w:ascii="Calibri" w:hAnsi="Calibri" w:cs="Calibri"/>
                    <w:color w:val="000000"/>
                  </w:rPr>
                </w:rPrChange>
              </w:rPr>
              <w:pPrChange w:id="2455" w:author="Bas Hofstra" w:date="2023-08-30T16:52:00Z">
                <w:pPr/>
              </w:pPrChange>
            </w:pPr>
            <w:ins w:id="2456" w:author="Bas Hofstra" w:date="2023-08-30T16:49:00Z">
              <w:r>
                <w:rPr>
                  <w:color w:val="000000"/>
                  <w:sz w:val="20"/>
                  <w:szCs w:val="20"/>
                </w:rPr>
                <w:t>W</w:t>
              </w:r>
            </w:ins>
            <w:ins w:id="2457" w:author="Bas Hofstra" w:date="2023-08-30T16:48:00Z">
              <w:r w:rsidRPr="00A258BD">
                <w:rPr>
                  <w:color w:val="000000"/>
                  <w:sz w:val="20"/>
                  <w:szCs w:val="20"/>
                  <w:rPrChange w:id="2458" w:author="Bas Hofstra" w:date="2023-08-30T16:48:00Z">
                    <w:rPr>
                      <w:rFonts w:ascii="Calibri" w:hAnsi="Calibri" w:cs="Calibri"/>
                      <w:color w:val="000000"/>
                    </w:rPr>
                  </w:rPrChange>
                </w:rPr>
                <w:t>ork</w:t>
              </w:r>
            </w:ins>
          </w:p>
        </w:tc>
        <w:tc>
          <w:tcPr>
            <w:tcW w:w="1230" w:type="dxa"/>
            <w:tcBorders>
              <w:top w:val="single" w:sz="4" w:space="0" w:color="auto"/>
              <w:left w:val="nil"/>
              <w:bottom w:val="nil"/>
              <w:right w:val="nil"/>
            </w:tcBorders>
            <w:shd w:val="clear" w:color="auto" w:fill="auto"/>
            <w:noWrap/>
            <w:vAlign w:val="bottom"/>
            <w:hideMark/>
          </w:tcPr>
          <w:p w14:paraId="6F118CF7" w14:textId="77777777" w:rsidR="00A258BD" w:rsidRPr="00A258BD" w:rsidRDefault="00A258BD" w:rsidP="00A10EDE">
            <w:pPr>
              <w:rPr>
                <w:ins w:id="2459" w:author="Bas Hofstra" w:date="2023-08-30T16:48:00Z"/>
                <w:color w:val="000000"/>
                <w:sz w:val="20"/>
                <w:szCs w:val="20"/>
                <w:rPrChange w:id="2460" w:author="Bas Hofstra" w:date="2023-08-30T16:48:00Z">
                  <w:rPr>
                    <w:ins w:id="2461" w:author="Bas Hofstra" w:date="2023-08-30T16:48:00Z"/>
                    <w:rFonts w:ascii="Calibri" w:hAnsi="Calibri" w:cs="Calibri"/>
                    <w:color w:val="000000"/>
                  </w:rPr>
                </w:rPrChange>
              </w:rPr>
              <w:pPrChange w:id="2462" w:author="Bas Hofstra" w:date="2023-08-30T16:52:00Z">
                <w:pPr>
                  <w:jc w:val="right"/>
                </w:pPr>
              </w:pPrChange>
            </w:pPr>
            <w:ins w:id="2463" w:author="Bas Hofstra" w:date="2023-08-30T16:48:00Z">
              <w:r w:rsidRPr="00A258BD">
                <w:rPr>
                  <w:color w:val="000000"/>
                  <w:sz w:val="20"/>
                  <w:szCs w:val="20"/>
                  <w:rPrChange w:id="2464" w:author="Bas Hofstra" w:date="2023-08-30T16:48:00Z">
                    <w:rPr>
                      <w:rFonts w:ascii="Calibri" w:hAnsi="Calibri" w:cs="Calibri"/>
                      <w:color w:val="000000"/>
                    </w:rPr>
                  </w:rPrChange>
                </w:rPr>
                <w:t>0.14</w:t>
              </w:r>
            </w:ins>
          </w:p>
        </w:tc>
        <w:tc>
          <w:tcPr>
            <w:tcW w:w="1230" w:type="dxa"/>
            <w:tcBorders>
              <w:top w:val="single" w:sz="4" w:space="0" w:color="auto"/>
              <w:left w:val="nil"/>
              <w:bottom w:val="nil"/>
              <w:right w:val="nil"/>
            </w:tcBorders>
            <w:shd w:val="clear" w:color="auto" w:fill="auto"/>
            <w:noWrap/>
            <w:vAlign w:val="bottom"/>
            <w:hideMark/>
          </w:tcPr>
          <w:p w14:paraId="0F59CB42" w14:textId="77777777" w:rsidR="00A258BD" w:rsidRPr="00A258BD" w:rsidRDefault="00A258BD" w:rsidP="00A10EDE">
            <w:pPr>
              <w:rPr>
                <w:ins w:id="2465" w:author="Bas Hofstra" w:date="2023-08-30T16:48:00Z"/>
                <w:color w:val="000000"/>
                <w:sz w:val="20"/>
                <w:szCs w:val="20"/>
                <w:rPrChange w:id="2466" w:author="Bas Hofstra" w:date="2023-08-30T16:48:00Z">
                  <w:rPr>
                    <w:ins w:id="2467" w:author="Bas Hofstra" w:date="2023-08-30T16:48:00Z"/>
                    <w:rFonts w:ascii="Calibri" w:hAnsi="Calibri" w:cs="Calibri"/>
                    <w:color w:val="000000"/>
                  </w:rPr>
                </w:rPrChange>
              </w:rPr>
              <w:pPrChange w:id="2468" w:author="Bas Hofstra" w:date="2023-08-30T16:52:00Z">
                <w:pPr>
                  <w:jc w:val="right"/>
                </w:pPr>
              </w:pPrChange>
            </w:pPr>
            <w:ins w:id="2469" w:author="Bas Hofstra" w:date="2023-08-30T16:48:00Z">
              <w:r w:rsidRPr="00A258BD">
                <w:rPr>
                  <w:color w:val="000000"/>
                  <w:sz w:val="20"/>
                  <w:szCs w:val="20"/>
                  <w:rPrChange w:id="2470" w:author="Bas Hofstra" w:date="2023-08-30T16:48:00Z">
                    <w:rPr>
                      <w:rFonts w:ascii="Calibri" w:hAnsi="Calibri" w:cs="Calibri"/>
                      <w:color w:val="000000"/>
                    </w:rPr>
                  </w:rPrChange>
                </w:rPr>
                <w:t>-0.39</w:t>
              </w:r>
            </w:ins>
          </w:p>
        </w:tc>
        <w:tc>
          <w:tcPr>
            <w:tcW w:w="1230" w:type="dxa"/>
            <w:tcBorders>
              <w:top w:val="single" w:sz="4" w:space="0" w:color="auto"/>
              <w:left w:val="nil"/>
              <w:bottom w:val="nil"/>
              <w:right w:val="nil"/>
            </w:tcBorders>
            <w:shd w:val="clear" w:color="auto" w:fill="auto"/>
            <w:noWrap/>
            <w:vAlign w:val="bottom"/>
            <w:hideMark/>
          </w:tcPr>
          <w:p w14:paraId="02D74945" w14:textId="77777777" w:rsidR="00A258BD" w:rsidRPr="00A258BD" w:rsidRDefault="00A258BD" w:rsidP="00A10EDE">
            <w:pPr>
              <w:rPr>
                <w:ins w:id="2471" w:author="Bas Hofstra" w:date="2023-08-30T16:48:00Z"/>
                <w:color w:val="000000"/>
                <w:sz w:val="20"/>
                <w:szCs w:val="20"/>
                <w:rPrChange w:id="2472" w:author="Bas Hofstra" w:date="2023-08-30T16:48:00Z">
                  <w:rPr>
                    <w:ins w:id="2473" w:author="Bas Hofstra" w:date="2023-08-30T16:48:00Z"/>
                    <w:rFonts w:ascii="Calibri" w:hAnsi="Calibri" w:cs="Calibri"/>
                    <w:color w:val="000000"/>
                  </w:rPr>
                </w:rPrChange>
              </w:rPr>
              <w:pPrChange w:id="2474" w:author="Bas Hofstra" w:date="2023-08-30T16:52:00Z">
                <w:pPr>
                  <w:jc w:val="right"/>
                </w:pPr>
              </w:pPrChange>
            </w:pPr>
            <w:ins w:id="2475" w:author="Bas Hofstra" w:date="2023-08-30T16:48:00Z">
              <w:r w:rsidRPr="00A258BD">
                <w:rPr>
                  <w:color w:val="000000"/>
                  <w:sz w:val="20"/>
                  <w:szCs w:val="20"/>
                  <w:rPrChange w:id="2476" w:author="Bas Hofstra" w:date="2023-08-30T16:48:00Z">
                    <w:rPr>
                      <w:rFonts w:ascii="Calibri" w:hAnsi="Calibri" w:cs="Calibri"/>
                      <w:color w:val="000000"/>
                    </w:rPr>
                  </w:rPrChange>
                </w:rPr>
                <w:t>-0.06</w:t>
              </w:r>
            </w:ins>
          </w:p>
        </w:tc>
        <w:tc>
          <w:tcPr>
            <w:tcW w:w="1230" w:type="dxa"/>
            <w:tcBorders>
              <w:top w:val="single" w:sz="4" w:space="0" w:color="auto"/>
              <w:left w:val="nil"/>
              <w:bottom w:val="nil"/>
              <w:right w:val="nil"/>
            </w:tcBorders>
            <w:shd w:val="clear" w:color="auto" w:fill="auto"/>
            <w:noWrap/>
            <w:vAlign w:val="bottom"/>
            <w:hideMark/>
          </w:tcPr>
          <w:p w14:paraId="18228894" w14:textId="77777777" w:rsidR="00A258BD" w:rsidRPr="00A258BD" w:rsidRDefault="00A258BD" w:rsidP="00A10EDE">
            <w:pPr>
              <w:rPr>
                <w:ins w:id="2477" w:author="Bas Hofstra" w:date="2023-08-30T16:48:00Z"/>
                <w:color w:val="000000"/>
                <w:sz w:val="20"/>
                <w:szCs w:val="20"/>
                <w:rPrChange w:id="2478" w:author="Bas Hofstra" w:date="2023-08-30T16:48:00Z">
                  <w:rPr>
                    <w:ins w:id="2479" w:author="Bas Hofstra" w:date="2023-08-30T16:48:00Z"/>
                    <w:rFonts w:ascii="Calibri" w:hAnsi="Calibri" w:cs="Calibri"/>
                    <w:color w:val="000000"/>
                  </w:rPr>
                </w:rPrChange>
              </w:rPr>
              <w:pPrChange w:id="2480" w:author="Bas Hofstra" w:date="2023-08-30T16:52:00Z">
                <w:pPr>
                  <w:jc w:val="right"/>
                </w:pPr>
              </w:pPrChange>
            </w:pPr>
            <w:ins w:id="2481" w:author="Bas Hofstra" w:date="2023-08-30T16:48:00Z">
              <w:r w:rsidRPr="00A258BD">
                <w:rPr>
                  <w:color w:val="000000"/>
                  <w:sz w:val="20"/>
                  <w:szCs w:val="20"/>
                  <w:rPrChange w:id="2482" w:author="Bas Hofstra" w:date="2023-08-30T16:48:00Z">
                    <w:rPr>
                      <w:rFonts w:ascii="Calibri" w:hAnsi="Calibri" w:cs="Calibri"/>
                      <w:color w:val="000000"/>
                    </w:rPr>
                  </w:rPrChange>
                </w:rPr>
                <w:t>0.26</w:t>
              </w:r>
            </w:ins>
          </w:p>
        </w:tc>
        <w:tc>
          <w:tcPr>
            <w:tcW w:w="1373" w:type="dxa"/>
            <w:gridSpan w:val="2"/>
            <w:tcBorders>
              <w:top w:val="single" w:sz="4" w:space="0" w:color="auto"/>
              <w:left w:val="nil"/>
              <w:bottom w:val="nil"/>
              <w:right w:val="nil"/>
            </w:tcBorders>
            <w:shd w:val="clear" w:color="auto" w:fill="auto"/>
            <w:noWrap/>
            <w:vAlign w:val="bottom"/>
            <w:hideMark/>
          </w:tcPr>
          <w:p w14:paraId="7FDE4532" w14:textId="77777777" w:rsidR="00A258BD" w:rsidRPr="00A258BD" w:rsidRDefault="00A258BD" w:rsidP="00A10EDE">
            <w:pPr>
              <w:rPr>
                <w:ins w:id="2483" w:author="Bas Hofstra" w:date="2023-08-30T16:48:00Z"/>
                <w:color w:val="000000"/>
                <w:sz w:val="20"/>
                <w:szCs w:val="20"/>
                <w:rPrChange w:id="2484" w:author="Bas Hofstra" w:date="2023-08-30T16:48:00Z">
                  <w:rPr>
                    <w:ins w:id="2485" w:author="Bas Hofstra" w:date="2023-08-30T16:48:00Z"/>
                    <w:rFonts w:ascii="Calibri" w:hAnsi="Calibri" w:cs="Calibri"/>
                    <w:color w:val="000000"/>
                  </w:rPr>
                </w:rPrChange>
              </w:rPr>
              <w:pPrChange w:id="2486" w:author="Bas Hofstra" w:date="2023-08-30T16:52:00Z">
                <w:pPr>
                  <w:jc w:val="right"/>
                </w:pPr>
              </w:pPrChange>
            </w:pPr>
            <w:ins w:id="2487" w:author="Bas Hofstra" w:date="2023-08-30T16:48:00Z">
              <w:r w:rsidRPr="00A258BD">
                <w:rPr>
                  <w:color w:val="000000"/>
                  <w:sz w:val="20"/>
                  <w:szCs w:val="20"/>
                  <w:rPrChange w:id="2488" w:author="Bas Hofstra" w:date="2023-08-30T16:48:00Z">
                    <w:rPr>
                      <w:rFonts w:ascii="Calibri" w:hAnsi="Calibri" w:cs="Calibri"/>
                      <w:color w:val="000000"/>
                    </w:rPr>
                  </w:rPrChange>
                </w:rPr>
                <w:t>0.08</w:t>
              </w:r>
            </w:ins>
          </w:p>
        </w:tc>
        <w:tc>
          <w:tcPr>
            <w:tcW w:w="1210" w:type="dxa"/>
            <w:tcBorders>
              <w:top w:val="single" w:sz="4" w:space="0" w:color="auto"/>
              <w:left w:val="nil"/>
              <w:bottom w:val="nil"/>
              <w:right w:val="nil"/>
            </w:tcBorders>
            <w:shd w:val="clear" w:color="auto" w:fill="auto"/>
            <w:noWrap/>
            <w:vAlign w:val="bottom"/>
            <w:hideMark/>
          </w:tcPr>
          <w:p w14:paraId="0D117F2F" w14:textId="77777777" w:rsidR="00A258BD" w:rsidRPr="00A258BD" w:rsidRDefault="00A258BD" w:rsidP="00A10EDE">
            <w:pPr>
              <w:rPr>
                <w:ins w:id="2489" w:author="Bas Hofstra" w:date="2023-08-30T16:48:00Z"/>
                <w:color w:val="000000"/>
                <w:sz w:val="20"/>
                <w:szCs w:val="20"/>
                <w:rPrChange w:id="2490" w:author="Bas Hofstra" w:date="2023-08-30T16:48:00Z">
                  <w:rPr>
                    <w:ins w:id="2491" w:author="Bas Hofstra" w:date="2023-08-30T16:48:00Z"/>
                    <w:rFonts w:ascii="Calibri" w:hAnsi="Calibri" w:cs="Calibri"/>
                    <w:color w:val="000000"/>
                  </w:rPr>
                </w:rPrChange>
              </w:rPr>
              <w:pPrChange w:id="2492" w:author="Bas Hofstra" w:date="2023-08-30T16:52:00Z">
                <w:pPr>
                  <w:jc w:val="right"/>
                </w:pPr>
              </w:pPrChange>
            </w:pPr>
            <w:ins w:id="2493" w:author="Bas Hofstra" w:date="2023-08-30T16:48:00Z">
              <w:r w:rsidRPr="00A258BD">
                <w:rPr>
                  <w:color w:val="000000"/>
                  <w:sz w:val="20"/>
                  <w:szCs w:val="20"/>
                  <w:rPrChange w:id="2494" w:author="Bas Hofstra" w:date="2023-08-30T16:48:00Z">
                    <w:rPr>
                      <w:rFonts w:ascii="Calibri" w:hAnsi="Calibri" w:cs="Calibri"/>
                      <w:color w:val="000000"/>
                    </w:rPr>
                  </w:rPrChange>
                </w:rPr>
                <w:t>0.11</w:t>
              </w:r>
            </w:ins>
          </w:p>
        </w:tc>
      </w:tr>
      <w:tr w:rsidR="00A10EDE" w:rsidRPr="00A258BD" w14:paraId="676D04FE" w14:textId="77777777" w:rsidTr="00A10EDE">
        <w:trPr>
          <w:trHeight w:val="245"/>
          <w:ins w:id="2495" w:author="Bas Hofstra" w:date="2023-08-30T16:48:00Z"/>
        </w:trPr>
        <w:tc>
          <w:tcPr>
            <w:tcW w:w="1535" w:type="dxa"/>
            <w:tcBorders>
              <w:top w:val="nil"/>
              <w:left w:val="nil"/>
              <w:bottom w:val="nil"/>
              <w:right w:val="nil"/>
            </w:tcBorders>
            <w:shd w:val="clear" w:color="auto" w:fill="auto"/>
            <w:noWrap/>
            <w:vAlign w:val="bottom"/>
            <w:hideMark/>
          </w:tcPr>
          <w:p w14:paraId="51320B2A" w14:textId="1E51EBD4" w:rsidR="00A258BD" w:rsidRPr="00A258BD" w:rsidRDefault="00A258BD" w:rsidP="00A10EDE">
            <w:pPr>
              <w:rPr>
                <w:ins w:id="2496" w:author="Bas Hofstra" w:date="2023-08-30T16:48:00Z"/>
                <w:color w:val="000000"/>
                <w:sz w:val="20"/>
                <w:szCs w:val="20"/>
                <w:rPrChange w:id="2497" w:author="Bas Hofstra" w:date="2023-08-30T16:48:00Z">
                  <w:rPr>
                    <w:ins w:id="2498" w:author="Bas Hofstra" w:date="2023-08-30T16:48:00Z"/>
                    <w:rFonts w:ascii="Calibri" w:hAnsi="Calibri" w:cs="Calibri"/>
                    <w:color w:val="000000"/>
                  </w:rPr>
                </w:rPrChange>
              </w:rPr>
              <w:pPrChange w:id="2499" w:author="Bas Hofstra" w:date="2023-08-30T16:52:00Z">
                <w:pPr/>
              </w:pPrChange>
            </w:pPr>
          </w:p>
        </w:tc>
        <w:tc>
          <w:tcPr>
            <w:tcW w:w="1230" w:type="dxa"/>
            <w:tcBorders>
              <w:top w:val="nil"/>
              <w:left w:val="nil"/>
              <w:bottom w:val="nil"/>
              <w:right w:val="nil"/>
            </w:tcBorders>
            <w:shd w:val="clear" w:color="auto" w:fill="auto"/>
            <w:noWrap/>
            <w:vAlign w:val="bottom"/>
            <w:hideMark/>
          </w:tcPr>
          <w:p w14:paraId="07E336AF" w14:textId="77777777" w:rsidR="00A258BD" w:rsidRPr="00A258BD" w:rsidRDefault="00A258BD" w:rsidP="00A10EDE">
            <w:pPr>
              <w:rPr>
                <w:ins w:id="2500" w:author="Bas Hofstra" w:date="2023-08-30T16:48:00Z"/>
                <w:i/>
                <w:color w:val="000000"/>
                <w:sz w:val="20"/>
                <w:szCs w:val="20"/>
                <w:rPrChange w:id="2501" w:author="Bas Hofstra" w:date="2023-08-30T16:49:00Z">
                  <w:rPr>
                    <w:ins w:id="2502" w:author="Bas Hofstra" w:date="2023-08-30T16:48:00Z"/>
                    <w:rFonts w:ascii="Calibri" w:hAnsi="Calibri" w:cs="Calibri"/>
                    <w:color w:val="000000"/>
                  </w:rPr>
                </w:rPrChange>
              </w:rPr>
              <w:pPrChange w:id="2503" w:author="Bas Hofstra" w:date="2023-08-30T16:52:00Z">
                <w:pPr>
                  <w:jc w:val="right"/>
                </w:pPr>
              </w:pPrChange>
            </w:pPr>
            <w:ins w:id="2504" w:author="Bas Hofstra" w:date="2023-08-30T16:48:00Z">
              <w:r w:rsidRPr="00A258BD">
                <w:rPr>
                  <w:i/>
                  <w:color w:val="000000"/>
                  <w:sz w:val="20"/>
                  <w:szCs w:val="20"/>
                  <w:rPrChange w:id="2505" w:author="Bas Hofstra" w:date="2023-08-30T16:49:00Z">
                    <w:rPr>
                      <w:rFonts w:ascii="Calibri" w:hAnsi="Calibri" w:cs="Calibri"/>
                      <w:color w:val="000000"/>
                    </w:rPr>
                  </w:rPrChange>
                </w:rPr>
                <w:t>0.00</w:t>
              </w:r>
            </w:ins>
          </w:p>
        </w:tc>
        <w:tc>
          <w:tcPr>
            <w:tcW w:w="1230" w:type="dxa"/>
            <w:tcBorders>
              <w:top w:val="nil"/>
              <w:left w:val="nil"/>
              <w:bottom w:val="nil"/>
              <w:right w:val="nil"/>
            </w:tcBorders>
            <w:shd w:val="clear" w:color="auto" w:fill="auto"/>
            <w:noWrap/>
            <w:vAlign w:val="bottom"/>
            <w:hideMark/>
          </w:tcPr>
          <w:p w14:paraId="32B584AF" w14:textId="77777777" w:rsidR="00A258BD" w:rsidRPr="00A258BD" w:rsidRDefault="00A258BD" w:rsidP="00A10EDE">
            <w:pPr>
              <w:rPr>
                <w:ins w:id="2506" w:author="Bas Hofstra" w:date="2023-08-30T16:48:00Z"/>
                <w:i/>
                <w:color w:val="000000"/>
                <w:sz w:val="20"/>
                <w:szCs w:val="20"/>
                <w:rPrChange w:id="2507" w:author="Bas Hofstra" w:date="2023-08-30T16:49:00Z">
                  <w:rPr>
                    <w:ins w:id="2508" w:author="Bas Hofstra" w:date="2023-08-30T16:48:00Z"/>
                    <w:rFonts w:ascii="Calibri" w:hAnsi="Calibri" w:cs="Calibri"/>
                    <w:color w:val="000000"/>
                  </w:rPr>
                </w:rPrChange>
              </w:rPr>
              <w:pPrChange w:id="2509" w:author="Bas Hofstra" w:date="2023-08-30T16:52:00Z">
                <w:pPr>
                  <w:jc w:val="right"/>
                </w:pPr>
              </w:pPrChange>
            </w:pPr>
            <w:ins w:id="2510" w:author="Bas Hofstra" w:date="2023-08-30T16:48:00Z">
              <w:r w:rsidRPr="00A258BD">
                <w:rPr>
                  <w:i/>
                  <w:color w:val="000000"/>
                  <w:sz w:val="20"/>
                  <w:szCs w:val="20"/>
                  <w:rPrChange w:id="2511" w:author="Bas Hofstra" w:date="2023-08-30T16:49:00Z">
                    <w:rPr>
                      <w:rFonts w:ascii="Calibri" w:hAnsi="Calibri" w:cs="Calibri"/>
                      <w:color w:val="000000"/>
                    </w:rPr>
                  </w:rPrChange>
                </w:rPr>
                <w:t>0.00</w:t>
              </w:r>
            </w:ins>
          </w:p>
        </w:tc>
        <w:tc>
          <w:tcPr>
            <w:tcW w:w="1230" w:type="dxa"/>
            <w:tcBorders>
              <w:top w:val="nil"/>
              <w:left w:val="nil"/>
              <w:bottom w:val="nil"/>
              <w:right w:val="nil"/>
            </w:tcBorders>
            <w:shd w:val="clear" w:color="auto" w:fill="auto"/>
            <w:noWrap/>
            <w:vAlign w:val="bottom"/>
            <w:hideMark/>
          </w:tcPr>
          <w:p w14:paraId="78AFEE62" w14:textId="77777777" w:rsidR="00A258BD" w:rsidRPr="00A258BD" w:rsidRDefault="00A258BD" w:rsidP="00A10EDE">
            <w:pPr>
              <w:rPr>
                <w:ins w:id="2512" w:author="Bas Hofstra" w:date="2023-08-30T16:48:00Z"/>
                <w:i/>
                <w:color w:val="000000"/>
                <w:sz w:val="20"/>
                <w:szCs w:val="20"/>
                <w:rPrChange w:id="2513" w:author="Bas Hofstra" w:date="2023-08-30T16:49:00Z">
                  <w:rPr>
                    <w:ins w:id="2514" w:author="Bas Hofstra" w:date="2023-08-30T16:48:00Z"/>
                    <w:rFonts w:ascii="Calibri" w:hAnsi="Calibri" w:cs="Calibri"/>
                    <w:color w:val="000000"/>
                  </w:rPr>
                </w:rPrChange>
              </w:rPr>
              <w:pPrChange w:id="2515" w:author="Bas Hofstra" w:date="2023-08-30T16:52:00Z">
                <w:pPr>
                  <w:jc w:val="right"/>
                </w:pPr>
              </w:pPrChange>
            </w:pPr>
            <w:ins w:id="2516" w:author="Bas Hofstra" w:date="2023-08-30T16:48:00Z">
              <w:r w:rsidRPr="00A258BD">
                <w:rPr>
                  <w:i/>
                  <w:color w:val="000000"/>
                  <w:sz w:val="20"/>
                  <w:szCs w:val="20"/>
                  <w:rPrChange w:id="2517" w:author="Bas Hofstra" w:date="2023-08-30T16:49:00Z">
                    <w:rPr>
                      <w:rFonts w:ascii="Calibri" w:hAnsi="Calibri" w:cs="Calibri"/>
                      <w:color w:val="000000"/>
                    </w:rPr>
                  </w:rPrChange>
                </w:rPr>
                <w:t>0.03</w:t>
              </w:r>
            </w:ins>
          </w:p>
        </w:tc>
        <w:tc>
          <w:tcPr>
            <w:tcW w:w="1230" w:type="dxa"/>
            <w:tcBorders>
              <w:top w:val="nil"/>
              <w:left w:val="nil"/>
              <w:bottom w:val="nil"/>
              <w:right w:val="nil"/>
            </w:tcBorders>
            <w:shd w:val="clear" w:color="auto" w:fill="auto"/>
            <w:noWrap/>
            <w:vAlign w:val="bottom"/>
            <w:hideMark/>
          </w:tcPr>
          <w:p w14:paraId="10592A61" w14:textId="77777777" w:rsidR="00A258BD" w:rsidRPr="00A258BD" w:rsidRDefault="00A258BD" w:rsidP="00A10EDE">
            <w:pPr>
              <w:rPr>
                <w:ins w:id="2518" w:author="Bas Hofstra" w:date="2023-08-30T16:48:00Z"/>
                <w:i/>
                <w:color w:val="000000"/>
                <w:sz w:val="20"/>
                <w:szCs w:val="20"/>
                <w:rPrChange w:id="2519" w:author="Bas Hofstra" w:date="2023-08-30T16:49:00Z">
                  <w:rPr>
                    <w:ins w:id="2520" w:author="Bas Hofstra" w:date="2023-08-30T16:48:00Z"/>
                    <w:rFonts w:ascii="Calibri" w:hAnsi="Calibri" w:cs="Calibri"/>
                    <w:color w:val="000000"/>
                  </w:rPr>
                </w:rPrChange>
              </w:rPr>
              <w:pPrChange w:id="2521" w:author="Bas Hofstra" w:date="2023-08-30T16:52:00Z">
                <w:pPr>
                  <w:jc w:val="right"/>
                </w:pPr>
              </w:pPrChange>
            </w:pPr>
            <w:ins w:id="2522" w:author="Bas Hofstra" w:date="2023-08-30T16:48:00Z">
              <w:r w:rsidRPr="00A258BD">
                <w:rPr>
                  <w:i/>
                  <w:color w:val="000000"/>
                  <w:sz w:val="20"/>
                  <w:szCs w:val="20"/>
                  <w:rPrChange w:id="2523" w:author="Bas Hofstra" w:date="2023-08-30T16:49:00Z">
                    <w:rPr>
                      <w:rFonts w:ascii="Calibri" w:hAnsi="Calibri" w:cs="Calibri"/>
                      <w:color w:val="000000"/>
                    </w:rPr>
                  </w:rPrChange>
                </w:rPr>
                <w:t>0.00</w:t>
              </w:r>
            </w:ins>
          </w:p>
        </w:tc>
        <w:tc>
          <w:tcPr>
            <w:tcW w:w="1373" w:type="dxa"/>
            <w:gridSpan w:val="2"/>
            <w:tcBorders>
              <w:top w:val="nil"/>
              <w:left w:val="nil"/>
              <w:bottom w:val="nil"/>
              <w:right w:val="nil"/>
            </w:tcBorders>
            <w:shd w:val="clear" w:color="auto" w:fill="auto"/>
            <w:noWrap/>
            <w:vAlign w:val="bottom"/>
            <w:hideMark/>
          </w:tcPr>
          <w:p w14:paraId="47BB799E" w14:textId="77777777" w:rsidR="00A258BD" w:rsidRPr="00A258BD" w:rsidRDefault="00A258BD" w:rsidP="00A10EDE">
            <w:pPr>
              <w:rPr>
                <w:ins w:id="2524" w:author="Bas Hofstra" w:date="2023-08-30T16:48:00Z"/>
                <w:i/>
                <w:color w:val="000000"/>
                <w:sz w:val="20"/>
                <w:szCs w:val="20"/>
                <w:rPrChange w:id="2525" w:author="Bas Hofstra" w:date="2023-08-30T16:49:00Z">
                  <w:rPr>
                    <w:ins w:id="2526" w:author="Bas Hofstra" w:date="2023-08-30T16:48:00Z"/>
                    <w:rFonts w:ascii="Calibri" w:hAnsi="Calibri" w:cs="Calibri"/>
                    <w:color w:val="000000"/>
                  </w:rPr>
                </w:rPrChange>
              </w:rPr>
              <w:pPrChange w:id="2527" w:author="Bas Hofstra" w:date="2023-08-30T16:52:00Z">
                <w:pPr>
                  <w:jc w:val="right"/>
                </w:pPr>
              </w:pPrChange>
            </w:pPr>
            <w:ins w:id="2528" w:author="Bas Hofstra" w:date="2023-08-30T16:48:00Z">
              <w:r w:rsidRPr="00A258BD">
                <w:rPr>
                  <w:i/>
                  <w:color w:val="000000"/>
                  <w:sz w:val="20"/>
                  <w:szCs w:val="20"/>
                  <w:rPrChange w:id="2529" w:author="Bas Hofstra" w:date="2023-08-30T16:49:00Z">
                    <w:rPr>
                      <w:rFonts w:ascii="Calibri" w:hAnsi="Calibri" w:cs="Calibri"/>
                      <w:color w:val="000000"/>
                    </w:rPr>
                  </w:rPrChange>
                </w:rPr>
                <w:t>0.00</w:t>
              </w:r>
            </w:ins>
          </w:p>
        </w:tc>
        <w:tc>
          <w:tcPr>
            <w:tcW w:w="1210" w:type="dxa"/>
            <w:tcBorders>
              <w:top w:val="nil"/>
              <w:left w:val="nil"/>
              <w:bottom w:val="nil"/>
              <w:right w:val="nil"/>
            </w:tcBorders>
            <w:shd w:val="clear" w:color="auto" w:fill="auto"/>
            <w:noWrap/>
            <w:vAlign w:val="bottom"/>
            <w:hideMark/>
          </w:tcPr>
          <w:p w14:paraId="7E358CF1" w14:textId="77777777" w:rsidR="00A258BD" w:rsidRPr="00A258BD" w:rsidRDefault="00A258BD" w:rsidP="00A10EDE">
            <w:pPr>
              <w:rPr>
                <w:ins w:id="2530" w:author="Bas Hofstra" w:date="2023-08-30T16:48:00Z"/>
                <w:i/>
                <w:color w:val="000000"/>
                <w:sz w:val="20"/>
                <w:szCs w:val="20"/>
                <w:rPrChange w:id="2531" w:author="Bas Hofstra" w:date="2023-08-30T16:49:00Z">
                  <w:rPr>
                    <w:ins w:id="2532" w:author="Bas Hofstra" w:date="2023-08-30T16:48:00Z"/>
                    <w:rFonts w:ascii="Calibri" w:hAnsi="Calibri" w:cs="Calibri"/>
                    <w:color w:val="000000"/>
                  </w:rPr>
                </w:rPrChange>
              </w:rPr>
              <w:pPrChange w:id="2533" w:author="Bas Hofstra" w:date="2023-08-30T16:52:00Z">
                <w:pPr>
                  <w:jc w:val="right"/>
                </w:pPr>
              </w:pPrChange>
            </w:pPr>
            <w:ins w:id="2534" w:author="Bas Hofstra" w:date="2023-08-30T16:48:00Z">
              <w:r w:rsidRPr="00A258BD">
                <w:rPr>
                  <w:i/>
                  <w:color w:val="000000"/>
                  <w:sz w:val="20"/>
                  <w:szCs w:val="20"/>
                  <w:rPrChange w:id="2535" w:author="Bas Hofstra" w:date="2023-08-30T16:49:00Z">
                    <w:rPr>
                      <w:rFonts w:ascii="Calibri" w:hAnsi="Calibri" w:cs="Calibri"/>
                      <w:color w:val="000000"/>
                    </w:rPr>
                  </w:rPrChange>
                </w:rPr>
                <w:t>0.00</w:t>
              </w:r>
            </w:ins>
          </w:p>
        </w:tc>
      </w:tr>
      <w:tr w:rsidR="00A10EDE" w:rsidRPr="00A258BD" w14:paraId="1F2C6B4B" w14:textId="77777777" w:rsidTr="00A10EDE">
        <w:trPr>
          <w:trHeight w:val="245"/>
          <w:ins w:id="2536" w:author="Bas Hofstra" w:date="2023-08-30T16:48:00Z"/>
        </w:trPr>
        <w:tc>
          <w:tcPr>
            <w:tcW w:w="1535" w:type="dxa"/>
            <w:tcBorders>
              <w:top w:val="nil"/>
              <w:left w:val="nil"/>
              <w:bottom w:val="nil"/>
              <w:right w:val="nil"/>
            </w:tcBorders>
            <w:shd w:val="clear" w:color="auto" w:fill="auto"/>
            <w:noWrap/>
            <w:vAlign w:val="bottom"/>
            <w:hideMark/>
          </w:tcPr>
          <w:p w14:paraId="5C655F76" w14:textId="3592EAA5" w:rsidR="00A258BD" w:rsidRPr="00A258BD" w:rsidRDefault="00A258BD" w:rsidP="00A10EDE">
            <w:pPr>
              <w:rPr>
                <w:ins w:id="2537" w:author="Bas Hofstra" w:date="2023-08-30T16:48:00Z"/>
                <w:color w:val="000000"/>
                <w:sz w:val="20"/>
                <w:szCs w:val="20"/>
                <w:rPrChange w:id="2538" w:author="Bas Hofstra" w:date="2023-08-30T16:48:00Z">
                  <w:rPr>
                    <w:ins w:id="2539" w:author="Bas Hofstra" w:date="2023-08-30T16:48:00Z"/>
                    <w:rFonts w:ascii="Calibri" w:hAnsi="Calibri" w:cs="Calibri"/>
                    <w:color w:val="000000"/>
                  </w:rPr>
                </w:rPrChange>
              </w:rPr>
              <w:pPrChange w:id="2540" w:author="Bas Hofstra" w:date="2023-08-30T16:52:00Z">
                <w:pPr/>
              </w:pPrChange>
            </w:pPr>
            <w:ins w:id="2541" w:author="Bas Hofstra" w:date="2023-08-30T16:49:00Z">
              <w:r>
                <w:rPr>
                  <w:color w:val="000000"/>
                  <w:sz w:val="20"/>
                  <w:szCs w:val="20"/>
                </w:rPr>
                <w:t>Household size</w:t>
              </w:r>
            </w:ins>
          </w:p>
        </w:tc>
        <w:tc>
          <w:tcPr>
            <w:tcW w:w="1230" w:type="dxa"/>
            <w:tcBorders>
              <w:top w:val="nil"/>
              <w:left w:val="nil"/>
              <w:bottom w:val="nil"/>
              <w:right w:val="nil"/>
            </w:tcBorders>
            <w:shd w:val="clear" w:color="auto" w:fill="auto"/>
            <w:noWrap/>
            <w:vAlign w:val="bottom"/>
            <w:hideMark/>
          </w:tcPr>
          <w:p w14:paraId="380C0DE1" w14:textId="77777777" w:rsidR="00A258BD" w:rsidRPr="00A258BD" w:rsidRDefault="00A258BD" w:rsidP="00A10EDE">
            <w:pPr>
              <w:rPr>
                <w:ins w:id="2542" w:author="Bas Hofstra" w:date="2023-08-30T16:48:00Z"/>
                <w:color w:val="000000"/>
                <w:sz w:val="20"/>
                <w:szCs w:val="20"/>
                <w:rPrChange w:id="2543" w:author="Bas Hofstra" w:date="2023-08-30T16:48:00Z">
                  <w:rPr>
                    <w:ins w:id="2544" w:author="Bas Hofstra" w:date="2023-08-30T16:48:00Z"/>
                    <w:rFonts w:ascii="Calibri" w:hAnsi="Calibri" w:cs="Calibri"/>
                    <w:color w:val="000000"/>
                  </w:rPr>
                </w:rPrChange>
              </w:rPr>
              <w:pPrChange w:id="2545" w:author="Bas Hofstra" w:date="2023-08-30T16:52:00Z">
                <w:pPr/>
              </w:pPrChange>
            </w:pPr>
          </w:p>
        </w:tc>
        <w:tc>
          <w:tcPr>
            <w:tcW w:w="1230" w:type="dxa"/>
            <w:tcBorders>
              <w:top w:val="nil"/>
              <w:left w:val="nil"/>
              <w:bottom w:val="nil"/>
              <w:right w:val="nil"/>
            </w:tcBorders>
            <w:shd w:val="clear" w:color="auto" w:fill="auto"/>
            <w:noWrap/>
            <w:vAlign w:val="bottom"/>
            <w:hideMark/>
          </w:tcPr>
          <w:p w14:paraId="417D4CAD" w14:textId="77777777" w:rsidR="00A258BD" w:rsidRPr="00A258BD" w:rsidRDefault="00A258BD" w:rsidP="00A10EDE">
            <w:pPr>
              <w:rPr>
                <w:ins w:id="2546" w:author="Bas Hofstra" w:date="2023-08-30T16:48:00Z"/>
                <w:color w:val="000000"/>
                <w:sz w:val="20"/>
                <w:szCs w:val="20"/>
                <w:rPrChange w:id="2547" w:author="Bas Hofstra" w:date="2023-08-30T16:48:00Z">
                  <w:rPr>
                    <w:ins w:id="2548" w:author="Bas Hofstra" w:date="2023-08-30T16:48:00Z"/>
                    <w:rFonts w:ascii="Calibri" w:hAnsi="Calibri" w:cs="Calibri"/>
                    <w:color w:val="000000"/>
                  </w:rPr>
                </w:rPrChange>
              </w:rPr>
              <w:pPrChange w:id="2549" w:author="Bas Hofstra" w:date="2023-08-30T16:52:00Z">
                <w:pPr>
                  <w:jc w:val="right"/>
                </w:pPr>
              </w:pPrChange>
            </w:pPr>
            <w:ins w:id="2550" w:author="Bas Hofstra" w:date="2023-08-30T16:48:00Z">
              <w:r w:rsidRPr="00A258BD">
                <w:rPr>
                  <w:color w:val="000000"/>
                  <w:sz w:val="20"/>
                  <w:szCs w:val="20"/>
                  <w:rPrChange w:id="2551" w:author="Bas Hofstra" w:date="2023-08-30T16:48:00Z">
                    <w:rPr>
                      <w:rFonts w:ascii="Calibri" w:hAnsi="Calibri" w:cs="Calibri"/>
                      <w:color w:val="000000"/>
                    </w:rPr>
                  </w:rPrChange>
                </w:rPr>
                <w:t>-0.26</w:t>
              </w:r>
            </w:ins>
          </w:p>
        </w:tc>
        <w:tc>
          <w:tcPr>
            <w:tcW w:w="1230" w:type="dxa"/>
            <w:tcBorders>
              <w:top w:val="nil"/>
              <w:left w:val="nil"/>
              <w:bottom w:val="nil"/>
              <w:right w:val="nil"/>
            </w:tcBorders>
            <w:shd w:val="clear" w:color="auto" w:fill="auto"/>
            <w:noWrap/>
            <w:vAlign w:val="bottom"/>
            <w:hideMark/>
          </w:tcPr>
          <w:p w14:paraId="7EF35DD0" w14:textId="77777777" w:rsidR="00A258BD" w:rsidRPr="00A258BD" w:rsidRDefault="00A258BD" w:rsidP="00A10EDE">
            <w:pPr>
              <w:rPr>
                <w:ins w:id="2552" w:author="Bas Hofstra" w:date="2023-08-30T16:48:00Z"/>
                <w:color w:val="000000"/>
                <w:sz w:val="20"/>
                <w:szCs w:val="20"/>
                <w:rPrChange w:id="2553" w:author="Bas Hofstra" w:date="2023-08-30T16:48:00Z">
                  <w:rPr>
                    <w:ins w:id="2554" w:author="Bas Hofstra" w:date="2023-08-30T16:48:00Z"/>
                    <w:rFonts w:ascii="Calibri" w:hAnsi="Calibri" w:cs="Calibri"/>
                    <w:color w:val="000000"/>
                  </w:rPr>
                </w:rPrChange>
              </w:rPr>
              <w:pPrChange w:id="2555" w:author="Bas Hofstra" w:date="2023-08-30T16:52:00Z">
                <w:pPr>
                  <w:jc w:val="right"/>
                </w:pPr>
              </w:pPrChange>
            </w:pPr>
            <w:ins w:id="2556" w:author="Bas Hofstra" w:date="2023-08-30T16:48:00Z">
              <w:r w:rsidRPr="00A258BD">
                <w:rPr>
                  <w:color w:val="000000"/>
                  <w:sz w:val="20"/>
                  <w:szCs w:val="20"/>
                  <w:rPrChange w:id="2557" w:author="Bas Hofstra" w:date="2023-08-30T16:48:00Z">
                    <w:rPr>
                      <w:rFonts w:ascii="Calibri" w:hAnsi="Calibri" w:cs="Calibri"/>
                      <w:color w:val="000000"/>
                    </w:rPr>
                  </w:rPrChange>
                </w:rPr>
                <w:t>0.04</w:t>
              </w:r>
            </w:ins>
          </w:p>
        </w:tc>
        <w:tc>
          <w:tcPr>
            <w:tcW w:w="1230" w:type="dxa"/>
            <w:tcBorders>
              <w:top w:val="nil"/>
              <w:left w:val="nil"/>
              <w:bottom w:val="nil"/>
              <w:right w:val="nil"/>
            </w:tcBorders>
            <w:shd w:val="clear" w:color="auto" w:fill="auto"/>
            <w:noWrap/>
            <w:vAlign w:val="bottom"/>
            <w:hideMark/>
          </w:tcPr>
          <w:p w14:paraId="5962F404" w14:textId="77777777" w:rsidR="00A258BD" w:rsidRPr="00A258BD" w:rsidRDefault="00A258BD" w:rsidP="00A10EDE">
            <w:pPr>
              <w:rPr>
                <w:ins w:id="2558" w:author="Bas Hofstra" w:date="2023-08-30T16:48:00Z"/>
                <w:color w:val="000000"/>
                <w:sz w:val="20"/>
                <w:szCs w:val="20"/>
                <w:rPrChange w:id="2559" w:author="Bas Hofstra" w:date="2023-08-30T16:48:00Z">
                  <w:rPr>
                    <w:ins w:id="2560" w:author="Bas Hofstra" w:date="2023-08-30T16:48:00Z"/>
                    <w:rFonts w:ascii="Calibri" w:hAnsi="Calibri" w:cs="Calibri"/>
                    <w:color w:val="000000"/>
                  </w:rPr>
                </w:rPrChange>
              </w:rPr>
              <w:pPrChange w:id="2561" w:author="Bas Hofstra" w:date="2023-08-30T16:52:00Z">
                <w:pPr>
                  <w:jc w:val="right"/>
                </w:pPr>
              </w:pPrChange>
            </w:pPr>
            <w:ins w:id="2562" w:author="Bas Hofstra" w:date="2023-08-30T16:48:00Z">
              <w:r w:rsidRPr="00A258BD">
                <w:rPr>
                  <w:color w:val="000000"/>
                  <w:sz w:val="20"/>
                  <w:szCs w:val="20"/>
                  <w:rPrChange w:id="2563" w:author="Bas Hofstra" w:date="2023-08-30T16:48:00Z">
                    <w:rPr>
                      <w:rFonts w:ascii="Calibri" w:hAnsi="Calibri" w:cs="Calibri"/>
                      <w:color w:val="000000"/>
                    </w:rPr>
                  </w:rPrChange>
                </w:rPr>
                <w:t>0.08</w:t>
              </w:r>
            </w:ins>
          </w:p>
        </w:tc>
        <w:tc>
          <w:tcPr>
            <w:tcW w:w="1373" w:type="dxa"/>
            <w:gridSpan w:val="2"/>
            <w:tcBorders>
              <w:top w:val="nil"/>
              <w:left w:val="nil"/>
              <w:bottom w:val="nil"/>
              <w:right w:val="nil"/>
            </w:tcBorders>
            <w:shd w:val="clear" w:color="auto" w:fill="auto"/>
            <w:noWrap/>
            <w:vAlign w:val="bottom"/>
            <w:hideMark/>
          </w:tcPr>
          <w:p w14:paraId="4438163E" w14:textId="77777777" w:rsidR="00A258BD" w:rsidRPr="00A258BD" w:rsidRDefault="00A258BD" w:rsidP="00A10EDE">
            <w:pPr>
              <w:rPr>
                <w:ins w:id="2564" w:author="Bas Hofstra" w:date="2023-08-30T16:48:00Z"/>
                <w:color w:val="000000"/>
                <w:sz w:val="20"/>
                <w:szCs w:val="20"/>
                <w:rPrChange w:id="2565" w:author="Bas Hofstra" w:date="2023-08-30T16:48:00Z">
                  <w:rPr>
                    <w:ins w:id="2566" w:author="Bas Hofstra" w:date="2023-08-30T16:48:00Z"/>
                    <w:rFonts w:ascii="Calibri" w:hAnsi="Calibri" w:cs="Calibri"/>
                    <w:color w:val="000000"/>
                  </w:rPr>
                </w:rPrChange>
              </w:rPr>
              <w:pPrChange w:id="2567" w:author="Bas Hofstra" w:date="2023-08-30T16:52:00Z">
                <w:pPr>
                  <w:jc w:val="right"/>
                </w:pPr>
              </w:pPrChange>
            </w:pPr>
            <w:ins w:id="2568" w:author="Bas Hofstra" w:date="2023-08-30T16:48:00Z">
              <w:r w:rsidRPr="00A258BD">
                <w:rPr>
                  <w:color w:val="000000"/>
                  <w:sz w:val="20"/>
                  <w:szCs w:val="20"/>
                  <w:rPrChange w:id="2569" w:author="Bas Hofstra" w:date="2023-08-30T16:48:00Z">
                    <w:rPr>
                      <w:rFonts w:ascii="Calibri" w:hAnsi="Calibri" w:cs="Calibri"/>
                      <w:color w:val="000000"/>
                    </w:rPr>
                  </w:rPrChange>
                </w:rPr>
                <w:t>-0.11</w:t>
              </w:r>
            </w:ins>
          </w:p>
        </w:tc>
        <w:tc>
          <w:tcPr>
            <w:tcW w:w="1210" w:type="dxa"/>
            <w:tcBorders>
              <w:top w:val="nil"/>
              <w:left w:val="nil"/>
              <w:bottom w:val="nil"/>
              <w:right w:val="nil"/>
            </w:tcBorders>
            <w:shd w:val="clear" w:color="auto" w:fill="auto"/>
            <w:noWrap/>
            <w:vAlign w:val="bottom"/>
            <w:hideMark/>
          </w:tcPr>
          <w:p w14:paraId="36BA2BBB" w14:textId="77777777" w:rsidR="00A258BD" w:rsidRPr="00A258BD" w:rsidRDefault="00A258BD" w:rsidP="00A10EDE">
            <w:pPr>
              <w:rPr>
                <w:ins w:id="2570" w:author="Bas Hofstra" w:date="2023-08-30T16:48:00Z"/>
                <w:color w:val="000000"/>
                <w:sz w:val="20"/>
                <w:szCs w:val="20"/>
                <w:rPrChange w:id="2571" w:author="Bas Hofstra" w:date="2023-08-30T16:48:00Z">
                  <w:rPr>
                    <w:ins w:id="2572" w:author="Bas Hofstra" w:date="2023-08-30T16:48:00Z"/>
                    <w:rFonts w:ascii="Calibri" w:hAnsi="Calibri" w:cs="Calibri"/>
                    <w:color w:val="000000"/>
                  </w:rPr>
                </w:rPrChange>
              </w:rPr>
              <w:pPrChange w:id="2573" w:author="Bas Hofstra" w:date="2023-08-30T16:52:00Z">
                <w:pPr>
                  <w:jc w:val="right"/>
                </w:pPr>
              </w:pPrChange>
            </w:pPr>
            <w:ins w:id="2574" w:author="Bas Hofstra" w:date="2023-08-30T16:48:00Z">
              <w:r w:rsidRPr="00A258BD">
                <w:rPr>
                  <w:color w:val="000000"/>
                  <w:sz w:val="20"/>
                  <w:szCs w:val="20"/>
                  <w:rPrChange w:id="2575" w:author="Bas Hofstra" w:date="2023-08-30T16:48:00Z">
                    <w:rPr>
                      <w:rFonts w:ascii="Calibri" w:hAnsi="Calibri" w:cs="Calibri"/>
                      <w:color w:val="000000"/>
                    </w:rPr>
                  </w:rPrChange>
                </w:rPr>
                <w:t>0.06</w:t>
              </w:r>
            </w:ins>
          </w:p>
        </w:tc>
      </w:tr>
      <w:tr w:rsidR="00A10EDE" w:rsidRPr="00A258BD" w14:paraId="627A2B83" w14:textId="77777777" w:rsidTr="00A10EDE">
        <w:trPr>
          <w:trHeight w:val="245"/>
          <w:ins w:id="2576" w:author="Bas Hofstra" w:date="2023-08-30T16:48:00Z"/>
        </w:trPr>
        <w:tc>
          <w:tcPr>
            <w:tcW w:w="1535" w:type="dxa"/>
            <w:tcBorders>
              <w:top w:val="nil"/>
              <w:left w:val="nil"/>
              <w:bottom w:val="nil"/>
              <w:right w:val="nil"/>
            </w:tcBorders>
            <w:shd w:val="clear" w:color="auto" w:fill="auto"/>
            <w:noWrap/>
            <w:vAlign w:val="bottom"/>
            <w:hideMark/>
          </w:tcPr>
          <w:p w14:paraId="061CE53B" w14:textId="75B65323" w:rsidR="00A258BD" w:rsidRPr="00A258BD" w:rsidRDefault="00A258BD" w:rsidP="00A10EDE">
            <w:pPr>
              <w:rPr>
                <w:ins w:id="2577" w:author="Bas Hofstra" w:date="2023-08-30T16:48:00Z"/>
                <w:color w:val="000000"/>
                <w:sz w:val="20"/>
                <w:szCs w:val="20"/>
                <w:rPrChange w:id="2578" w:author="Bas Hofstra" w:date="2023-08-30T16:48:00Z">
                  <w:rPr>
                    <w:ins w:id="2579" w:author="Bas Hofstra" w:date="2023-08-30T16:48:00Z"/>
                    <w:rFonts w:ascii="Calibri" w:hAnsi="Calibri" w:cs="Calibri"/>
                    <w:color w:val="000000"/>
                  </w:rPr>
                </w:rPrChange>
              </w:rPr>
              <w:pPrChange w:id="2580" w:author="Bas Hofstra" w:date="2023-08-30T16:52:00Z">
                <w:pPr/>
              </w:pPrChange>
            </w:pPr>
          </w:p>
        </w:tc>
        <w:tc>
          <w:tcPr>
            <w:tcW w:w="1230" w:type="dxa"/>
            <w:tcBorders>
              <w:top w:val="nil"/>
              <w:left w:val="nil"/>
              <w:bottom w:val="nil"/>
              <w:right w:val="nil"/>
            </w:tcBorders>
            <w:shd w:val="clear" w:color="auto" w:fill="auto"/>
            <w:noWrap/>
            <w:vAlign w:val="bottom"/>
            <w:hideMark/>
          </w:tcPr>
          <w:p w14:paraId="1D92B8C4" w14:textId="77777777" w:rsidR="00A258BD" w:rsidRPr="00A258BD" w:rsidRDefault="00A258BD" w:rsidP="00A10EDE">
            <w:pPr>
              <w:rPr>
                <w:ins w:id="2581" w:author="Bas Hofstra" w:date="2023-08-30T16:48:00Z"/>
                <w:i/>
                <w:color w:val="000000"/>
                <w:sz w:val="20"/>
                <w:szCs w:val="20"/>
                <w:rPrChange w:id="2582" w:author="Bas Hofstra" w:date="2023-08-30T16:49:00Z">
                  <w:rPr>
                    <w:ins w:id="2583" w:author="Bas Hofstra" w:date="2023-08-30T16:48:00Z"/>
                    <w:rFonts w:ascii="Calibri" w:hAnsi="Calibri" w:cs="Calibri"/>
                    <w:color w:val="000000"/>
                  </w:rPr>
                </w:rPrChange>
              </w:rPr>
              <w:pPrChange w:id="2584" w:author="Bas Hofstra" w:date="2023-08-30T16:52:00Z">
                <w:pPr/>
              </w:pPrChange>
            </w:pPr>
          </w:p>
        </w:tc>
        <w:tc>
          <w:tcPr>
            <w:tcW w:w="1230" w:type="dxa"/>
            <w:tcBorders>
              <w:top w:val="nil"/>
              <w:left w:val="nil"/>
              <w:bottom w:val="nil"/>
              <w:right w:val="nil"/>
            </w:tcBorders>
            <w:shd w:val="clear" w:color="auto" w:fill="auto"/>
            <w:noWrap/>
            <w:vAlign w:val="bottom"/>
            <w:hideMark/>
          </w:tcPr>
          <w:p w14:paraId="20C6F0C0" w14:textId="77777777" w:rsidR="00A258BD" w:rsidRPr="00A258BD" w:rsidRDefault="00A258BD" w:rsidP="00A10EDE">
            <w:pPr>
              <w:rPr>
                <w:ins w:id="2585" w:author="Bas Hofstra" w:date="2023-08-30T16:48:00Z"/>
                <w:i/>
                <w:color w:val="000000"/>
                <w:sz w:val="20"/>
                <w:szCs w:val="20"/>
                <w:rPrChange w:id="2586" w:author="Bas Hofstra" w:date="2023-08-30T16:49:00Z">
                  <w:rPr>
                    <w:ins w:id="2587" w:author="Bas Hofstra" w:date="2023-08-30T16:48:00Z"/>
                    <w:rFonts w:ascii="Calibri" w:hAnsi="Calibri" w:cs="Calibri"/>
                    <w:color w:val="000000"/>
                  </w:rPr>
                </w:rPrChange>
              </w:rPr>
              <w:pPrChange w:id="2588" w:author="Bas Hofstra" w:date="2023-08-30T16:52:00Z">
                <w:pPr>
                  <w:jc w:val="right"/>
                </w:pPr>
              </w:pPrChange>
            </w:pPr>
            <w:ins w:id="2589" w:author="Bas Hofstra" w:date="2023-08-30T16:48:00Z">
              <w:r w:rsidRPr="00A258BD">
                <w:rPr>
                  <w:i/>
                  <w:color w:val="000000"/>
                  <w:sz w:val="20"/>
                  <w:szCs w:val="20"/>
                  <w:rPrChange w:id="2590" w:author="Bas Hofstra" w:date="2023-08-30T16:49:00Z">
                    <w:rPr>
                      <w:rFonts w:ascii="Calibri" w:hAnsi="Calibri" w:cs="Calibri"/>
                      <w:color w:val="000000"/>
                    </w:rPr>
                  </w:rPrChange>
                </w:rPr>
                <w:t>0.00</w:t>
              </w:r>
            </w:ins>
          </w:p>
        </w:tc>
        <w:tc>
          <w:tcPr>
            <w:tcW w:w="1230" w:type="dxa"/>
            <w:tcBorders>
              <w:top w:val="nil"/>
              <w:left w:val="nil"/>
              <w:bottom w:val="nil"/>
              <w:right w:val="nil"/>
            </w:tcBorders>
            <w:shd w:val="clear" w:color="auto" w:fill="auto"/>
            <w:noWrap/>
            <w:vAlign w:val="bottom"/>
            <w:hideMark/>
          </w:tcPr>
          <w:p w14:paraId="0B0EBC69" w14:textId="77777777" w:rsidR="00A258BD" w:rsidRPr="00A258BD" w:rsidRDefault="00A258BD" w:rsidP="00A10EDE">
            <w:pPr>
              <w:rPr>
                <w:ins w:id="2591" w:author="Bas Hofstra" w:date="2023-08-30T16:48:00Z"/>
                <w:i/>
                <w:color w:val="000000"/>
                <w:sz w:val="20"/>
                <w:szCs w:val="20"/>
                <w:rPrChange w:id="2592" w:author="Bas Hofstra" w:date="2023-08-30T16:49:00Z">
                  <w:rPr>
                    <w:ins w:id="2593" w:author="Bas Hofstra" w:date="2023-08-30T16:48:00Z"/>
                    <w:rFonts w:ascii="Calibri" w:hAnsi="Calibri" w:cs="Calibri"/>
                    <w:color w:val="000000"/>
                  </w:rPr>
                </w:rPrChange>
              </w:rPr>
              <w:pPrChange w:id="2594" w:author="Bas Hofstra" w:date="2023-08-30T16:52:00Z">
                <w:pPr>
                  <w:jc w:val="right"/>
                </w:pPr>
              </w:pPrChange>
            </w:pPr>
            <w:ins w:id="2595" w:author="Bas Hofstra" w:date="2023-08-30T16:48:00Z">
              <w:r w:rsidRPr="00A258BD">
                <w:rPr>
                  <w:i/>
                  <w:color w:val="000000"/>
                  <w:sz w:val="20"/>
                  <w:szCs w:val="20"/>
                  <w:rPrChange w:id="2596" w:author="Bas Hofstra" w:date="2023-08-30T16:49:00Z">
                    <w:rPr>
                      <w:rFonts w:ascii="Calibri" w:hAnsi="Calibri" w:cs="Calibri"/>
                      <w:color w:val="000000"/>
                    </w:rPr>
                  </w:rPrChange>
                </w:rPr>
                <w:t>0.16</w:t>
              </w:r>
            </w:ins>
          </w:p>
        </w:tc>
        <w:tc>
          <w:tcPr>
            <w:tcW w:w="1230" w:type="dxa"/>
            <w:tcBorders>
              <w:top w:val="nil"/>
              <w:left w:val="nil"/>
              <w:bottom w:val="nil"/>
              <w:right w:val="nil"/>
            </w:tcBorders>
            <w:shd w:val="clear" w:color="auto" w:fill="auto"/>
            <w:noWrap/>
            <w:vAlign w:val="bottom"/>
            <w:hideMark/>
          </w:tcPr>
          <w:p w14:paraId="4F5EC6A2" w14:textId="77777777" w:rsidR="00A258BD" w:rsidRPr="00A258BD" w:rsidRDefault="00A258BD" w:rsidP="00A10EDE">
            <w:pPr>
              <w:rPr>
                <w:ins w:id="2597" w:author="Bas Hofstra" w:date="2023-08-30T16:48:00Z"/>
                <w:i/>
                <w:color w:val="000000"/>
                <w:sz w:val="20"/>
                <w:szCs w:val="20"/>
                <w:rPrChange w:id="2598" w:author="Bas Hofstra" w:date="2023-08-30T16:49:00Z">
                  <w:rPr>
                    <w:ins w:id="2599" w:author="Bas Hofstra" w:date="2023-08-30T16:48:00Z"/>
                    <w:rFonts w:ascii="Calibri" w:hAnsi="Calibri" w:cs="Calibri"/>
                    <w:color w:val="000000"/>
                  </w:rPr>
                </w:rPrChange>
              </w:rPr>
              <w:pPrChange w:id="2600" w:author="Bas Hofstra" w:date="2023-08-30T16:52:00Z">
                <w:pPr>
                  <w:jc w:val="right"/>
                </w:pPr>
              </w:pPrChange>
            </w:pPr>
            <w:ins w:id="2601" w:author="Bas Hofstra" w:date="2023-08-30T16:48:00Z">
              <w:r w:rsidRPr="00A258BD">
                <w:rPr>
                  <w:i/>
                  <w:color w:val="000000"/>
                  <w:sz w:val="20"/>
                  <w:szCs w:val="20"/>
                  <w:rPrChange w:id="2602" w:author="Bas Hofstra" w:date="2023-08-30T16:49:00Z">
                    <w:rPr>
                      <w:rFonts w:ascii="Calibri" w:hAnsi="Calibri" w:cs="Calibri"/>
                      <w:color w:val="000000"/>
                    </w:rPr>
                  </w:rPrChange>
                </w:rPr>
                <w:t>0.00</w:t>
              </w:r>
            </w:ins>
          </w:p>
        </w:tc>
        <w:tc>
          <w:tcPr>
            <w:tcW w:w="1373" w:type="dxa"/>
            <w:gridSpan w:val="2"/>
            <w:tcBorders>
              <w:top w:val="nil"/>
              <w:left w:val="nil"/>
              <w:bottom w:val="nil"/>
              <w:right w:val="nil"/>
            </w:tcBorders>
            <w:shd w:val="clear" w:color="auto" w:fill="auto"/>
            <w:noWrap/>
            <w:vAlign w:val="bottom"/>
            <w:hideMark/>
          </w:tcPr>
          <w:p w14:paraId="01F7216D" w14:textId="77777777" w:rsidR="00A258BD" w:rsidRPr="00A258BD" w:rsidRDefault="00A258BD" w:rsidP="00A10EDE">
            <w:pPr>
              <w:rPr>
                <w:ins w:id="2603" w:author="Bas Hofstra" w:date="2023-08-30T16:48:00Z"/>
                <w:i/>
                <w:color w:val="000000"/>
                <w:sz w:val="20"/>
                <w:szCs w:val="20"/>
                <w:rPrChange w:id="2604" w:author="Bas Hofstra" w:date="2023-08-30T16:49:00Z">
                  <w:rPr>
                    <w:ins w:id="2605" w:author="Bas Hofstra" w:date="2023-08-30T16:48:00Z"/>
                    <w:rFonts w:ascii="Calibri" w:hAnsi="Calibri" w:cs="Calibri"/>
                    <w:color w:val="000000"/>
                  </w:rPr>
                </w:rPrChange>
              </w:rPr>
              <w:pPrChange w:id="2606" w:author="Bas Hofstra" w:date="2023-08-30T16:52:00Z">
                <w:pPr>
                  <w:jc w:val="right"/>
                </w:pPr>
              </w:pPrChange>
            </w:pPr>
            <w:ins w:id="2607" w:author="Bas Hofstra" w:date="2023-08-30T16:48:00Z">
              <w:r w:rsidRPr="00A258BD">
                <w:rPr>
                  <w:i/>
                  <w:color w:val="000000"/>
                  <w:sz w:val="20"/>
                  <w:szCs w:val="20"/>
                  <w:rPrChange w:id="2608" w:author="Bas Hofstra" w:date="2023-08-30T16:49:00Z">
                    <w:rPr>
                      <w:rFonts w:ascii="Calibri" w:hAnsi="Calibri" w:cs="Calibri"/>
                      <w:color w:val="000000"/>
                    </w:rPr>
                  </w:rPrChange>
                </w:rPr>
                <w:t>0.00</w:t>
              </w:r>
            </w:ins>
          </w:p>
        </w:tc>
        <w:tc>
          <w:tcPr>
            <w:tcW w:w="1210" w:type="dxa"/>
            <w:tcBorders>
              <w:top w:val="nil"/>
              <w:left w:val="nil"/>
              <w:bottom w:val="nil"/>
              <w:right w:val="nil"/>
            </w:tcBorders>
            <w:shd w:val="clear" w:color="auto" w:fill="auto"/>
            <w:noWrap/>
            <w:vAlign w:val="bottom"/>
            <w:hideMark/>
          </w:tcPr>
          <w:p w14:paraId="00CA0DA5" w14:textId="77777777" w:rsidR="00A258BD" w:rsidRPr="00A258BD" w:rsidRDefault="00A258BD" w:rsidP="00A10EDE">
            <w:pPr>
              <w:rPr>
                <w:ins w:id="2609" w:author="Bas Hofstra" w:date="2023-08-30T16:48:00Z"/>
                <w:i/>
                <w:color w:val="000000"/>
                <w:sz w:val="20"/>
                <w:szCs w:val="20"/>
                <w:rPrChange w:id="2610" w:author="Bas Hofstra" w:date="2023-08-30T16:49:00Z">
                  <w:rPr>
                    <w:ins w:id="2611" w:author="Bas Hofstra" w:date="2023-08-30T16:48:00Z"/>
                    <w:rFonts w:ascii="Calibri" w:hAnsi="Calibri" w:cs="Calibri"/>
                    <w:color w:val="000000"/>
                  </w:rPr>
                </w:rPrChange>
              </w:rPr>
              <w:pPrChange w:id="2612" w:author="Bas Hofstra" w:date="2023-08-30T16:52:00Z">
                <w:pPr>
                  <w:jc w:val="right"/>
                </w:pPr>
              </w:pPrChange>
            </w:pPr>
            <w:ins w:id="2613" w:author="Bas Hofstra" w:date="2023-08-30T16:48:00Z">
              <w:r w:rsidRPr="00A258BD">
                <w:rPr>
                  <w:i/>
                  <w:color w:val="000000"/>
                  <w:sz w:val="20"/>
                  <w:szCs w:val="20"/>
                  <w:rPrChange w:id="2614" w:author="Bas Hofstra" w:date="2023-08-30T16:49:00Z">
                    <w:rPr>
                      <w:rFonts w:ascii="Calibri" w:hAnsi="Calibri" w:cs="Calibri"/>
                      <w:color w:val="000000"/>
                    </w:rPr>
                  </w:rPrChange>
                </w:rPr>
                <w:t>0.05</w:t>
              </w:r>
            </w:ins>
          </w:p>
        </w:tc>
      </w:tr>
      <w:tr w:rsidR="00A10EDE" w:rsidRPr="00A258BD" w14:paraId="7A14392B" w14:textId="77777777" w:rsidTr="00A10EDE">
        <w:trPr>
          <w:trHeight w:val="245"/>
          <w:ins w:id="2615" w:author="Bas Hofstra" w:date="2023-08-30T16:48:00Z"/>
        </w:trPr>
        <w:tc>
          <w:tcPr>
            <w:tcW w:w="1535" w:type="dxa"/>
            <w:tcBorders>
              <w:top w:val="nil"/>
              <w:left w:val="nil"/>
              <w:bottom w:val="nil"/>
              <w:right w:val="nil"/>
            </w:tcBorders>
            <w:shd w:val="clear" w:color="auto" w:fill="auto"/>
            <w:noWrap/>
            <w:vAlign w:val="bottom"/>
            <w:hideMark/>
          </w:tcPr>
          <w:p w14:paraId="03E436C0" w14:textId="25637200" w:rsidR="00A258BD" w:rsidRPr="00A258BD" w:rsidRDefault="00A258BD" w:rsidP="00A10EDE">
            <w:pPr>
              <w:rPr>
                <w:ins w:id="2616" w:author="Bas Hofstra" w:date="2023-08-30T16:48:00Z"/>
                <w:color w:val="000000"/>
                <w:sz w:val="20"/>
                <w:szCs w:val="20"/>
                <w:rPrChange w:id="2617" w:author="Bas Hofstra" w:date="2023-08-30T16:48:00Z">
                  <w:rPr>
                    <w:ins w:id="2618" w:author="Bas Hofstra" w:date="2023-08-30T16:48:00Z"/>
                    <w:rFonts w:ascii="Calibri" w:hAnsi="Calibri" w:cs="Calibri"/>
                    <w:color w:val="000000"/>
                  </w:rPr>
                </w:rPrChange>
              </w:rPr>
              <w:pPrChange w:id="2619" w:author="Bas Hofstra" w:date="2023-08-30T16:52:00Z">
                <w:pPr/>
              </w:pPrChange>
            </w:pPr>
            <w:ins w:id="2620" w:author="Bas Hofstra" w:date="2023-08-30T16:49:00Z">
              <w:r>
                <w:rPr>
                  <w:color w:val="000000"/>
                  <w:sz w:val="20"/>
                  <w:szCs w:val="20"/>
                </w:rPr>
                <w:t>Age/10</w:t>
              </w:r>
            </w:ins>
          </w:p>
        </w:tc>
        <w:tc>
          <w:tcPr>
            <w:tcW w:w="1230" w:type="dxa"/>
            <w:tcBorders>
              <w:top w:val="nil"/>
              <w:left w:val="nil"/>
              <w:bottom w:val="nil"/>
              <w:right w:val="nil"/>
            </w:tcBorders>
            <w:shd w:val="clear" w:color="auto" w:fill="auto"/>
            <w:noWrap/>
            <w:vAlign w:val="bottom"/>
            <w:hideMark/>
          </w:tcPr>
          <w:p w14:paraId="65151547" w14:textId="77777777" w:rsidR="00A258BD" w:rsidRPr="00A258BD" w:rsidRDefault="00A258BD" w:rsidP="00A10EDE">
            <w:pPr>
              <w:rPr>
                <w:ins w:id="2621" w:author="Bas Hofstra" w:date="2023-08-30T16:48:00Z"/>
                <w:color w:val="000000"/>
                <w:sz w:val="20"/>
                <w:szCs w:val="20"/>
                <w:rPrChange w:id="2622" w:author="Bas Hofstra" w:date="2023-08-30T16:48:00Z">
                  <w:rPr>
                    <w:ins w:id="2623" w:author="Bas Hofstra" w:date="2023-08-30T16:48:00Z"/>
                    <w:rFonts w:ascii="Calibri" w:hAnsi="Calibri" w:cs="Calibri"/>
                    <w:color w:val="000000"/>
                  </w:rPr>
                </w:rPrChange>
              </w:rPr>
              <w:pPrChange w:id="2624" w:author="Bas Hofstra" w:date="2023-08-30T16:52:00Z">
                <w:pPr/>
              </w:pPrChange>
            </w:pPr>
          </w:p>
        </w:tc>
        <w:tc>
          <w:tcPr>
            <w:tcW w:w="1230" w:type="dxa"/>
            <w:tcBorders>
              <w:top w:val="nil"/>
              <w:left w:val="nil"/>
              <w:bottom w:val="nil"/>
              <w:right w:val="nil"/>
            </w:tcBorders>
            <w:shd w:val="clear" w:color="auto" w:fill="auto"/>
            <w:noWrap/>
            <w:vAlign w:val="bottom"/>
            <w:hideMark/>
          </w:tcPr>
          <w:p w14:paraId="74DE211A" w14:textId="77777777" w:rsidR="00A258BD" w:rsidRPr="00A258BD" w:rsidRDefault="00A258BD" w:rsidP="00A10EDE">
            <w:pPr>
              <w:rPr>
                <w:ins w:id="2625" w:author="Bas Hofstra" w:date="2023-08-30T16:48:00Z"/>
                <w:sz w:val="20"/>
                <w:szCs w:val="20"/>
                <w:rPrChange w:id="2626" w:author="Bas Hofstra" w:date="2023-08-30T16:48:00Z">
                  <w:rPr>
                    <w:ins w:id="2627" w:author="Bas Hofstra" w:date="2023-08-30T16:48:00Z"/>
                    <w:sz w:val="20"/>
                    <w:szCs w:val="20"/>
                  </w:rPr>
                </w:rPrChange>
              </w:rPr>
              <w:pPrChange w:id="2628" w:author="Bas Hofstra" w:date="2023-08-30T16:52:00Z">
                <w:pPr/>
              </w:pPrChange>
            </w:pPr>
          </w:p>
        </w:tc>
        <w:tc>
          <w:tcPr>
            <w:tcW w:w="1230" w:type="dxa"/>
            <w:tcBorders>
              <w:top w:val="nil"/>
              <w:left w:val="nil"/>
              <w:bottom w:val="nil"/>
              <w:right w:val="nil"/>
            </w:tcBorders>
            <w:shd w:val="clear" w:color="auto" w:fill="auto"/>
            <w:noWrap/>
            <w:vAlign w:val="bottom"/>
            <w:hideMark/>
          </w:tcPr>
          <w:p w14:paraId="08A8DA42" w14:textId="4159EDB3" w:rsidR="00A258BD" w:rsidRPr="00A258BD" w:rsidRDefault="00A258BD" w:rsidP="00A10EDE">
            <w:pPr>
              <w:rPr>
                <w:ins w:id="2629" w:author="Bas Hofstra" w:date="2023-08-30T16:48:00Z"/>
                <w:color w:val="000000"/>
                <w:sz w:val="20"/>
                <w:szCs w:val="20"/>
                <w:rPrChange w:id="2630" w:author="Bas Hofstra" w:date="2023-08-30T16:48:00Z">
                  <w:rPr>
                    <w:ins w:id="2631" w:author="Bas Hofstra" w:date="2023-08-30T16:48:00Z"/>
                    <w:rFonts w:ascii="Calibri" w:hAnsi="Calibri" w:cs="Calibri"/>
                    <w:color w:val="000000"/>
                  </w:rPr>
                </w:rPrChange>
              </w:rPr>
              <w:pPrChange w:id="2632" w:author="Bas Hofstra" w:date="2023-08-30T16:52:00Z">
                <w:pPr>
                  <w:jc w:val="right"/>
                </w:pPr>
              </w:pPrChange>
            </w:pPr>
            <w:ins w:id="2633" w:author="Bas Hofstra" w:date="2023-08-30T16:48:00Z">
              <w:r w:rsidRPr="00A258BD">
                <w:rPr>
                  <w:color w:val="000000"/>
                  <w:sz w:val="20"/>
                  <w:szCs w:val="20"/>
                  <w:rPrChange w:id="2634" w:author="Bas Hofstra" w:date="2023-08-30T16:48:00Z">
                    <w:rPr>
                      <w:rFonts w:ascii="Calibri" w:hAnsi="Calibri" w:cs="Calibri"/>
                      <w:color w:val="000000"/>
                    </w:rPr>
                  </w:rPrChange>
                </w:rPr>
                <w:t>0</w:t>
              </w:r>
            </w:ins>
            <w:ins w:id="2635" w:author="Bas Hofstra" w:date="2023-08-30T17:06:00Z">
              <w:r w:rsidR="00CA6570">
                <w:rPr>
                  <w:color w:val="000000"/>
                  <w:sz w:val="20"/>
                  <w:szCs w:val="20"/>
                </w:rPr>
                <w:t>.00</w:t>
              </w:r>
            </w:ins>
          </w:p>
        </w:tc>
        <w:tc>
          <w:tcPr>
            <w:tcW w:w="1230" w:type="dxa"/>
            <w:tcBorders>
              <w:top w:val="nil"/>
              <w:left w:val="nil"/>
              <w:bottom w:val="nil"/>
              <w:right w:val="nil"/>
            </w:tcBorders>
            <w:shd w:val="clear" w:color="auto" w:fill="auto"/>
            <w:noWrap/>
            <w:vAlign w:val="bottom"/>
            <w:hideMark/>
          </w:tcPr>
          <w:p w14:paraId="50C9DA89" w14:textId="77777777" w:rsidR="00A258BD" w:rsidRPr="00A258BD" w:rsidRDefault="00A258BD" w:rsidP="00A10EDE">
            <w:pPr>
              <w:rPr>
                <w:ins w:id="2636" w:author="Bas Hofstra" w:date="2023-08-30T16:48:00Z"/>
                <w:color w:val="000000"/>
                <w:sz w:val="20"/>
                <w:szCs w:val="20"/>
                <w:rPrChange w:id="2637" w:author="Bas Hofstra" w:date="2023-08-30T16:48:00Z">
                  <w:rPr>
                    <w:ins w:id="2638" w:author="Bas Hofstra" w:date="2023-08-30T16:48:00Z"/>
                    <w:rFonts w:ascii="Calibri" w:hAnsi="Calibri" w:cs="Calibri"/>
                    <w:color w:val="000000"/>
                  </w:rPr>
                </w:rPrChange>
              </w:rPr>
              <w:pPrChange w:id="2639" w:author="Bas Hofstra" w:date="2023-08-30T16:52:00Z">
                <w:pPr>
                  <w:jc w:val="right"/>
                </w:pPr>
              </w:pPrChange>
            </w:pPr>
            <w:ins w:id="2640" w:author="Bas Hofstra" w:date="2023-08-30T16:48:00Z">
              <w:r w:rsidRPr="00A258BD">
                <w:rPr>
                  <w:color w:val="000000"/>
                  <w:sz w:val="20"/>
                  <w:szCs w:val="20"/>
                  <w:rPrChange w:id="2641" w:author="Bas Hofstra" w:date="2023-08-30T16:48:00Z">
                    <w:rPr>
                      <w:rFonts w:ascii="Calibri" w:hAnsi="Calibri" w:cs="Calibri"/>
                      <w:color w:val="000000"/>
                    </w:rPr>
                  </w:rPrChange>
                </w:rPr>
                <w:t>-0.32</w:t>
              </w:r>
            </w:ins>
          </w:p>
        </w:tc>
        <w:tc>
          <w:tcPr>
            <w:tcW w:w="1373" w:type="dxa"/>
            <w:gridSpan w:val="2"/>
            <w:tcBorders>
              <w:top w:val="nil"/>
              <w:left w:val="nil"/>
              <w:bottom w:val="nil"/>
              <w:right w:val="nil"/>
            </w:tcBorders>
            <w:shd w:val="clear" w:color="auto" w:fill="auto"/>
            <w:noWrap/>
            <w:vAlign w:val="bottom"/>
            <w:hideMark/>
          </w:tcPr>
          <w:p w14:paraId="6AD19B53" w14:textId="77777777" w:rsidR="00A258BD" w:rsidRPr="00A258BD" w:rsidRDefault="00A258BD" w:rsidP="00A10EDE">
            <w:pPr>
              <w:rPr>
                <w:ins w:id="2642" w:author="Bas Hofstra" w:date="2023-08-30T16:48:00Z"/>
                <w:color w:val="000000"/>
                <w:sz w:val="20"/>
                <w:szCs w:val="20"/>
                <w:rPrChange w:id="2643" w:author="Bas Hofstra" w:date="2023-08-30T16:48:00Z">
                  <w:rPr>
                    <w:ins w:id="2644" w:author="Bas Hofstra" w:date="2023-08-30T16:48:00Z"/>
                    <w:rFonts w:ascii="Calibri" w:hAnsi="Calibri" w:cs="Calibri"/>
                    <w:color w:val="000000"/>
                  </w:rPr>
                </w:rPrChange>
              </w:rPr>
              <w:pPrChange w:id="2645" w:author="Bas Hofstra" w:date="2023-08-30T16:52:00Z">
                <w:pPr>
                  <w:jc w:val="right"/>
                </w:pPr>
              </w:pPrChange>
            </w:pPr>
            <w:ins w:id="2646" w:author="Bas Hofstra" w:date="2023-08-30T16:48:00Z">
              <w:r w:rsidRPr="00A258BD">
                <w:rPr>
                  <w:color w:val="000000"/>
                  <w:sz w:val="20"/>
                  <w:szCs w:val="20"/>
                  <w:rPrChange w:id="2647" w:author="Bas Hofstra" w:date="2023-08-30T16:48:00Z">
                    <w:rPr>
                      <w:rFonts w:ascii="Calibri" w:hAnsi="Calibri" w:cs="Calibri"/>
                      <w:color w:val="000000"/>
                    </w:rPr>
                  </w:rPrChange>
                </w:rPr>
                <w:t>-0.27</w:t>
              </w:r>
            </w:ins>
          </w:p>
        </w:tc>
        <w:tc>
          <w:tcPr>
            <w:tcW w:w="1210" w:type="dxa"/>
            <w:tcBorders>
              <w:top w:val="nil"/>
              <w:left w:val="nil"/>
              <w:bottom w:val="nil"/>
              <w:right w:val="nil"/>
            </w:tcBorders>
            <w:shd w:val="clear" w:color="auto" w:fill="auto"/>
            <w:noWrap/>
            <w:vAlign w:val="bottom"/>
            <w:hideMark/>
          </w:tcPr>
          <w:p w14:paraId="0640AC07" w14:textId="77777777" w:rsidR="00A258BD" w:rsidRPr="00A258BD" w:rsidRDefault="00A258BD" w:rsidP="00A10EDE">
            <w:pPr>
              <w:rPr>
                <w:ins w:id="2648" w:author="Bas Hofstra" w:date="2023-08-30T16:48:00Z"/>
                <w:color w:val="000000"/>
                <w:sz w:val="20"/>
                <w:szCs w:val="20"/>
                <w:rPrChange w:id="2649" w:author="Bas Hofstra" w:date="2023-08-30T16:48:00Z">
                  <w:rPr>
                    <w:ins w:id="2650" w:author="Bas Hofstra" w:date="2023-08-30T16:48:00Z"/>
                    <w:rFonts w:ascii="Calibri" w:hAnsi="Calibri" w:cs="Calibri"/>
                    <w:color w:val="000000"/>
                  </w:rPr>
                </w:rPrChange>
              </w:rPr>
              <w:pPrChange w:id="2651" w:author="Bas Hofstra" w:date="2023-08-30T16:52:00Z">
                <w:pPr>
                  <w:jc w:val="right"/>
                </w:pPr>
              </w:pPrChange>
            </w:pPr>
            <w:ins w:id="2652" w:author="Bas Hofstra" w:date="2023-08-30T16:48:00Z">
              <w:r w:rsidRPr="00A258BD">
                <w:rPr>
                  <w:color w:val="000000"/>
                  <w:sz w:val="20"/>
                  <w:szCs w:val="20"/>
                  <w:rPrChange w:id="2653" w:author="Bas Hofstra" w:date="2023-08-30T16:48:00Z">
                    <w:rPr>
                      <w:rFonts w:ascii="Calibri" w:hAnsi="Calibri" w:cs="Calibri"/>
                      <w:color w:val="000000"/>
                    </w:rPr>
                  </w:rPrChange>
                </w:rPr>
                <w:t>0.04</w:t>
              </w:r>
            </w:ins>
          </w:p>
        </w:tc>
      </w:tr>
      <w:tr w:rsidR="00A10EDE" w:rsidRPr="00A258BD" w14:paraId="590B2BFE" w14:textId="77777777" w:rsidTr="00A10EDE">
        <w:trPr>
          <w:trHeight w:val="245"/>
          <w:ins w:id="2654" w:author="Bas Hofstra" w:date="2023-08-30T16:48:00Z"/>
        </w:trPr>
        <w:tc>
          <w:tcPr>
            <w:tcW w:w="1535" w:type="dxa"/>
            <w:tcBorders>
              <w:top w:val="nil"/>
              <w:left w:val="nil"/>
              <w:bottom w:val="nil"/>
              <w:right w:val="nil"/>
            </w:tcBorders>
            <w:shd w:val="clear" w:color="auto" w:fill="auto"/>
            <w:noWrap/>
            <w:vAlign w:val="bottom"/>
            <w:hideMark/>
          </w:tcPr>
          <w:p w14:paraId="74E22266" w14:textId="6EA04B8A" w:rsidR="00A258BD" w:rsidRPr="00A258BD" w:rsidRDefault="00A258BD" w:rsidP="00A10EDE">
            <w:pPr>
              <w:rPr>
                <w:ins w:id="2655" w:author="Bas Hofstra" w:date="2023-08-30T16:48:00Z"/>
                <w:color w:val="000000"/>
                <w:sz w:val="20"/>
                <w:szCs w:val="20"/>
                <w:rPrChange w:id="2656" w:author="Bas Hofstra" w:date="2023-08-30T16:48:00Z">
                  <w:rPr>
                    <w:ins w:id="2657" w:author="Bas Hofstra" w:date="2023-08-30T16:48:00Z"/>
                    <w:rFonts w:ascii="Calibri" w:hAnsi="Calibri" w:cs="Calibri"/>
                    <w:color w:val="000000"/>
                  </w:rPr>
                </w:rPrChange>
              </w:rPr>
              <w:pPrChange w:id="2658" w:author="Bas Hofstra" w:date="2023-08-30T16:52:00Z">
                <w:pPr/>
              </w:pPrChange>
            </w:pPr>
          </w:p>
        </w:tc>
        <w:tc>
          <w:tcPr>
            <w:tcW w:w="1230" w:type="dxa"/>
            <w:tcBorders>
              <w:top w:val="nil"/>
              <w:left w:val="nil"/>
              <w:bottom w:val="nil"/>
              <w:right w:val="nil"/>
            </w:tcBorders>
            <w:shd w:val="clear" w:color="auto" w:fill="auto"/>
            <w:noWrap/>
            <w:vAlign w:val="bottom"/>
            <w:hideMark/>
          </w:tcPr>
          <w:p w14:paraId="224EA5F5" w14:textId="77777777" w:rsidR="00A258BD" w:rsidRPr="00A258BD" w:rsidRDefault="00A258BD" w:rsidP="00A10EDE">
            <w:pPr>
              <w:rPr>
                <w:ins w:id="2659" w:author="Bas Hofstra" w:date="2023-08-30T16:48:00Z"/>
                <w:color w:val="000000"/>
                <w:sz w:val="20"/>
                <w:szCs w:val="20"/>
                <w:rPrChange w:id="2660" w:author="Bas Hofstra" w:date="2023-08-30T16:48:00Z">
                  <w:rPr>
                    <w:ins w:id="2661" w:author="Bas Hofstra" w:date="2023-08-30T16:48:00Z"/>
                    <w:rFonts w:ascii="Calibri" w:hAnsi="Calibri" w:cs="Calibri"/>
                    <w:color w:val="000000"/>
                  </w:rPr>
                </w:rPrChange>
              </w:rPr>
              <w:pPrChange w:id="2662" w:author="Bas Hofstra" w:date="2023-08-30T16:52:00Z">
                <w:pPr/>
              </w:pPrChange>
            </w:pPr>
          </w:p>
        </w:tc>
        <w:tc>
          <w:tcPr>
            <w:tcW w:w="1230" w:type="dxa"/>
            <w:tcBorders>
              <w:top w:val="nil"/>
              <w:left w:val="nil"/>
              <w:bottom w:val="nil"/>
              <w:right w:val="nil"/>
            </w:tcBorders>
            <w:shd w:val="clear" w:color="auto" w:fill="auto"/>
            <w:noWrap/>
            <w:vAlign w:val="bottom"/>
            <w:hideMark/>
          </w:tcPr>
          <w:p w14:paraId="3E416811" w14:textId="77777777" w:rsidR="00A258BD" w:rsidRPr="00A258BD" w:rsidRDefault="00A258BD" w:rsidP="00A10EDE">
            <w:pPr>
              <w:rPr>
                <w:ins w:id="2663" w:author="Bas Hofstra" w:date="2023-08-30T16:48:00Z"/>
                <w:i/>
                <w:sz w:val="20"/>
                <w:szCs w:val="20"/>
                <w:rPrChange w:id="2664" w:author="Bas Hofstra" w:date="2023-08-30T16:49:00Z">
                  <w:rPr>
                    <w:ins w:id="2665" w:author="Bas Hofstra" w:date="2023-08-30T16:48:00Z"/>
                    <w:sz w:val="20"/>
                    <w:szCs w:val="20"/>
                  </w:rPr>
                </w:rPrChange>
              </w:rPr>
              <w:pPrChange w:id="2666" w:author="Bas Hofstra" w:date="2023-08-30T16:52:00Z">
                <w:pPr/>
              </w:pPrChange>
            </w:pPr>
          </w:p>
        </w:tc>
        <w:tc>
          <w:tcPr>
            <w:tcW w:w="1230" w:type="dxa"/>
            <w:tcBorders>
              <w:top w:val="nil"/>
              <w:left w:val="nil"/>
              <w:bottom w:val="nil"/>
              <w:right w:val="nil"/>
            </w:tcBorders>
            <w:shd w:val="clear" w:color="auto" w:fill="auto"/>
            <w:noWrap/>
            <w:vAlign w:val="bottom"/>
            <w:hideMark/>
          </w:tcPr>
          <w:p w14:paraId="6E4239A0" w14:textId="77777777" w:rsidR="00A258BD" w:rsidRPr="00A258BD" w:rsidRDefault="00A258BD" w:rsidP="00A10EDE">
            <w:pPr>
              <w:rPr>
                <w:ins w:id="2667" w:author="Bas Hofstra" w:date="2023-08-30T16:48:00Z"/>
                <w:i/>
                <w:color w:val="000000"/>
                <w:sz w:val="20"/>
                <w:szCs w:val="20"/>
                <w:rPrChange w:id="2668" w:author="Bas Hofstra" w:date="2023-08-30T16:49:00Z">
                  <w:rPr>
                    <w:ins w:id="2669" w:author="Bas Hofstra" w:date="2023-08-30T16:48:00Z"/>
                    <w:rFonts w:ascii="Calibri" w:hAnsi="Calibri" w:cs="Calibri"/>
                    <w:color w:val="000000"/>
                  </w:rPr>
                </w:rPrChange>
              </w:rPr>
              <w:pPrChange w:id="2670" w:author="Bas Hofstra" w:date="2023-08-30T16:52:00Z">
                <w:pPr>
                  <w:jc w:val="right"/>
                </w:pPr>
              </w:pPrChange>
            </w:pPr>
            <w:ins w:id="2671" w:author="Bas Hofstra" w:date="2023-08-30T16:48:00Z">
              <w:r w:rsidRPr="00A258BD">
                <w:rPr>
                  <w:i/>
                  <w:color w:val="000000"/>
                  <w:sz w:val="20"/>
                  <w:szCs w:val="20"/>
                  <w:rPrChange w:id="2672" w:author="Bas Hofstra" w:date="2023-08-30T16:49:00Z">
                    <w:rPr>
                      <w:rFonts w:ascii="Calibri" w:hAnsi="Calibri" w:cs="Calibri"/>
                      <w:color w:val="000000"/>
                    </w:rPr>
                  </w:rPrChange>
                </w:rPr>
                <w:t>0.93</w:t>
              </w:r>
            </w:ins>
          </w:p>
        </w:tc>
        <w:tc>
          <w:tcPr>
            <w:tcW w:w="1230" w:type="dxa"/>
            <w:tcBorders>
              <w:top w:val="nil"/>
              <w:left w:val="nil"/>
              <w:bottom w:val="nil"/>
              <w:right w:val="nil"/>
            </w:tcBorders>
            <w:shd w:val="clear" w:color="auto" w:fill="auto"/>
            <w:noWrap/>
            <w:vAlign w:val="bottom"/>
            <w:hideMark/>
          </w:tcPr>
          <w:p w14:paraId="7DA9AD13" w14:textId="77777777" w:rsidR="00A258BD" w:rsidRPr="00A258BD" w:rsidRDefault="00A258BD" w:rsidP="00A10EDE">
            <w:pPr>
              <w:rPr>
                <w:ins w:id="2673" w:author="Bas Hofstra" w:date="2023-08-30T16:48:00Z"/>
                <w:i/>
                <w:color w:val="000000"/>
                <w:sz w:val="20"/>
                <w:szCs w:val="20"/>
                <w:rPrChange w:id="2674" w:author="Bas Hofstra" w:date="2023-08-30T16:49:00Z">
                  <w:rPr>
                    <w:ins w:id="2675" w:author="Bas Hofstra" w:date="2023-08-30T16:48:00Z"/>
                    <w:rFonts w:ascii="Calibri" w:hAnsi="Calibri" w:cs="Calibri"/>
                    <w:color w:val="000000"/>
                  </w:rPr>
                </w:rPrChange>
              </w:rPr>
              <w:pPrChange w:id="2676" w:author="Bas Hofstra" w:date="2023-08-30T16:52:00Z">
                <w:pPr>
                  <w:jc w:val="right"/>
                </w:pPr>
              </w:pPrChange>
            </w:pPr>
            <w:ins w:id="2677" w:author="Bas Hofstra" w:date="2023-08-30T16:48:00Z">
              <w:r w:rsidRPr="00A258BD">
                <w:rPr>
                  <w:i/>
                  <w:color w:val="000000"/>
                  <w:sz w:val="20"/>
                  <w:szCs w:val="20"/>
                  <w:rPrChange w:id="2678" w:author="Bas Hofstra" w:date="2023-08-30T16:49:00Z">
                    <w:rPr>
                      <w:rFonts w:ascii="Calibri" w:hAnsi="Calibri" w:cs="Calibri"/>
                      <w:color w:val="000000"/>
                    </w:rPr>
                  </w:rPrChange>
                </w:rPr>
                <w:t>0.00</w:t>
              </w:r>
            </w:ins>
          </w:p>
        </w:tc>
        <w:tc>
          <w:tcPr>
            <w:tcW w:w="1373" w:type="dxa"/>
            <w:gridSpan w:val="2"/>
            <w:tcBorders>
              <w:top w:val="nil"/>
              <w:left w:val="nil"/>
              <w:bottom w:val="nil"/>
              <w:right w:val="nil"/>
            </w:tcBorders>
            <w:shd w:val="clear" w:color="auto" w:fill="auto"/>
            <w:noWrap/>
            <w:vAlign w:val="bottom"/>
            <w:hideMark/>
          </w:tcPr>
          <w:p w14:paraId="7161BF24" w14:textId="77777777" w:rsidR="00A258BD" w:rsidRPr="00A258BD" w:rsidRDefault="00A258BD" w:rsidP="00A10EDE">
            <w:pPr>
              <w:rPr>
                <w:ins w:id="2679" w:author="Bas Hofstra" w:date="2023-08-30T16:48:00Z"/>
                <w:i/>
                <w:color w:val="000000"/>
                <w:sz w:val="20"/>
                <w:szCs w:val="20"/>
                <w:rPrChange w:id="2680" w:author="Bas Hofstra" w:date="2023-08-30T16:49:00Z">
                  <w:rPr>
                    <w:ins w:id="2681" w:author="Bas Hofstra" w:date="2023-08-30T16:48:00Z"/>
                    <w:rFonts w:ascii="Calibri" w:hAnsi="Calibri" w:cs="Calibri"/>
                    <w:color w:val="000000"/>
                  </w:rPr>
                </w:rPrChange>
              </w:rPr>
              <w:pPrChange w:id="2682" w:author="Bas Hofstra" w:date="2023-08-30T16:52:00Z">
                <w:pPr>
                  <w:jc w:val="right"/>
                </w:pPr>
              </w:pPrChange>
            </w:pPr>
            <w:ins w:id="2683" w:author="Bas Hofstra" w:date="2023-08-30T16:48:00Z">
              <w:r w:rsidRPr="00A258BD">
                <w:rPr>
                  <w:i/>
                  <w:color w:val="000000"/>
                  <w:sz w:val="20"/>
                  <w:szCs w:val="20"/>
                  <w:rPrChange w:id="2684" w:author="Bas Hofstra" w:date="2023-08-30T16:49:00Z">
                    <w:rPr>
                      <w:rFonts w:ascii="Calibri" w:hAnsi="Calibri" w:cs="Calibri"/>
                      <w:color w:val="000000"/>
                    </w:rPr>
                  </w:rPrChange>
                </w:rPr>
                <w:t>0.00</w:t>
              </w:r>
            </w:ins>
          </w:p>
        </w:tc>
        <w:tc>
          <w:tcPr>
            <w:tcW w:w="1210" w:type="dxa"/>
            <w:tcBorders>
              <w:top w:val="nil"/>
              <w:left w:val="nil"/>
              <w:bottom w:val="nil"/>
              <w:right w:val="nil"/>
            </w:tcBorders>
            <w:shd w:val="clear" w:color="auto" w:fill="auto"/>
            <w:noWrap/>
            <w:vAlign w:val="bottom"/>
            <w:hideMark/>
          </w:tcPr>
          <w:p w14:paraId="4DEEB10D" w14:textId="77777777" w:rsidR="00A258BD" w:rsidRPr="00A258BD" w:rsidRDefault="00A258BD" w:rsidP="00A10EDE">
            <w:pPr>
              <w:rPr>
                <w:ins w:id="2685" w:author="Bas Hofstra" w:date="2023-08-30T16:48:00Z"/>
                <w:i/>
                <w:color w:val="000000"/>
                <w:sz w:val="20"/>
                <w:szCs w:val="20"/>
                <w:rPrChange w:id="2686" w:author="Bas Hofstra" w:date="2023-08-30T16:49:00Z">
                  <w:rPr>
                    <w:ins w:id="2687" w:author="Bas Hofstra" w:date="2023-08-30T16:48:00Z"/>
                    <w:rFonts w:ascii="Calibri" w:hAnsi="Calibri" w:cs="Calibri"/>
                    <w:color w:val="000000"/>
                  </w:rPr>
                </w:rPrChange>
              </w:rPr>
              <w:pPrChange w:id="2688" w:author="Bas Hofstra" w:date="2023-08-30T16:52:00Z">
                <w:pPr>
                  <w:jc w:val="right"/>
                </w:pPr>
              </w:pPrChange>
            </w:pPr>
            <w:ins w:id="2689" w:author="Bas Hofstra" w:date="2023-08-30T16:48:00Z">
              <w:r w:rsidRPr="00A258BD">
                <w:rPr>
                  <w:i/>
                  <w:color w:val="000000"/>
                  <w:sz w:val="20"/>
                  <w:szCs w:val="20"/>
                  <w:rPrChange w:id="2690" w:author="Bas Hofstra" w:date="2023-08-30T16:49:00Z">
                    <w:rPr>
                      <w:rFonts w:ascii="Calibri" w:hAnsi="Calibri" w:cs="Calibri"/>
                      <w:color w:val="000000"/>
                    </w:rPr>
                  </w:rPrChange>
                </w:rPr>
                <w:t>0.13</w:t>
              </w:r>
            </w:ins>
          </w:p>
        </w:tc>
      </w:tr>
      <w:tr w:rsidR="00A10EDE" w:rsidRPr="00A258BD" w14:paraId="07EF0A21" w14:textId="77777777" w:rsidTr="00A10EDE">
        <w:trPr>
          <w:trHeight w:val="245"/>
          <w:ins w:id="2691" w:author="Bas Hofstra" w:date="2023-08-30T16:48:00Z"/>
        </w:trPr>
        <w:tc>
          <w:tcPr>
            <w:tcW w:w="1535" w:type="dxa"/>
            <w:tcBorders>
              <w:top w:val="nil"/>
              <w:left w:val="nil"/>
              <w:bottom w:val="nil"/>
              <w:right w:val="nil"/>
            </w:tcBorders>
            <w:shd w:val="clear" w:color="auto" w:fill="auto"/>
            <w:noWrap/>
            <w:vAlign w:val="bottom"/>
            <w:hideMark/>
          </w:tcPr>
          <w:p w14:paraId="1CA39B2C" w14:textId="262ABBE2" w:rsidR="00A258BD" w:rsidRPr="00A258BD" w:rsidRDefault="00A258BD" w:rsidP="00A10EDE">
            <w:pPr>
              <w:rPr>
                <w:ins w:id="2692" w:author="Bas Hofstra" w:date="2023-08-30T16:48:00Z"/>
                <w:color w:val="000000"/>
                <w:sz w:val="20"/>
                <w:szCs w:val="20"/>
                <w:rPrChange w:id="2693" w:author="Bas Hofstra" w:date="2023-08-30T16:48:00Z">
                  <w:rPr>
                    <w:ins w:id="2694" w:author="Bas Hofstra" w:date="2023-08-30T16:48:00Z"/>
                    <w:rFonts w:ascii="Calibri" w:hAnsi="Calibri" w:cs="Calibri"/>
                    <w:color w:val="000000"/>
                  </w:rPr>
                </w:rPrChange>
              </w:rPr>
              <w:pPrChange w:id="2695" w:author="Bas Hofstra" w:date="2023-08-30T16:52:00Z">
                <w:pPr/>
              </w:pPrChange>
            </w:pPr>
            <w:ins w:id="2696" w:author="Bas Hofstra" w:date="2023-08-30T16:49:00Z">
              <w:r>
                <w:rPr>
                  <w:color w:val="000000"/>
                  <w:sz w:val="20"/>
                  <w:szCs w:val="20"/>
                </w:rPr>
                <w:t>Woman</w:t>
              </w:r>
            </w:ins>
          </w:p>
        </w:tc>
        <w:tc>
          <w:tcPr>
            <w:tcW w:w="1230" w:type="dxa"/>
            <w:tcBorders>
              <w:top w:val="nil"/>
              <w:left w:val="nil"/>
              <w:bottom w:val="nil"/>
              <w:right w:val="nil"/>
            </w:tcBorders>
            <w:shd w:val="clear" w:color="auto" w:fill="auto"/>
            <w:noWrap/>
            <w:vAlign w:val="bottom"/>
            <w:hideMark/>
          </w:tcPr>
          <w:p w14:paraId="4B84B00A" w14:textId="77777777" w:rsidR="00A258BD" w:rsidRPr="00A258BD" w:rsidRDefault="00A258BD" w:rsidP="00A10EDE">
            <w:pPr>
              <w:rPr>
                <w:ins w:id="2697" w:author="Bas Hofstra" w:date="2023-08-30T16:48:00Z"/>
                <w:color w:val="000000"/>
                <w:sz w:val="20"/>
                <w:szCs w:val="20"/>
                <w:rPrChange w:id="2698" w:author="Bas Hofstra" w:date="2023-08-30T16:48:00Z">
                  <w:rPr>
                    <w:ins w:id="2699" w:author="Bas Hofstra" w:date="2023-08-30T16:48:00Z"/>
                    <w:rFonts w:ascii="Calibri" w:hAnsi="Calibri" w:cs="Calibri"/>
                    <w:color w:val="000000"/>
                  </w:rPr>
                </w:rPrChange>
              </w:rPr>
              <w:pPrChange w:id="2700" w:author="Bas Hofstra" w:date="2023-08-30T16:52:00Z">
                <w:pPr/>
              </w:pPrChange>
            </w:pPr>
          </w:p>
        </w:tc>
        <w:tc>
          <w:tcPr>
            <w:tcW w:w="1230" w:type="dxa"/>
            <w:tcBorders>
              <w:top w:val="nil"/>
              <w:left w:val="nil"/>
              <w:bottom w:val="nil"/>
              <w:right w:val="nil"/>
            </w:tcBorders>
            <w:shd w:val="clear" w:color="auto" w:fill="auto"/>
            <w:noWrap/>
            <w:vAlign w:val="bottom"/>
            <w:hideMark/>
          </w:tcPr>
          <w:p w14:paraId="3C624D4B" w14:textId="77777777" w:rsidR="00A258BD" w:rsidRPr="00A258BD" w:rsidRDefault="00A258BD" w:rsidP="00A10EDE">
            <w:pPr>
              <w:rPr>
                <w:ins w:id="2701" w:author="Bas Hofstra" w:date="2023-08-30T16:48:00Z"/>
                <w:sz w:val="20"/>
                <w:szCs w:val="20"/>
                <w:rPrChange w:id="2702" w:author="Bas Hofstra" w:date="2023-08-30T16:48:00Z">
                  <w:rPr>
                    <w:ins w:id="2703" w:author="Bas Hofstra" w:date="2023-08-30T16:48:00Z"/>
                    <w:sz w:val="20"/>
                    <w:szCs w:val="20"/>
                  </w:rPr>
                </w:rPrChange>
              </w:rPr>
              <w:pPrChange w:id="2704" w:author="Bas Hofstra" w:date="2023-08-30T16:52:00Z">
                <w:pPr/>
              </w:pPrChange>
            </w:pPr>
          </w:p>
        </w:tc>
        <w:tc>
          <w:tcPr>
            <w:tcW w:w="1230" w:type="dxa"/>
            <w:tcBorders>
              <w:top w:val="nil"/>
              <w:left w:val="nil"/>
              <w:bottom w:val="nil"/>
              <w:right w:val="nil"/>
            </w:tcBorders>
            <w:shd w:val="clear" w:color="auto" w:fill="auto"/>
            <w:noWrap/>
            <w:vAlign w:val="bottom"/>
            <w:hideMark/>
          </w:tcPr>
          <w:p w14:paraId="223C1209" w14:textId="77777777" w:rsidR="00A258BD" w:rsidRPr="00A258BD" w:rsidRDefault="00A258BD" w:rsidP="00A10EDE">
            <w:pPr>
              <w:rPr>
                <w:ins w:id="2705" w:author="Bas Hofstra" w:date="2023-08-30T16:48:00Z"/>
                <w:sz w:val="20"/>
                <w:szCs w:val="20"/>
                <w:rPrChange w:id="2706" w:author="Bas Hofstra" w:date="2023-08-30T16:48:00Z">
                  <w:rPr>
                    <w:ins w:id="2707" w:author="Bas Hofstra" w:date="2023-08-30T16:48:00Z"/>
                    <w:sz w:val="20"/>
                    <w:szCs w:val="20"/>
                  </w:rPr>
                </w:rPrChange>
              </w:rPr>
              <w:pPrChange w:id="2708" w:author="Bas Hofstra" w:date="2023-08-30T16:52:00Z">
                <w:pPr/>
              </w:pPrChange>
            </w:pPr>
          </w:p>
        </w:tc>
        <w:tc>
          <w:tcPr>
            <w:tcW w:w="1230" w:type="dxa"/>
            <w:tcBorders>
              <w:top w:val="nil"/>
              <w:left w:val="nil"/>
              <w:bottom w:val="nil"/>
              <w:right w:val="nil"/>
            </w:tcBorders>
            <w:shd w:val="clear" w:color="auto" w:fill="auto"/>
            <w:noWrap/>
            <w:vAlign w:val="bottom"/>
            <w:hideMark/>
          </w:tcPr>
          <w:p w14:paraId="758CAA4C" w14:textId="77777777" w:rsidR="00A258BD" w:rsidRPr="00A258BD" w:rsidRDefault="00A258BD" w:rsidP="00A10EDE">
            <w:pPr>
              <w:rPr>
                <w:ins w:id="2709" w:author="Bas Hofstra" w:date="2023-08-30T16:48:00Z"/>
                <w:color w:val="000000"/>
                <w:sz w:val="20"/>
                <w:szCs w:val="20"/>
                <w:rPrChange w:id="2710" w:author="Bas Hofstra" w:date="2023-08-30T16:48:00Z">
                  <w:rPr>
                    <w:ins w:id="2711" w:author="Bas Hofstra" w:date="2023-08-30T16:48:00Z"/>
                    <w:rFonts w:ascii="Calibri" w:hAnsi="Calibri" w:cs="Calibri"/>
                    <w:color w:val="000000"/>
                  </w:rPr>
                </w:rPrChange>
              </w:rPr>
              <w:pPrChange w:id="2712" w:author="Bas Hofstra" w:date="2023-08-30T16:52:00Z">
                <w:pPr>
                  <w:jc w:val="right"/>
                </w:pPr>
              </w:pPrChange>
            </w:pPr>
            <w:ins w:id="2713" w:author="Bas Hofstra" w:date="2023-08-30T16:48:00Z">
              <w:r w:rsidRPr="00A258BD">
                <w:rPr>
                  <w:color w:val="000000"/>
                  <w:sz w:val="20"/>
                  <w:szCs w:val="20"/>
                  <w:rPrChange w:id="2714" w:author="Bas Hofstra" w:date="2023-08-30T16:48:00Z">
                    <w:rPr>
                      <w:rFonts w:ascii="Calibri" w:hAnsi="Calibri" w:cs="Calibri"/>
                      <w:color w:val="000000"/>
                    </w:rPr>
                  </w:rPrChange>
                </w:rPr>
                <w:t>-0.05</w:t>
              </w:r>
            </w:ins>
          </w:p>
        </w:tc>
        <w:tc>
          <w:tcPr>
            <w:tcW w:w="1373" w:type="dxa"/>
            <w:gridSpan w:val="2"/>
            <w:tcBorders>
              <w:top w:val="nil"/>
              <w:left w:val="nil"/>
              <w:bottom w:val="nil"/>
              <w:right w:val="nil"/>
            </w:tcBorders>
            <w:shd w:val="clear" w:color="auto" w:fill="auto"/>
            <w:noWrap/>
            <w:vAlign w:val="bottom"/>
            <w:hideMark/>
          </w:tcPr>
          <w:p w14:paraId="306E2D4E" w14:textId="77777777" w:rsidR="00A258BD" w:rsidRPr="00A258BD" w:rsidRDefault="00A258BD" w:rsidP="00A10EDE">
            <w:pPr>
              <w:rPr>
                <w:ins w:id="2715" w:author="Bas Hofstra" w:date="2023-08-30T16:48:00Z"/>
                <w:color w:val="000000"/>
                <w:sz w:val="20"/>
                <w:szCs w:val="20"/>
                <w:rPrChange w:id="2716" w:author="Bas Hofstra" w:date="2023-08-30T16:48:00Z">
                  <w:rPr>
                    <w:ins w:id="2717" w:author="Bas Hofstra" w:date="2023-08-30T16:48:00Z"/>
                    <w:rFonts w:ascii="Calibri" w:hAnsi="Calibri" w:cs="Calibri"/>
                    <w:color w:val="000000"/>
                  </w:rPr>
                </w:rPrChange>
              </w:rPr>
              <w:pPrChange w:id="2718" w:author="Bas Hofstra" w:date="2023-08-30T16:52:00Z">
                <w:pPr>
                  <w:jc w:val="right"/>
                </w:pPr>
              </w:pPrChange>
            </w:pPr>
            <w:ins w:id="2719" w:author="Bas Hofstra" w:date="2023-08-30T16:48:00Z">
              <w:r w:rsidRPr="00A258BD">
                <w:rPr>
                  <w:color w:val="000000"/>
                  <w:sz w:val="20"/>
                  <w:szCs w:val="20"/>
                  <w:rPrChange w:id="2720" w:author="Bas Hofstra" w:date="2023-08-30T16:48:00Z">
                    <w:rPr>
                      <w:rFonts w:ascii="Calibri" w:hAnsi="Calibri" w:cs="Calibri"/>
                      <w:color w:val="000000"/>
                    </w:rPr>
                  </w:rPrChange>
                </w:rPr>
                <w:t>-0.01</w:t>
              </w:r>
            </w:ins>
          </w:p>
        </w:tc>
        <w:tc>
          <w:tcPr>
            <w:tcW w:w="1210" w:type="dxa"/>
            <w:tcBorders>
              <w:top w:val="nil"/>
              <w:left w:val="nil"/>
              <w:bottom w:val="nil"/>
              <w:right w:val="nil"/>
            </w:tcBorders>
            <w:shd w:val="clear" w:color="auto" w:fill="auto"/>
            <w:noWrap/>
            <w:vAlign w:val="bottom"/>
            <w:hideMark/>
          </w:tcPr>
          <w:p w14:paraId="0DCCE161" w14:textId="77777777" w:rsidR="00A258BD" w:rsidRPr="00A258BD" w:rsidRDefault="00A258BD" w:rsidP="00A10EDE">
            <w:pPr>
              <w:rPr>
                <w:ins w:id="2721" w:author="Bas Hofstra" w:date="2023-08-30T16:48:00Z"/>
                <w:color w:val="000000"/>
                <w:sz w:val="20"/>
                <w:szCs w:val="20"/>
                <w:rPrChange w:id="2722" w:author="Bas Hofstra" w:date="2023-08-30T16:48:00Z">
                  <w:rPr>
                    <w:ins w:id="2723" w:author="Bas Hofstra" w:date="2023-08-30T16:48:00Z"/>
                    <w:rFonts w:ascii="Calibri" w:hAnsi="Calibri" w:cs="Calibri"/>
                    <w:color w:val="000000"/>
                  </w:rPr>
                </w:rPrChange>
              </w:rPr>
              <w:pPrChange w:id="2724" w:author="Bas Hofstra" w:date="2023-08-30T16:52:00Z">
                <w:pPr>
                  <w:jc w:val="right"/>
                </w:pPr>
              </w:pPrChange>
            </w:pPr>
            <w:ins w:id="2725" w:author="Bas Hofstra" w:date="2023-08-30T16:48:00Z">
              <w:r w:rsidRPr="00A258BD">
                <w:rPr>
                  <w:color w:val="000000"/>
                  <w:sz w:val="20"/>
                  <w:szCs w:val="20"/>
                  <w:rPrChange w:id="2726" w:author="Bas Hofstra" w:date="2023-08-30T16:48:00Z">
                    <w:rPr>
                      <w:rFonts w:ascii="Calibri" w:hAnsi="Calibri" w:cs="Calibri"/>
                      <w:color w:val="000000"/>
                    </w:rPr>
                  </w:rPrChange>
                </w:rPr>
                <w:t>0.06</w:t>
              </w:r>
            </w:ins>
          </w:p>
        </w:tc>
      </w:tr>
      <w:tr w:rsidR="00A10EDE" w:rsidRPr="00A258BD" w14:paraId="5F1FCE50" w14:textId="77777777" w:rsidTr="00A10EDE">
        <w:trPr>
          <w:trHeight w:val="245"/>
          <w:ins w:id="2727" w:author="Bas Hofstra" w:date="2023-08-30T16:48:00Z"/>
        </w:trPr>
        <w:tc>
          <w:tcPr>
            <w:tcW w:w="1535" w:type="dxa"/>
            <w:tcBorders>
              <w:top w:val="nil"/>
              <w:left w:val="nil"/>
              <w:bottom w:val="nil"/>
              <w:right w:val="nil"/>
            </w:tcBorders>
            <w:shd w:val="clear" w:color="auto" w:fill="auto"/>
            <w:noWrap/>
            <w:vAlign w:val="bottom"/>
            <w:hideMark/>
          </w:tcPr>
          <w:p w14:paraId="786436D4" w14:textId="2C172C50" w:rsidR="00A258BD" w:rsidRPr="00A258BD" w:rsidRDefault="00A258BD" w:rsidP="00A10EDE">
            <w:pPr>
              <w:rPr>
                <w:ins w:id="2728" w:author="Bas Hofstra" w:date="2023-08-30T16:48:00Z"/>
                <w:color w:val="000000"/>
                <w:sz w:val="20"/>
                <w:szCs w:val="20"/>
                <w:rPrChange w:id="2729" w:author="Bas Hofstra" w:date="2023-08-30T16:48:00Z">
                  <w:rPr>
                    <w:ins w:id="2730" w:author="Bas Hofstra" w:date="2023-08-30T16:48:00Z"/>
                    <w:rFonts w:ascii="Calibri" w:hAnsi="Calibri" w:cs="Calibri"/>
                    <w:color w:val="000000"/>
                  </w:rPr>
                </w:rPrChange>
              </w:rPr>
              <w:pPrChange w:id="2731" w:author="Bas Hofstra" w:date="2023-08-30T16:52:00Z">
                <w:pPr/>
              </w:pPrChange>
            </w:pPr>
          </w:p>
        </w:tc>
        <w:tc>
          <w:tcPr>
            <w:tcW w:w="1230" w:type="dxa"/>
            <w:tcBorders>
              <w:top w:val="nil"/>
              <w:left w:val="nil"/>
              <w:bottom w:val="nil"/>
              <w:right w:val="nil"/>
            </w:tcBorders>
            <w:shd w:val="clear" w:color="auto" w:fill="auto"/>
            <w:noWrap/>
            <w:vAlign w:val="bottom"/>
            <w:hideMark/>
          </w:tcPr>
          <w:p w14:paraId="37984E9D" w14:textId="77777777" w:rsidR="00A258BD" w:rsidRPr="00A258BD" w:rsidRDefault="00A258BD" w:rsidP="00A10EDE">
            <w:pPr>
              <w:rPr>
                <w:ins w:id="2732" w:author="Bas Hofstra" w:date="2023-08-30T16:48:00Z"/>
                <w:color w:val="000000"/>
                <w:sz w:val="20"/>
                <w:szCs w:val="20"/>
                <w:rPrChange w:id="2733" w:author="Bas Hofstra" w:date="2023-08-30T16:48:00Z">
                  <w:rPr>
                    <w:ins w:id="2734" w:author="Bas Hofstra" w:date="2023-08-30T16:48:00Z"/>
                    <w:rFonts w:ascii="Calibri" w:hAnsi="Calibri" w:cs="Calibri"/>
                    <w:color w:val="000000"/>
                  </w:rPr>
                </w:rPrChange>
              </w:rPr>
              <w:pPrChange w:id="2735" w:author="Bas Hofstra" w:date="2023-08-30T16:52:00Z">
                <w:pPr/>
              </w:pPrChange>
            </w:pPr>
          </w:p>
        </w:tc>
        <w:tc>
          <w:tcPr>
            <w:tcW w:w="1230" w:type="dxa"/>
            <w:tcBorders>
              <w:top w:val="nil"/>
              <w:left w:val="nil"/>
              <w:bottom w:val="nil"/>
              <w:right w:val="nil"/>
            </w:tcBorders>
            <w:shd w:val="clear" w:color="auto" w:fill="auto"/>
            <w:noWrap/>
            <w:vAlign w:val="bottom"/>
            <w:hideMark/>
          </w:tcPr>
          <w:p w14:paraId="690CB094" w14:textId="77777777" w:rsidR="00A258BD" w:rsidRPr="00A258BD" w:rsidRDefault="00A258BD" w:rsidP="00A10EDE">
            <w:pPr>
              <w:rPr>
                <w:ins w:id="2736" w:author="Bas Hofstra" w:date="2023-08-30T16:48:00Z"/>
                <w:sz w:val="20"/>
                <w:szCs w:val="20"/>
                <w:rPrChange w:id="2737" w:author="Bas Hofstra" w:date="2023-08-30T16:48:00Z">
                  <w:rPr>
                    <w:ins w:id="2738" w:author="Bas Hofstra" w:date="2023-08-30T16:48:00Z"/>
                    <w:sz w:val="20"/>
                    <w:szCs w:val="20"/>
                  </w:rPr>
                </w:rPrChange>
              </w:rPr>
              <w:pPrChange w:id="2739" w:author="Bas Hofstra" w:date="2023-08-30T16:52:00Z">
                <w:pPr/>
              </w:pPrChange>
            </w:pPr>
          </w:p>
        </w:tc>
        <w:tc>
          <w:tcPr>
            <w:tcW w:w="1230" w:type="dxa"/>
            <w:tcBorders>
              <w:top w:val="nil"/>
              <w:left w:val="nil"/>
              <w:bottom w:val="nil"/>
              <w:right w:val="nil"/>
            </w:tcBorders>
            <w:shd w:val="clear" w:color="auto" w:fill="auto"/>
            <w:noWrap/>
            <w:vAlign w:val="bottom"/>
            <w:hideMark/>
          </w:tcPr>
          <w:p w14:paraId="26DF0BE9" w14:textId="77777777" w:rsidR="00A258BD" w:rsidRPr="00A258BD" w:rsidRDefault="00A258BD" w:rsidP="00A10EDE">
            <w:pPr>
              <w:rPr>
                <w:ins w:id="2740" w:author="Bas Hofstra" w:date="2023-08-30T16:48:00Z"/>
                <w:i/>
                <w:sz w:val="20"/>
                <w:szCs w:val="20"/>
                <w:rPrChange w:id="2741" w:author="Bas Hofstra" w:date="2023-08-30T16:49:00Z">
                  <w:rPr>
                    <w:ins w:id="2742" w:author="Bas Hofstra" w:date="2023-08-30T16:48:00Z"/>
                    <w:sz w:val="20"/>
                    <w:szCs w:val="20"/>
                  </w:rPr>
                </w:rPrChange>
              </w:rPr>
              <w:pPrChange w:id="2743" w:author="Bas Hofstra" w:date="2023-08-30T16:52:00Z">
                <w:pPr/>
              </w:pPrChange>
            </w:pPr>
          </w:p>
        </w:tc>
        <w:tc>
          <w:tcPr>
            <w:tcW w:w="1230" w:type="dxa"/>
            <w:tcBorders>
              <w:top w:val="nil"/>
              <w:left w:val="nil"/>
              <w:bottom w:val="nil"/>
              <w:right w:val="nil"/>
            </w:tcBorders>
            <w:shd w:val="clear" w:color="auto" w:fill="auto"/>
            <w:noWrap/>
            <w:vAlign w:val="bottom"/>
            <w:hideMark/>
          </w:tcPr>
          <w:p w14:paraId="55D8C3EF" w14:textId="77777777" w:rsidR="00A258BD" w:rsidRPr="00A258BD" w:rsidRDefault="00A258BD" w:rsidP="00A10EDE">
            <w:pPr>
              <w:rPr>
                <w:ins w:id="2744" w:author="Bas Hofstra" w:date="2023-08-30T16:48:00Z"/>
                <w:i/>
                <w:color w:val="000000"/>
                <w:sz w:val="20"/>
                <w:szCs w:val="20"/>
                <w:rPrChange w:id="2745" w:author="Bas Hofstra" w:date="2023-08-30T16:49:00Z">
                  <w:rPr>
                    <w:ins w:id="2746" w:author="Bas Hofstra" w:date="2023-08-30T16:48:00Z"/>
                    <w:rFonts w:ascii="Calibri" w:hAnsi="Calibri" w:cs="Calibri"/>
                    <w:color w:val="000000"/>
                  </w:rPr>
                </w:rPrChange>
              </w:rPr>
              <w:pPrChange w:id="2747" w:author="Bas Hofstra" w:date="2023-08-30T16:52:00Z">
                <w:pPr>
                  <w:jc w:val="right"/>
                </w:pPr>
              </w:pPrChange>
            </w:pPr>
            <w:ins w:id="2748" w:author="Bas Hofstra" w:date="2023-08-30T16:48:00Z">
              <w:r w:rsidRPr="00A258BD">
                <w:rPr>
                  <w:i/>
                  <w:color w:val="000000"/>
                  <w:sz w:val="20"/>
                  <w:szCs w:val="20"/>
                  <w:rPrChange w:id="2749" w:author="Bas Hofstra" w:date="2023-08-30T16:49:00Z">
                    <w:rPr>
                      <w:rFonts w:ascii="Calibri" w:hAnsi="Calibri" w:cs="Calibri"/>
                      <w:color w:val="000000"/>
                    </w:rPr>
                  </w:rPrChange>
                </w:rPr>
                <w:t>0.07</w:t>
              </w:r>
            </w:ins>
          </w:p>
        </w:tc>
        <w:tc>
          <w:tcPr>
            <w:tcW w:w="1373" w:type="dxa"/>
            <w:gridSpan w:val="2"/>
            <w:tcBorders>
              <w:top w:val="nil"/>
              <w:left w:val="nil"/>
              <w:bottom w:val="nil"/>
              <w:right w:val="nil"/>
            </w:tcBorders>
            <w:shd w:val="clear" w:color="auto" w:fill="auto"/>
            <w:noWrap/>
            <w:vAlign w:val="bottom"/>
            <w:hideMark/>
          </w:tcPr>
          <w:p w14:paraId="77E17CF1" w14:textId="77777777" w:rsidR="00A258BD" w:rsidRPr="00A258BD" w:rsidRDefault="00A258BD" w:rsidP="00A10EDE">
            <w:pPr>
              <w:rPr>
                <w:ins w:id="2750" w:author="Bas Hofstra" w:date="2023-08-30T16:48:00Z"/>
                <w:i/>
                <w:color w:val="000000"/>
                <w:sz w:val="20"/>
                <w:szCs w:val="20"/>
                <w:rPrChange w:id="2751" w:author="Bas Hofstra" w:date="2023-08-30T16:49:00Z">
                  <w:rPr>
                    <w:ins w:id="2752" w:author="Bas Hofstra" w:date="2023-08-30T16:48:00Z"/>
                    <w:rFonts w:ascii="Calibri" w:hAnsi="Calibri" w:cs="Calibri"/>
                    <w:color w:val="000000"/>
                  </w:rPr>
                </w:rPrChange>
              </w:rPr>
              <w:pPrChange w:id="2753" w:author="Bas Hofstra" w:date="2023-08-30T16:52:00Z">
                <w:pPr>
                  <w:jc w:val="right"/>
                </w:pPr>
              </w:pPrChange>
            </w:pPr>
            <w:ins w:id="2754" w:author="Bas Hofstra" w:date="2023-08-30T16:48:00Z">
              <w:r w:rsidRPr="00A258BD">
                <w:rPr>
                  <w:i/>
                  <w:color w:val="000000"/>
                  <w:sz w:val="20"/>
                  <w:szCs w:val="20"/>
                  <w:rPrChange w:id="2755" w:author="Bas Hofstra" w:date="2023-08-30T16:49:00Z">
                    <w:rPr>
                      <w:rFonts w:ascii="Calibri" w:hAnsi="Calibri" w:cs="Calibri"/>
                      <w:color w:val="000000"/>
                    </w:rPr>
                  </w:rPrChange>
                </w:rPr>
                <w:t>0.64</w:t>
              </w:r>
            </w:ins>
          </w:p>
        </w:tc>
        <w:tc>
          <w:tcPr>
            <w:tcW w:w="1210" w:type="dxa"/>
            <w:tcBorders>
              <w:top w:val="nil"/>
              <w:left w:val="nil"/>
              <w:bottom w:val="nil"/>
              <w:right w:val="nil"/>
            </w:tcBorders>
            <w:shd w:val="clear" w:color="auto" w:fill="auto"/>
            <w:noWrap/>
            <w:vAlign w:val="bottom"/>
            <w:hideMark/>
          </w:tcPr>
          <w:p w14:paraId="20831094" w14:textId="77777777" w:rsidR="00A258BD" w:rsidRPr="00A258BD" w:rsidRDefault="00A258BD" w:rsidP="00A10EDE">
            <w:pPr>
              <w:rPr>
                <w:ins w:id="2756" w:author="Bas Hofstra" w:date="2023-08-30T16:48:00Z"/>
                <w:i/>
                <w:color w:val="000000"/>
                <w:sz w:val="20"/>
                <w:szCs w:val="20"/>
                <w:rPrChange w:id="2757" w:author="Bas Hofstra" w:date="2023-08-30T16:49:00Z">
                  <w:rPr>
                    <w:ins w:id="2758" w:author="Bas Hofstra" w:date="2023-08-30T16:48:00Z"/>
                    <w:rFonts w:ascii="Calibri" w:hAnsi="Calibri" w:cs="Calibri"/>
                    <w:color w:val="000000"/>
                  </w:rPr>
                </w:rPrChange>
              </w:rPr>
              <w:pPrChange w:id="2759" w:author="Bas Hofstra" w:date="2023-08-30T16:52:00Z">
                <w:pPr>
                  <w:jc w:val="right"/>
                </w:pPr>
              </w:pPrChange>
            </w:pPr>
            <w:ins w:id="2760" w:author="Bas Hofstra" w:date="2023-08-30T16:48:00Z">
              <w:r w:rsidRPr="00A258BD">
                <w:rPr>
                  <w:i/>
                  <w:color w:val="000000"/>
                  <w:sz w:val="20"/>
                  <w:szCs w:val="20"/>
                  <w:rPrChange w:id="2761" w:author="Bas Hofstra" w:date="2023-08-30T16:49:00Z">
                    <w:rPr>
                      <w:rFonts w:ascii="Calibri" w:hAnsi="Calibri" w:cs="Calibri"/>
                      <w:color w:val="000000"/>
                    </w:rPr>
                  </w:rPrChange>
                </w:rPr>
                <w:t>0.03</w:t>
              </w:r>
            </w:ins>
          </w:p>
        </w:tc>
      </w:tr>
      <w:tr w:rsidR="00A10EDE" w:rsidRPr="00A258BD" w14:paraId="0B146568" w14:textId="77777777" w:rsidTr="00A10EDE">
        <w:trPr>
          <w:trHeight w:val="245"/>
          <w:ins w:id="2762" w:author="Bas Hofstra" w:date="2023-08-30T16:48:00Z"/>
        </w:trPr>
        <w:tc>
          <w:tcPr>
            <w:tcW w:w="1535" w:type="dxa"/>
            <w:tcBorders>
              <w:top w:val="nil"/>
              <w:left w:val="nil"/>
              <w:bottom w:val="nil"/>
              <w:right w:val="nil"/>
            </w:tcBorders>
            <w:shd w:val="clear" w:color="auto" w:fill="auto"/>
            <w:noWrap/>
            <w:vAlign w:val="bottom"/>
            <w:hideMark/>
          </w:tcPr>
          <w:p w14:paraId="623AB704" w14:textId="6DA83A01" w:rsidR="00A258BD" w:rsidRPr="00A258BD" w:rsidRDefault="00A258BD" w:rsidP="00A10EDE">
            <w:pPr>
              <w:rPr>
                <w:ins w:id="2763" w:author="Bas Hofstra" w:date="2023-08-30T16:48:00Z"/>
                <w:color w:val="000000"/>
                <w:sz w:val="20"/>
                <w:szCs w:val="20"/>
                <w:rPrChange w:id="2764" w:author="Bas Hofstra" w:date="2023-08-30T16:48:00Z">
                  <w:rPr>
                    <w:ins w:id="2765" w:author="Bas Hofstra" w:date="2023-08-30T16:48:00Z"/>
                    <w:rFonts w:ascii="Calibri" w:hAnsi="Calibri" w:cs="Calibri"/>
                    <w:color w:val="000000"/>
                  </w:rPr>
                </w:rPrChange>
              </w:rPr>
              <w:pPrChange w:id="2766" w:author="Bas Hofstra" w:date="2023-08-30T16:52:00Z">
                <w:pPr/>
              </w:pPrChange>
            </w:pPr>
            <w:ins w:id="2767" w:author="Bas Hofstra" w:date="2023-08-30T16:49:00Z">
              <w:r>
                <w:rPr>
                  <w:color w:val="000000"/>
                  <w:sz w:val="20"/>
                  <w:szCs w:val="20"/>
                </w:rPr>
                <w:t>Education</w:t>
              </w:r>
            </w:ins>
          </w:p>
        </w:tc>
        <w:tc>
          <w:tcPr>
            <w:tcW w:w="1230" w:type="dxa"/>
            <w:tcBorders>
              <w:top w:val="nil"/>
              <w:left w:val="nil"/>
              <w:bottom w:val="nil"/>
              <w:right w:val="nil"/>
            </w:tcBorders>
            <w:shd w:val="clear" w:color="auto" w:fill="auto"/>
            <w:noWrap/>
            <w:vAlign w:val="bottom"/>
            <w:hideMark/>
          </w:tcPr>
          <w:p w14:paraId="018BFA23" w14:textId="77777777" w:rsidR="00A258BD" w:rsidRPr="00A258BD" w:rsidRDefault="00A258BD" w:rsidP="00A10EDE">
            <w:pPr>
              <w:rPr>
                <w:ins w:id="2768" w:author="Bas Hofstra" w:date="2023-08-30T16:48:00Z"/>
                <w:color w:val="000000"/>
                <w:sz w:val="20"/>
                <w:szCs w:val="20"/>
                <w:rPrChange w:id="2769" w:author="Bas Hofstra" w:date="2023-08-30T16:48:00Z">
                  <w:rPr>
                    <w:ins w:id="2770" w:author="Bas Hofstra" w:date="2023-08-30T16:48:00Z"/>
                    <w:rFonts w:ascii="Calibri" w:hAnsi="Calibri" w:cs="Calibri"/>
                    <w:color w:val="000000"/>
                  </w:rPr>
                </w:rPrChange>
              </w:rPr>
              <w:pPrChange w:id="2771" w:author="Bas Hofstra" w:date="2023-08-30T16:52:00Z">
                <w:pPr/>
              </w:pPrChange>
            </w:pPr>
          </w:p>
        </w:tc>
        <w:tc>
          <w:tcPr>
            <w:tcW w:w="1230" w:type="dxa"/>
            <w:tcBorders>
              <w:top w:val="nil"/>
              <w:left w:val="nil"/>
              <w:bottom w:val="nil"/>
              <w:right w:val="nil"/>
            </w:tcBorders>
            <w:shd w:val="clear" w:color="auto" w:fill="auto"/>
            <w:noWrap/>
            <w:vAlign w:val="bottom"/>
            <w:hideMark/>
          </w:tcPr>
          <w:p w14:paraId="7207B07B" w14:textId="77777777" w:rsidR="00A258BD" w:rsidRPr="00A258BD" w:rsidRDefault="00A258BD" w:rsidP="00A10EDE">
            <w:pPr>
              <w:rPr>
                <w:ins w:id="2772" w:author="Bas Hofstra" w:date="2023-08-30T16:48:00Z"/>
                <w:sz w:val="20"/>
                <w:szCs w:val="20"/>
                <w:rPrChange w:id="2773" w:author="Bas Hofstra" w:date="2023-08-30T16:48:00Z">
                  <w:rPr>
                    <w:ins w:id="2774" w:author="Bas Hofstra" w:date="2023-08-30T16:48:00Z"/>
                    <w:sz w:val="20"/>
                    <w:szCs w:val="20"/>
                  </w:rPr>
                </w:rPrChange>
              </w:rPr>
              <w:pPrChange w:id="2775" w:author="Bas Hofstra" w:date="2023-08-30T16:52:00Z">
                <w:pPr/>
              </w:pPrChange>
            </w:pPr>
          </w:p>
        </w:tc>
        <w:tc>
          <w:tcPr>
            <w:tcW w:w="1230" w:type="dxa"/>
            <w:tcBorders>
              <w:top w:val="nil"/>
              <w:left w:val="nil"/>
              <w:bottom w:val="nil"/>
              <w:right w:val="nil"/>
            </w:tcBorders>
            <w:shd w:val="clear" w:color="auto" w:fill="auto"/>
            <w:noWrap/>
            <w:vAlign w:val="bottom"/>
            <w:hideMark/>
          </w:tcPr>
          <w:p w14:paraId="2C0A5F7D" w14:textId="77777777" w:rsidR="00A258BD" w:rsidRPr="00A258BD" w:rsidRDefault="00A258BD" w:rsidP="00A10EDE">
            <w:pPr>
              <w:rPr>
                <w:ins w:id="2776" w:author="Bas Hofstra" w:date="2023-08-30T16:48:00Z"/>
                <w:sz w:val="20"/>
                <w:szCs w:val="20"/>
                <w:rPrChange w:id="2777" w:author="Bas Hofstra" w:date="2023-08-30T16:48:00Z">
                  <w:rPr>
                    <w:ins w:id="2778" w:author="Bas Hofstra" w:date="2023-08-30T16:48:00Z"/>
                    <w:sz w:val="20"/>
                    <w:szCs w:val="20"/>
                  </w:rPr>
                </w:rPrChange>
              </w:rPr>
              <w:pPrChange w:id="2779" w:author="Bas Hofstra" w:date="2023-08-30T16:52:00Z">
                <w:pPr/>
              </w:pPrChange>
            </w:pPr>
          </w:p>
        </w:tc>
        <w:tc>
          <w:tcPr>
            <w:tcW w:w="1230" w:type="dxa"/>
            <w:tcBorders>
              <w:top w:val="nil"/>
              <w:left w:val="nil"/>
              <w:bottom w:val="nil"/>
              <w:right w:val="nil"/>
            </w:tcBorders>
            <w:shd w:val="clear" w:color="auto" w:fill="auto"/>
            <w:noWrap/>
            <w:vAlign w:val="bottom"/>
            <w:hideMark/>
          </w:tcPr>
          <w:p w14:paraId="24FE06B8" w14:textId="77777777" w:rsidR="00A258BD" w:rsidRPr="00A258BD" w:rsidRDefault="00A258BD" w:rsidP="00A10EDE">
            <w:pPr>
              <w:rPr>
                <w:ins w:id="2780" w:author="Bas Hofstra" w:date="2023-08-30T16:48:00Z"/>
                <w:sz w:val="20"/>
                <w:szCs w:val="20"/>
                <w:rPrChange w:id="2781" w:author="Bas Hofstra" w:date="2023-08-30T16:48:00Z">
                  <w:rPr>
                    <w:ins w:id="2782" w:author="Bas Hofstra" w:date="2023-08-30T16:48:00Z"/>
                    <w:sz w:val="20"/>
                    <w:szCs w:val="20"/>
                  </w:rPr>
                </w:rPrChange>
              </w:rPr>
              <w:pPrChange w:id="2783" w:author="Bas Hofstra" w:date="2023-08-30T16:52:00Z">
                <w:pPr/>
              </w:pPrChange>
            </w:pPr>
          </w:p>
        </w:tc>
        <w:tc>
          <w:tcPr>
            <w:tcW w:w="1373" w:type="dxa"/>
            <w:gridSpan w:val="2"/>
            <w:tcBorders>
              <w:top w:val="nil"/>
              <w:left w:val="nil"/>
              <w:bottom w:val="nil"/>
              <w:right w:val="nil"/>
            </w:tcBorders>
            <w:shd w:val="clear" w:color="auto" w:fill="auto"/>
            <w:noWrap/>
            <w:vAlign w:val="bottom"/>
            <w:hideMark/>
          </w:tcPr>
          <w:p w14:paraId="40547F2F" w14:textId="77777777" w:rsidR="00A258BD" w:rsidRPr="00A258BD" w:rsidRDefault="00A258BD" w:rsidP="00A10EDE">
            <w:pPr>
              <w:rPr>
                <w:ins w:id="2784" w:author="Bas Hofstra" w:date="2023-08-30T16:48:00Z"/>
                <w:color w:val="000000"/>
                <w:sz w:val="20"/>
                <w:szCs w:val="20"/>
                <w:rPrChange w:id="2785" w:author="Bas Hofstra" w:date="2023-08-30T16:48:00Z">
                  <w:rPr>
                    <w:ins w:id="2786" w:author="Bas Hofstra" w:date="2023-08-30T16:48:00Z"/>
                    <w:rFonts w:ascii="Calibri" w:hAnsi="Calibri" w:cs="Calibri"/>
                    <w:color w:val="000000"/>
                  </w:rPr>
                </w:rPrChange>
              </w:rPr>
              <w:pPrChange w:id="2787" w:author="Bas Hofstra" w:date="2023-08-30T16:52:00Z">
                <w:pPr>
                  <w:jc w:val="right"/>
                </w:pPr>
              </w:pPrChange>
            </w:pPr>
            <w:ins w:id="2788" w:author="Bas Hofstra" w:date="2023-08-30T16:48:00Z">
              <w:r w:rsidRPr="00A258BD">
                <w:rPr>
                  <w:color w:val="000000"/>
                  <w:sz w:val="20"/>
                  <w:szCs w:val="20"/>
                  <w:rPrChange w:id="2789" w:author="Bas Hofstra" w:date="2023-08-30T16:48:00Z">
                    <w:rPr>
                      <w:rFonts w:ascii="Calibri" w:hAnsi="Calibri" w:cs="Calibri"/>
                      <w:color w:val="000000"/>
                    </w:rPr>
                  </w:rPrChange>
                </w:rPr>
                <w:t>0.17</w:t>
              </w:r>
            </w:ins>
          </w:p>
        </w:tc>
        <w:tc>
          <w:tcPr>
            <w:tcW w:w="1210" w:type="dxa"/>
            <w:tcBorders>
              <w:top w:val="nil"/>
              <w:left w:val="nil"/>
              <w:bottom w:val="nil"/>
              <w:right w:val="nil"/>
            </w:tcBorders>
            <w:shd w:val="clear" w:color="auto" w:fill="auto"/>
            <w:noWrap/>
            <w:vAlign w:val="bottom"/>
            <w:hideMark/>
          </w:tcPr>
          <w:p w14:paraId="04A00CB6" w14:textId="77777777" w:rsidR="00A258BD" w:rsidRPr="00A258BD" w:rsidRDefault="00A258BD" w:rsidP="00A10EDE">
            <w:pPr>
              <w:rPr>
                <w:ins w:id="2790" w:author="Bas Hofstra" w:date="2023-08-30T16:48:00Z"/>
                <w:color w:val="000000"/>
                <w:sz w:val="20"/>
                <w:szCs w:val="20"/>
                <w:rPrChange w:id="2791" w:author="Bas Hofstra" w:date="2023-08-30T16:48:00Z">
                  <w:rPr>
                    <w:ins w:id="2792" w:author="Bas Hofstra" w:date="2023-08-30T16:48:00Z"/>
                    <w:rFonts w:ascii="Calibri" w:hAnsi="Calibri" w:cs="Calibri"/>
                    <w:color w:val="000000"/>
                  </w:rPr>
                </w:rPrChange>
              </w:rPr>
              <w:pPrChange w:id="2793" w:author="Bas Hofstra" w:date="2023-08-30T16:52:00Z">
                <w:pPr>
                  <w:jc w:val="right"/>
                </w:pPr>
              </w:pPrChange>
            </w:pPr>
            <w:ins w:id="2794" w:author="Bas Hofstra" w:date="2023-08-30T16:48:00Z">
              <w:r w:rsidRPr="00A258BD">
                <w:rPr>
                  <w:color w:val="000000"/>
                  <w:sz w:val="20"/>
                  <w:szCs w:val="20"/>
                  <w:rPrChange w:id="2795" w:author="Bas Hofstra" w:date="2023-08-30T16:48:00Z">
                    <w:rPr>
                      <w:rFonts w:ascii="Calibri" w:hAnsi="Calibri" w:cs="Calibri"/>
                      <w:color w:val="000000"/>
                    </w:rPr>
                  </w:rPrChange>
                </w:rPr>
                <w:t>0.14</w:t>
              </w:r>
            </w:ins>
          </w:p>
        </w:tc>
      </w:tr>
      <w:tr w:rsidR="00A10EDE" w:rsidRPr="00A258BD" w14:paraId="4C76405C" w14:textId="77777777" w:rsidTr="00A10EDE">
        <w:trPr>
          <w:trHeight w:val="245"/>
          <w:ins w:id="2796" w:author="Bas Hofstra" w:date="2023-08-30T16:48:00Z"/>
        </w:trPr>
        <w:tc>
          <w:tcPr>
            <w:tcW w:w="1535" w:type="dxa"/>
            <w:tcBorders>
              <w:top w:val="nil"/>
              <w:left w:val="nil"/>
              <w:bottom w:val="nil"/>
              <w:right w:val="nil"/>
            </w:tcBorders>
            <w:shd w:val="clear" w:color="auto" w:fill="auto"/>
            <w:noWrap/>
            <w:vAlign w:val="bottom"/>
            <w:hideMark/>
          </w:tcPr>
          <w:p w14:paraId="2882FE9B" w14:textId="1D8957D2" w:rsidR="00A258BD" w:rsidRPr="00A258BD" w:rsidRDefault="00A258BD" w:rsidP="00A10EDE">
            <w:pPr>
              <w:rPr>
                <w:ins w:id="2797" w:author="Bas Hofstra" w:date="2023-08-30T16:48:00Z"/>
                <w:color w:val="000000"/>
                <w:sz w:val="20"/>
                <w:szCs w:val="20"/>
                <w:rPrChange w:id="2798" w:author="Bas Hofstra" w:date="2023-08-30T16:48:00Z">
                  <w:rPr>
                    <w:ins w:id="2799" w:author="Bas Hofstra" w:date="2023-08-30T16:48:00Z"/>
                    <w:rFonts w:ascii="Calibri" w:hAnsi="Calibri" w:cs="Calibri"/>
                    <w:color w:val="000000"/>
                  </w:rPr>
                </w:rPrChange>
              </w:rPr>
              <w:pPrChange w:id="2800" w:author="Bas Hofstra" w:date="2023-08-30T16:52:00Z">
                <w:pPr/>
              </w:pPrChange>
            </w:pPr>
          </w:p>
        </w:tc>
        <w:tc>
          <w:tcPr>
            <w:tcW w:w="1230" w:type="dxa"/>
            <w:tcBorders>
              <w:top w:val="nil"/>
              <w:left w:val="nil"/>
              <w:bottom w:val="nil"/>
              <w:right w:val="nil"/>
            </w:tcBorders>
            <w:shd w:val="clear" w:color="auto" w:fill="auto"/>
            <w:noWrap/>
            <w:vAlign w:val="bottom"/>
            <w:hideMark/>
          </w:tcPr>
          <w:p w14:paraId="446E4026" w14:textId="77777777" w:rsidR="00A258BD" w:rsidRPr="00A258BD" w:rsidRDefault="00A258BD" w:rsidP="00A10EDE">
            <w:pPr>
              <w:rPr>
                <w:ins w:id="2801" w:author="Bas Hofstra" w:date="2023-08-30T16:48:00Z"/>
                <w:color w:val="000000"/>
                <w:sz w:val="20"/>
                <w:szCs w:val="20"/>
                <w:rPrChange w:id="2802" w:author="Bas Hofstra" w:date="2023-08-30T16:48:00Z">
                  <w:rPr>
                    <w:ins w:id="2803" w:author="Bas Hofstra" w:date="2023-08-30T16:48:00Z"/>
                    <w:rFonts w:ascii="Calibri" w:hAnsi="Calibri" w:cs="Calibri"/>
                    <w:color w:val="000000"/>
                  </w:rPr>
                </w:rPrChange>
              </w:rPr>
              <w:pPrChange w:id="2804" w:author="Bas Hofstra" w:date="2023-08-30T16:52:00Z">
                <w:pPr/>
              </w:pPrChange>
            </w:pPr>
          </w:p>
        </w:tc>
        <w:tc>
          <w:tcPr>
            <w:tcW w:w="1230" w:type="dxa"/>
            <w:tcBorders>
              <w:top w:val="nil"/>
              <w:left w:val="nil"/>
              <w:bottom w:val="nil"/>
              <w:right w:val="nil"/>
            </w:tcBorders>
            <w:shd w:val="clear" w:color="auto" w:fill="auto"/>
            <w:noWrap/>
            <w:vAlign w:val="bottom"/>
            <w:hideMark/>
          </w:tcPr>
          <w:p w14:paraId="549FC25A" w14:textId="77777777" w:rsidR="00A258BD" w:rsidRPr="00A258BD" w:rsidRDefault="00A258BD" w:rsidP="00A10EDE">
            <w:pPr>
              <w:rPr>
                <w:ins w:id="2805" w:author="Bas Hofstra" w:date="2023-08-30T16:48:00Z"/>
                <w:sz w:val="20"/>
                <w:szCs w:val="20"/>
                <w:rPrChange w:id="2806" w:author="Bas Hofstra" w:date="2023-08-30T16:48:00Z">
                  <w:rPr>
                    <w:ins w:id="2807" w:author="Bas Hofstra" w:date="2023-08-30T16:48:00Z"/>
                    <w:sz w:val="20"/>
                    <w:szCs w:val="20"/>
                  </w:rPr>
                </w:rPrChange>
              </w:rPr>
              <w:pPrChange w:id="2808" w:author="Bas Hofstra" w:date="2023-08-30T16:52:00Z">
                <w:pPr/>
              </w:pPrChange>
            </w:pPr>
          </w:p>
        </w:tc>
        <w:tc>
          <w:tcPr>
            <w:tcW w:w="1230" w:type="dxa"/>
            <w:tcBorders>
              <w:top w:val="nil"/>
              <w:left w:val="nil"/>
              <w:bottom w:val="nil"/>
              <w:right w:val="nil"/>
            </w:tcBorders>
            <w:shd w:val="clear" w:color="auto" w:fill="auto"/>
            <w:noWrap/>
            <w:vAlign w:val="bottom"/>
            <w:hideMark/>
          </w:tcPr>
          <w:p w14:paraId="0FEFDAA7" w14:textId="77777777" w:rsidR="00A258BD" w:rsidRPr="00A258BD" w:rsidRDefault="00A258BD" w:rsidP="00A10EDE">
            <w:pPr>
              <w:rPr>
                <w:ins w:id="2809" w:author="Bas Hofstra" w:date="2023-08-30T16:48:00Z"/>
                <w:sz w:val="20"/>
                <w:szCs w:val="20"/>
                <w:rPrChange w:id="2810" w:author="Bas Hofstra" w:date="2023-08-30T16:48:00Z">
                  <w:rPr>
                    <w:ins w:id="2811" w:author="Bas Hofstra" w:date="2023-08-30T16:48:00Z"/>
                    <w:sz w:val="20"/>
                    <w:szCs w:val="20"/>
                  </w:rPr>
                </w:rPrChange>
              </w:rPr>
              <w:pPrChange w:id="2812" w:author="Bas Hofstra" w:date="2023-08-30T16:52:00Z">
                <w:pPr/>
              </w:pPrChange>
            </w:pPr>
          </w:p>
        </w:tc>
        <w:tc>
          <w:tcPr>
            <w:tcW w:w="1230" w:type="dxa"/>
            <w:tcBorders>
              <w:top w:val="nil"/>
              <w:left w:val="nil"/>
              <w:bottom w:val="nil"/>
              <w:right w:val="nil"/>
            </w:tcBorders>
            <w:shd w:val="clear" w:color="auto" w:fill="auto"/>
            <w:noWrap/>
            <w:vAlign w:val="bottom"/>
            <w:hideMark/>
          </w:tcPr>
          <w:p w14:paraId="7FA3F7FB" w14:textId="77777777" w:rsidR="00A258BD" w:rsidRPr="00A258BD" w:rsidRDefault="00A258BD" w:rsidP="00A10EDE">
            <w:pPr>
              <w:rPr>
                <w:ins w:id="2813" w:author="Bas Hofstra" w:date="2023-08-30T16:48:00Z"/>
                <w:sz w:val="20"/>
                <w:szCs w:val="20"/>
                <w:rPrChange w:id="2814" w:author="Bas Hofstra" w:date="2023-08-30T16:48:00Z">
                  <w:rPr>
                    <w:ins w:id="2815" w:author="Bas Hofstra" w:date="2023-08-30T16:48:00Z"/>
                    <w:sz w:val="20"/>
                    <w:szCs w:val="20"/>
                  </w:rPr>
                </w:rPrChange>
              </w:rPr>
              <w:pPrChange w:id="2816" w:author="Bas Hofstra" w:date="2023-08-30T16:52:00Z">
                <w:pPr/>
              </w:pPrChange>
            </w:pPr>
          </w:p>
        </w:tc>
        <w:tc>
          <w:tcPr>
            <w:tcW w:w="1373" w:type="dxa"/>
            <w:gridSpan w:val="2"/>
            <w:tcBorders>
              <w:top w:val="nil"/>
              <w:left w:val="nil"/>
              <w:bottom w:val="nil"/>
              <w:right w:val="nil"/>
            </w:tcBorders>
            <w:shd w:val="clear" w:color="auto" w:fill="auto"/>
            <w:noWrap/>
            <w:vAlign w:val="bottom"/>
            <w:hideMark/>
          </w:tcPr>
          <w:p w14:paraId="506D44AE" w14:textId="77777777" w:rsidR="00A258BD" w:rsidRPr="00A258BD" w:rsidRDefault="00A258BD" w:rsidP="00A10EDE">
            <w:pPr>
              <w:rPr>
                <w:ins w:id="2817" w:author="Bas Hofstra" w:date="2023-08-30T16:48:00Z"/>
                <w:i/>
                <w:color w:val="000000"/>
                <w:sz w:val="20"/>
                <w:szCs w:val="20"/>
                <w:rPrChange w:id="2818" w:author="Bas Hofstra" w:date="2023-08-30T16:49:00Z">
                  <w:rPr>
                    <w:ins w:id="2819" w:author="Bas Hofstra" w:date="2023-08-30T16:48:00Z"/>
                    <w:rFonts w:ascii="Calibri" w:hAnsi="Calibri" w:cs="Calibri"/>
                    <w:color w:val="000000"/>
                  </w:rPr>
                </w:rPrChange>
              </w:rPr>
              <w:pPrChange w:id="2820" w:author="Bas Hofstra" w:date="2023-08-30T16:52:00Z">
                <w:pPr>
                  <w:jc w:val="right"/>
                </w:pPr>
              </w:pPrChange>
            </w:pPr>
            <w:ins w:id="2821" w:author="Bas Hofstra" w:date="2023-08-30T16:48:00Z">
              <w:r w:rsidRPr="00A258BD">
                <w:rPr>
                  <w:i/>
                  <w:color w:val="000000"/>
                  <w:sz w:val="20"/>
                  <w:szCs w:val="20"/>
                  <w:rPrChange w:id="2822" w:author="Bas Hofstra" w:date="2023-08-30T16:49:00Z">
                    <w:rPr>
                      <w:rFonts w:ascii="Calibri" w:hAnsi="Calibri" w:cs="Calibri"/>
                      <w:color w:val="000000"/>
                    </w:rPr>
                  </w:rPrChange>
                </w:rPr>
                <w:t>0.00</w:t>
              </w:r>
            </w:ins>
          </w:p>
        </w:tc>
        <w:tc>
          <w:tcPr>
            <w:tcW w:w="1210" w:type="dxa"/>
            <w:tcBorders>
              <w:top w:val="nil"/>
              <w:left w:val="nil"/>
              <w:bottom w:val="nil"/>
              <w:right w:val="nil"/>
            </w:tcBorders>
            <w:shd w:val="clear" w:color="auto" w:fill="auto"/>
            <w:noWrap/>
            <w:vAlign w:val="bottom"/>
            <w:hideMark/>
          </w:tcPr>
          <w:p w14:paraId="0AF0A1A7" w14:textId="77777777" w:rsidR="00A258BD" w:rsidRPr="00A258BD" w:rsidRDefault="00A258BD" w:rsidP="00A10EDE">
            <w:pPr>
              <w:rPr>
                <w:ins w:id="2823" w:author="Bas Hofstra" w:date="2023-08-30T16:48:00Z"/>
                <w:i/>
                <w:color w:val="000000"/>
                <w:sz w:val="20"/>
                <w:szCs w:val="20"/>
                <w:rPrChange w:id="2824" w:author="Bas Hofstra" w:date="2023-08-30T16:49:00Z">
                  <w:rPr>
                    <w:ins w:id="2825" w:author="Bas Hofstra" w:date="2023-08-30T16:48:00Z"/>
                    <w:rFonts w:ascii="Calibri" w:hAnsi="Calibri" w:cs="Calibri"/>
                    <w:color w:val="000000"/>
                  </w:rPr>
                </w:rPrChange>
              </w:rPr>
              <w:pPrChange w:id="2826" w:author="Bas Hofstra" w:date="2023-08-30T16:52:00Z">
                <w:pPr>
                  <w:jc w:val="right"/>
                </w:pPr>
              </w:pPrChange>
            </w:pPr>
            <w:ins w:id="2827" w:author="Bas Hofstra" w:date="2023-08-30T16:48:00Z">
              <w:r w:rsidRPr="00A258BD">
                <w:rPr>
                  <w:i/>
                  <w:color w:val="000000"/>
                  <w:sz w:val="20"/>
                  <w:szCs w:val="20"/>
                  <w:rPrChange w:id="2828" w:author="Bas Hofstra" w:date="2023-08-30T16:49:00Z">
                    <w:rPr>
                      <w:rFonts w:ascii="Calibri" w:hAnsi="Calibri" w:cs="Calibri"/>
                      <w:color w:val="000000"/>
                    </w:rPr>
                  </w:rPrChange>
                </w:rPr>
                <w:t>0.00</w:t>
              </w:r>
            </w:ins>
          </w:p>
        </w:tc>
      </w:tr>
      <w:tr w:rsidR="00A10EDE" w:rsidRPr="00A258BD" w14:paraId="28573B66" w14:textId="77777777" w:rsidTr="00A10EDE">
        <w:trPr>
          <w:trHeight w:val="245"/>
          <w:ins w:id="2829" w:author="Bas Hofstra" w:date="2023-08-30T16:48:00Z"/>
        </w:trPr>
        <w:tc>
          <w:tcPr>
            <w:tcW w:w="1535" w:type="dxa"/>
            <w:tcBorders>
              <w:top w:val="nil"/>
              <w:left w:val="nil"/>
              <w:right w:val="nil"/>
            </w:tcBorders>
            <w:shd w:val="clear" w:color="auto" w:fill="auto"/>
            <w:noWrap/>
            <w:vAlign w:val="bottom"/>
            <w:hideMark/>
          </w:tcPr>
          <w:p w14:paraId="6F8FE834" w14:textId="63E82877" w:rsidR="00A258BD" w:rsidRPr="00A258BD" w:rsidRDefault="00A258BD" w:rsidP="00A10EDE">
            <w:pPr>
              <w:rPr>
                <w:ins w:id="2830" w:author="Bas Hofstra" w:date="2023-08-30T16:48:00Z"/>
                <w:color w:val="000000"/>
                <w:sz w:val="20"/>
                <w:szCs w:val="20"/>
                <w:rPrChange w:id="2831" w:author="Bas Hofstra" w:date="2023-08-30T16:48:00Z">
                  <w:rPr>
                    <w:ins w:id="2832" w:author="Bas Hofstra" w:date="2023-08-30T16:48:00Z"/>
                    <w:rFonts w:ascii="Calibri" w:hAnsi="Calibri" w:cs="Calibri"/>
                    <w:color w:val="000000"/>
                  </w:rPr>
                </w:rPrChange>
              </w:rPr>
              <w:pPrChange w:id="2833" w:author="Bas Hofstra" w:date="2023-08-30T16:52:00Z">
                <w:pPr/>
              </w:pPrChange>
            </w:pPr>
            <w:proofErr w:type="spellStart"/>
            <w:ins w:id="2834" w:author="Bas Hofstra" w:date="2023-08-30T16:49:00Z">
              <w:r>
                <w:rPr>
                  <w:color w:val="000000"/>
                  <w:sz w:val="20"/>
                  <w:szCs w:val="20"/>
                </w:rPr>
                <w:t>Neighb</w:t>
              </w:r>
            </w:ins>
            <w:proofErr w:type="spellEnd"/>
            <w:ins w:id="2835" w:author="Bas Hofstra" w:date="2023-08-30T16:53:00Z">
              <w:r w:rsidR="00A10EDE">
                <w:rPr>
                  <w:color w:val="000000"/>
                  <w:sz w:val="20"/>
                  <w:szCs w:val="20"/>
                </w:rPr>
                <w:t>.</w:t>
              </w:r>
            </w:ins>
            <w:ins w:id="2836" w:author="Bas Hofstra" w:date="2023-08-30T16:49:00Z">
              <w:r>
                <w:rPr>
                  <w:color w:val="000000"/>
                  <w:sz w:val="20"/>
                  <w:szCs w:val="20"/>
                </w:rPr>
                <w:t xml:space="preserve"> dens.</w:t>
              </w:r>
            </w:ins>
          </w:p>
        </w:tc>
        <w:tc>
          <w:tcPr>
            <w:tcW w:w="1230" w:type="dxa"/>
            <w:tcBorders>
              <w:top w:val="nil"/>
              <w:left w:val="nil"/>
              <w:right w:val="nil"/>
            </w:tcBorders>
            <w:shd w:val="clear" w:color="auto" w:fill="auto"/>
            <w:noWrap/>
            <w:vAlign w:val="bottom"/>
            <w:hideMark/>
          </w:tcPr>
          <w:p w14:paraId="7ECC0A79" w14:textId="77777777" w:rsidR="00A258BD" w:rsidRPr="00A258BD" w:rsidRDefault="00A258BD" w:rsidP="00A10EDE">
            <w:pPr>
              <w:rPr>
                <w:ins w:id="2837" w:author="Bas Hofstra" w:date="2023-08-30T16:48:00Z"/>
                <w:color w:val="000000"/>
                <w:sz w:val="20"/>
                <w:szCs w:val="20"/>
                <w:rPrChange w:id="2838" w:author="Bas Hofstra" w:date="2023-08-30T16:48:00Z">
                  <w:rPr>
                    <w:ins w:id="2839" w:author="Bas Hofstra" w:date="2023-08-30T16:48:00Z"/>
                    <w:rFonts w:ascii="Calibri" w:hAnsi="Calibri" w:cs="Calibri"/>
                    <w:color w:val="000000"/>
                  </w:rPr>
                </w:rPrChange>
              </w:rPr>
              <w:pPrChange w:id="2840" w:author="Bas Hofstra" w:date="2023-08-30T16:52:00Z">
                <w:pPr/>
              </w:pPrChange>
            </w:pPr>
          </w:p>
        </w:tc>
        <w:tc>
          <w:tcPr>
            <w:tcW w:w="1230" w:type="dxa"/>
            <w:tcBorders>
              <w:top w:val="nil"/>
              <w:left w:val="nil"/>
              <w:right w:val="nil"/>
            </w:tcBorders>
            <w:shd w:val="clear" w:color="auto" w:fill="auto"/>
            <w:noWrap/>
            <w:vAlign w:val="bottom"/>
            <w:hideMark/>
          </w:tcPr>
          <w:p w14:paraId="74BAC043" w14:textId="77777777" w:rsidR="00A258BD" w:rsidRPr="00A258BD" w:rsidRDefault="00A258BD" w:rsidP="00A10EDE">
            <w:pPr>
              <w:rPr>
                <w:ins w:id="2841" w:author="Bas Hofstra" w:date="2023-08-30T16:48:00Z"/>
                <w:sz w:val="20"/>
                <w:szCs w:val="20"/>
                <w:rPrChange w:id="2842" w:author="Bas Hofstra" w:date="2023-08-30T16:48:00Z">
                  <w:rPr>
                    <w:ins w:id="2843" w:author="Bas Hofstra" w:date="2023-08-30T16:48:00Z"/>
                    <w:sz w:val="20"/>
                    <w:szCs w:val="20"/>
                  </w:rPr>
                </w:rPrChange>
              </w:rPr>
              <w:pPrChange w:id="2844" w:author="Bas Hofstra" w:date="2023-08-30T16:52:00Z">
                <w:pPr/>
              </w:pPrChange>
            </w:pPr>
          </w:p>
        </w:tc>
        <w:tc>
          <w:tcPr>
            <w:tcW w:w="1230" w:type="dxa"/>
            <w:tcBorders>
              <w:top w:val="nil"/>
              <w:left w:val="nil"/>
              <w:right w:val="nil"/>
            </w:tcBorders>
            <w:shd w:val="clear" w:color="auto" w:fill="auto"/>
            <w:noWrap/>
            <w:vAlign w:val="bottom"/>
            <w:hideMark/>
          </w:tcPr>
          <w:p w14:paraId="3B6EB15E" w14:textId="77777777" w:rsidR="00A258BD" w:rsidRPr="00A258BD" w:rsidRDefault="00A258BD" w:rsidP="00A10EDE">
            <w:pPr>
              <w:rPr>
                <w:ins w:id="2845" w:author="Bas Hofstra" w:date="2023-08-30T16:48:00Z"/>
                <w:sz w:val="20"/>
                <w:szCs w:val="20"/>
                <w:rPrChange w:id="2846" w:author="Bas Hofstra" w:date="2023-08-30T16:48:00Z">
                  <w:rPr>
                    <w:ins w:id="2847" w:author="Bas Hofstra" w:date="2023-08-30T16:48:00Z"/>
                    <w:sz w:val="20"/>
                    <w:szCs w:val="20"/>
                  </w:rPr>
                </w:rPrChange>
              </w:rPr>
              <w:pPrChange w:id="2848" w:author="Bas Hofstra" w:date="2023-08-30T16:52:00Z">
                <w:pPr/>
              </w:pPrChange>
            </w:pPr>
          </w:p>
        </w:tc>
        <w:tc>
          <w:tcPr>
            <w:tcW w:w="1230" w:type="dxa"/>
            <w:tcBorders>
              <w:top w:val="nil"/>
              <w:left w:val="nil"/>
              <w:right w:val="nil"/>
            </w:tcBorders>
            <w:shd w:val="clear" w:color="auto" w:fill="auto"/>
            <w:noWrap/>
            <w:vAlign w:val="bottom"/>
            <w:hideMark/>
          </w:tcPr>
          <w:p w14:paraId="209733B3" w14:textId="77777777" w:rsidR="00A258BD" w:rsidRPr="00A258BD" w:rsidRDefault="00A258BD" w:rsidP="00A10EDE">
            <w:pPr>
              <w:rPr>
                <w:ins w:id="2849" w:author="Bas Hofstra" w:date="2023-08-30T16:48:00Z"/>
                <w:sz w:val="20"/>
                <w:szCs w:val="20"/>
                <w:rPrChange w:id="2850" w:author="Bas Hofstra" w:date="2023-08-30T16:48:00Z">
                  <w:rPr>
                    <w:ins w:id="2851" w:author="Bas Hofstra" w:date="2023-08-30T16:48:00Z"/>
                    <w:sz w:val="20"/>
                    <w:szCs w:val="20"/>
                  </w:rPr>
                </w:rPrChange>
              </w:rPr>
              <w:pPrChange w:id="2852" w:author="Bas Hofstra" w:date="2023-08-30T16:52:00Z">
                <w:pPr/>
              </w:pPrChange>
            </w:pPr>
          </w:p>
        </w:tc>
        <w:tc>
          <w:tcPr>
            <w:tcW w:w="1373" w:type="dxa"/>
            <w:gridSpan w:val="2"/>
            <w:tcBorders>
              <w:top w:val="nil"/>
              <w:left w:val="nil"/>
              <w:right w:val="nil"/>
            </w:tcBorders>
            <w:shd w:val="clear" w:color="auto" w:fill="auto"/>
            <w:noWrap/>
            <w:vAlign w:val="bottom"/>
            <w:hideMark/>
          </w:tcPr>
          <w:p w14:paraId="63A7179E" w14:textId="77777777" w:rsidR="00A258BD" w:rsidRPr="00A258BD" w:rsidRDefault="00A258BD" w:rsidP="00A10EDE">
            <w:pPr>
              <w:rPr>
                <w:ins w:id="2853" w:author="Bas Hofstra" w:date="2023-08-30T16:48:00Z"/>
                <w:sz w:val="20"/>
                <w:szCs w:val="20"/>
                <w:rPrChange w:id="2854" w:author="Bas Hofstra" w:date="2023-08-30T16:48:00Z">
                  <w:rPr>
                    <w:ins w:id="2855" w:author="Bas Hofstra" w:date="2023-08-30T16:48:00Z"/>
                    <w:sz w:val="20"/>
                    <w:szCs w:val="20"/>
                  </w:rPr>
                </w:rPrChange>
              </w:rPr>
              <w:pPrChange w:id="2856" w:author="Bas Hofstra" w:date="2023-08-30T16:52:00Z">
                <w:pPr/>
              </w:pPrChange>
            </w:pPr>
          </w:p>
        </w:tc>
        <w:tc>
          <w:tcPr>
            <w:tcW w:w="1210" w:type="dxa"/>
            <w:tcBorders>
              <w:top w:val="nil"/>
              <w:left w:val="nil"/>
              <w:right w:val="nil"/>
            </w:tcBorders>
            <w:shd w:val="clear" w:color="auto" w:fill="auto"/>
            <w:noWrap/>
            <w:vAlign w:val="bottom"/>
            <w:hideMark/>
          </w:tcPr>
          <w:p w14:paraId="1C41EE14" w14:textId="77777777" w:rsidR="00A258BD" w:rsidRPr="00A258BD" w:rsidRDefault="00A258BD" w:rsidP="00A10EDE">
            <w:pPr>
              <w:rPr>
                <w:ins w:id="2857" w:author="Bas Hofstra" w:date="2023-08-30T16:48:00Z"/>
                <w:color w:val="000000"/>
                <w:sz w:val="20"/>
                <w:szCs w:val="20"/>
                <w:rPrChange w:id="2858" w:author="Bas Hofstra" w:date="2023-08-30T16:48:00Z">
                  <w:rPr>
                    <w:ins w:id="2859" w:author="Bas Hofstra" w:date="2023-08-30T16:48:00Z"/>
                    <w:rFonts w:ascii="Calibri" w:hAnsi="Calibri" w:cs="Calibri"/>
                    <w:color w:val="000000"/>
                  </w:rPr>
                </w:rPrChange>
              </w:rPr>
              <w:pPrChange w:id="2860" w:author="Bas Hofstra" w:date="2023-08-30T16:52:00Z">
                <w:pPr>
                  <w:jc w:val="right"/>
                </w:pPr>
              </w:pPrChange>
            </w:pPr>
            <w:ins w:id="2861" w:author="Bas Hofstra" w:date="2023-08-30T16:48:00Z">
              <w:r w:rsidRPr="00A258BD">
                <w:rPr>
                  <w:color w:val="000000"/>
                  <w:sz w:val="20"/>
                  <w:szCs w:val="20"/>
                  <w:rPrChange w:id="2862" w:author="Bas Hofstra" w:date="2023-08-30T16:48:00Z">
                    <w:rPr>
                      <w:rFonts w:ascii="Calibri" w:hAnsi="Calibri" w:cs="Calibri"/>
                      <w:color w:val="000000"/>
                    </w:rPr>
                  </w:rPrChange>
                </w:rPr>
                <w:t>0.03</w:t>
              </w:r>
            </w:ins>
          </w:p>
        </w:tc>
      </w:tr>
      <w:tr w:rsidR="00A10EDE" w:rsidRPr="00A258BD" w14:paraId="35A53794" w14:textId="77777777" w:rsidTr="00A10EDE">
        <w:tblPrEx>
          <w:tblPrExChange w:id="2863" w:author="Bas Hofstra" w:date="2023-08-30T16:54:00Z">
            <w:tblPrEx>
              <w:tblW w:w="9038" w:type="dxa"/>
            </w:tblPrEx>
          </w:tblPrExChange>
        </w:tblPrEx>
        <w:trPr>
          <w:trHeight w:val="245"/>
          <w:ins w:id="2864" w:author="Bas Hofstra" w:date="2023-08-30T16:48:00Z"/>
          <w:trPrChange w:id="2865" w:author="Bas Hofstra" w:date="2023-08-30T16:54:00Z">
            <w:trPr>
              <w:gridAfter w:val="0"/>
              <w:trHeight w:val="245"/>
            </w:trPr>
          </w:trPrChange>
        </w:trPr>
        <w:tc>
          <w:tcPr>
            <w:tcW w:w="1535" w:type="dxa"/>
            <w:tcBorders>
              <w:top w:val="nil"/>
              <w:left w:val="nil"/>
              <w:bottom w:val="single" w:sz="4" w:space="0" w:color="auto"/>
              <w:right w:val="nil"/>
            </w:tcBorders>
            <w:shd w:val="clear" w:color="auto" w:fill="auto"/>
            <w:noWrap/>
            <w:vAlign w:val="bottom"/>
            <w:hideMark/>
            <w:tcPrChange w:id="2866" w:author="Bas Hofstra" w:date="2023-08-30T16:54:00Z">
              <w:tcPr>
                <w:tcW w:w="1535" w:type="dxa"/>
                <w:tcBorders>
                  <w:top w:val="nil"/>
                  <w:left w:val="nil"/>
                  <w:right w:val="nil"/>
                </w:tcBorders>
                <w:shd w:val="clear" w:color="auto" w:fill="auto"/>
                <w:noWrap/>
                <w:vAlign w:val="bottom"/>
                <w:hideMark/>
              </w:tcPr>
            </w:tcPrChange>
          </w:tcPr>
          <w:p w14:paraId="358E927E" w14:textId="50B0BD11" w:rsidR="00A258BD" w:rsidRPr="00A258BD" w:rsidRDefault="00A258BD" w:rsidP="00A10EDE">
            <w:pPr>
              <w:rPr>
                <w:ins w:id="2867" w:author="Bas Hofstra" w:date="2023-08-30T16:48:00Z"/>
                <w:color w:val="000000"/>
                <w:sz w:val="20"/>
                <w:szCs w:val="20"/>
                <w:rPrChange w:id="2868" w:author="Bas Hofstra" w:date="2023-08-30T16:48:00Z">
                  <w:rPr>
                    <w:ins w:id="2869" w:author="Bas Hofstra" w:date="2023-08-30T16:48:00Z"/>
                    <w:rFonts w:ascii="Calibri" w:hAnsi="Calibri" w:cs="Calibri"/>
                    <w:color w:val="000000"/>
                  </w:rPr>
                </w:rPrChange>
              </w:rPr>
              <w:pPrChange w:id="2870" w:author="Bas Hofstra" w:date="2023-08-30T16:52:00Z">
                <w:pPr/>
              </w:pPrChange>
            </w:pPr>
          </w:p>
        </w:tc>
        <w:tc>
          <w:tcPr>
            <w:tcW w:w="1230" w:type="dxa"/>
            <w:tcBorders>
              <w:top w:val="nil"/>
              <w:left w:val="nil"/>
              <w:bottom w:val="single" w:sz="4" w:space="0" w:color="auto"/>
              <w:right w:val="nil"/>
            </w:tcBorders>
            <w:shd w:val="clear" w:color="auto" w:fill="auto"/>
            <w:noWrap/>
            <w:vAlign w:val="bottom"/>
            <w:hideMark/>
            <w:tcPrChange w:id="2871" w:author="Bas Hofstra" w:date="2023-08-30T16:54:00Z">
              <w:tcPr>
                <w:tcW w:w="1230" w:type="dxa"/>
                <w:tcBorders>
                  <w:top w:val="nil"/>
                  <w:left w:val="nil"/>
                  <w:right w:val="nil"/>
                </w:tcBorders>
                <w:shd w:val="clear" w:color="auto" w:fill="auto"/>
                <w:noWrap/>
                <w:vAlign w:val="bottom"/>
                <w:hideMark/>
              </w:tcPr>
            </w:tcPrChange>
          </w:tcPr>
          <w:p w14:paraId="3996CED4" w14:textId="77777777" w:rsidR="00A258BD" w:rsidRPr="00A258BD" w:rsidRDefault="00A258BD" w:rsidP="00A10EDE">
            <w:pPr>
              <w:rPr>
                <w:ins w:id="2872" w:author="Bas Hofstra" w:date="2023-08-30T16:48:00Z"/>
                <w:color w:val="000000"/>
                <w:sz w:val="20"/>
                <w:szCs w:val="20"/>
                <w:rPrChange w:id="2873" w:author="Bas Hofstra" w:date="2023-08-30T16:48:00Z">
                  <w:rPr>
                    <w:ins w:id="2874" w:author="Bas Hofstra" w:date="2023-08-30T16:48:00Z"/>
                    <w:rFonts w:ascii="Calibri" w:hAnsi="Calibri" w:cs="Calibri"/>
                    <w:color w:val="000000"/>
                  </w:rPr>
                </w:rPrChange>
              </w:rPr>
              <w:pPrChange w:id="2875" w:author="Bas Hofstra" w:date="2023-08-30T16:52:00Z">
                <w:pPr/>
              </w:pPrChange>
            </w:pPr>
          </w:p>
        </w:tc>
        <w:tc>
          <w:tcPr>
            <w:tcW w:w="1230" w:type="dxa"/>
            <w:tcBorders>
              <w:top w:val="nil"/>
              <w:left w:val="nil"/>
              <w:bottom w:val="single" w:sz="4" w:space="0" w:color="auto"/>
              <w:right w:val="nil"/>
            </w:tcBorders>
            <w:shd w:val="clear" w:color="auto" w:fill="auto"/>
            <w:noWrap/>
            <w:vAlign w:val="bottom"/>
            <w:hideMark/>
            <w:tcPrChange w:id="2876" w:author="Bas Hofstra" w:date="2023-08-30T16:54:00Z">
              <w:tcPr>
                <w:tcW w:w="1230" w:type="dxa"/>
                <w:tcBorders>
                  <w:top w:val="nil"/>
                  <w:left w:val="nil"/>
                  <w:right w:val="nil"/>
                </w:tcBorders>
                <w:shd w:val="clear" w:color="auto" w:fill="auto"/>
                <w:noWrap/>
                <w:vAlign w:val="bottom"/>
                <w:hideMark/>
              </w:tcPr>
            </w:tcPrChange>
          </w:tcPr>
          <w:p w14:paraId="698979CC" w14:textId="77777777" w:rsidR="00A258BD" w:rsidRPr="00A258BD" w:rsidRDefault="00A258BD" w:rsidP="00A10EDE">
            <w:pPr>
              <w:rPr>
                <w:ins w:id="2877" w:author="Bas Hofstra" w:date="2023-08-30T16:48:00Z"/>
                <w:sz w:val="20"/>
                <w:szCs w:val="20"/>
                <w:rPrChange w:id="2878" w:author="Bas Hofstra" w:date="2023-08-30T16:48:00Z">
                  <w:rPr>
                    <w:ins w:id="2879" w:author="Bas Hofstra" w:date="2023-08-30T16:48:00Z"/>
                    <w:sz w:val="20"/>
                    <w:szCs w:val="20"/>
                  </w:rPr>
                </w:rPrChange>
              </w:rPr>
              <w:pPrChange w:id="2880" w:author="Bas Hofstra" w:date="2023-08-30T16:52:00Z">
                <w:pPr/>
              </w:pPrChange>
            </w:pPr>
          </w:p>
        </w:tc>
        <w:tc>
          <w:tcPr>
            <w:tcW w:w="1230" w:type="dxa"/>
            <w:tcBorders>
              <w:top w:val="nil"/>
              <w:left w:val="nil"/>
              <w:bottom w:val="single" w:sz="4" w:space="0" w:color="auto"/>
              <w:right w:val="nil"/>
            </w:tcBorders>
            <w:shd w:val="clear" w:color="auto" w:fill="auto"/>
            <w:noWrap/>
            <w:vAlign w:val="bottom"/>
            <w:hideMark/>
            <w:tcPrChange w:id="2881" w:author="Bas Hofstra" w:date="2023-08-30T16:54:00Z">
              <w:tcPr>
                <w:tcW w:w="1230" w:type="dxa"/>
                <w:tcBorders>
                  <w:top w:val="nil"/>
                  <w:left w:val="nil"/>
                  <w:right w:val="nil"/>
                </w:tcBorders>
                <w:shd w:val="clear" w:color="auto" w:fill="auto"/>
                <w:noWrap/>
                <w:vAlign w:val="bottom"/>
                <w:hideMark/>
              </w:tcPr>
            </w:tcPrChange>
          </w:tcPr>
          <w:p w14:paraId="5A127EB2" w14:textId="77777777" w:rsidR="00A258BD" w:rsidRPr="00A258BD" w:rsidRDefault="00A258BD" w:rsidP="00A10EDE">
            <w:pPr>
              <w:rPr>
                <w:ins w:id="2882" w:author="Bas Hofstra" w:date="2023-08-30T16:48:00Z"/>
                <w:sz w:val="20"/>
                <w:szCs w:val="20"/>
                <w:rPrChange w:id="2883" w:author="Bas Hofstra" w:date="2023-08-30T16:48:00Z">
                  <w:rPr>
                    <w:ins w:id="2884" w:author="Bas Hofstra" w:date="2023-08-30T16:48:00Z"/>
                    <w:sz w:val="20"/>
                    <w:szCs w:val="20"/>
                  </w:rPr>
                </w:rPrChange>
              </w:rPr>
              <w:pPrChange w:id="2885" w:author="Bas Hofstra" w:date="2023-08-30T16:52:00Z">
                <w:pPr/>
              </w:pPrChange>
            </w:pPr>
          </w:p>
        </w:tc>
        <w:tc>
          <w:tcPr>
            <w:tcW w:w="1230" w:type="dxa"/>
            <w:tcBorders>
              <w:top w:val="nil"/>
              <w:left w:val="nil"/>
              <w:bottom w:val="single" w:sz="4" w:space="0" w:color="auto"/>
              <w:right w:val="nil"/>
            </w:tcBorders>
            <w:shd w:val="clear" w:color="auto" w:fill="auto"/>
            <w:noWrap/>
            <w:vAlign w:val="bottom"/>
            <w:hideMark/>
            <w:tcPrChange w:id="2886" w:author="Bas Hofstra" w:date="2023-08-30T16:54:00Z">
              <w:tcPr>
                <w:tcW w:w="1230" w:type="dxa"/>
                <w:tcBorders>
                  <w:top w:val="nil"/>
                  <w:left w:val="nil"/>
                  <w:right w:val="nil"/>
                </w:tcBorders>
                <w:shd w:val="clear" w:color="auto" w:fill="auto"/>
                <w:noWrap/>
                <w:vAlign w:val="bottom"/>
                <w:hideMark/>
              </w:tcPr>
            </w:tcPrChange>
          </w:tcPr>
          <w:p w14:paraId="1293489C" w14:textId="77777777" w:rsidR="00A258BD" w:rsidRPr="00A258BD" w:rsidRDefault="00A258BD" w:rsidP="00A10EDE">
            <w:pPr>
              <w:rPr>
                <w:ins w:id="2887" w:author="Bas Hofstra" w:date="2023-08-30T16:48:00Z"/>
                <w:sz w:val="20"/>
                <w:szCs w:val="20"/>
                <w:rPrChange w:id="2888" w:author="Bas Hofstra" w:date="2023-08-30T16:48:00Z">
                  <w:rPr>
                    <w:ins w:id="2889" w:author="Bas Hofstra" w:date="2023-08-30T16:48:00Z"/>
                    <w:sz w:val="20"/>
                    <w:szCs w:val="20"/>
                  </w:rPr>
                </w:rPrChange>
              </w:rPr>
              <w:pPrChange w:id="2890" w:author="Bas Hofstra" w:date="2023-08-30T16:52:00Z">
                <w:pPr/>
              </w:pPrChange>
            </w:pPr>
          </w:p>
        </w:tc>
        <w:tc>
          <w:tcPr>
            <w:tcW w:w="1373" w:type="dxa"/>
            <w:gridSpan w:val="2"/>
            <w:tcBorders>
              <w:top w:val="nil"/>
              <w:left w:val="nil"/>
              <w:bottom w:val="single" w:sz="4" w:space="0" w:color="auto"/>
              <w:right w:val="nil"/>
            </w:tcBorders>
            <w:shd w:val="clear" w:color="auto" w:fill="auto"/>
            <w:noWrap/>
            <w:vAlign w:val="bottom"/>
            <w:hideMark/>
            <w:tcPrChange w:id="2891" w:author="Bas Hofstra" w:date="2023-08-30T16:54:00Z">
              <w:tcPr>
                <w:tcW w:w="1373" w:type="dxa"/>
                <w:gridSpan w:val="2"/>
                <w:tcBorders>
                  <w:top w:val="nil"/>
                  <w:left w:val="nil"/>
                  <w:right w:val="nil"/>
                </w:tcBorders>
                <w:shd w:val="clear" w:color="auto" w:fill="auto"/>
                <w:noWrap/>
                <w:vAlign w:val="bottom"/>
                <w:hideMark/>
              </w:tcPr>
            </w:tcPrChange>
          </w:tcPr>
          <w:p w14:paraId="37554943" w14:textId="77777777" w:rsidR="00A258BD" w:rsidRPr="00A258BD" w:rsidRDefault="00A258BD" w:rsidP="00A10EDE">
            <w:pPr>
              <w:rPr>
                <w:ins w:id="2892" w:author="Bas Hofstra" w:date="2023-08-30T16:48:00Z"/>
                <w:sz w:val="20"/>
                <w:szCs w:val="20"/>
                <w:rPrChange w:id="2893" w:author="Bas Hofstra" w:date="2023-08-30T16:48:00Z">
                  <w:rPr>
                    <w:ins w:id="2894" w:author="Bas Hofstra" w:date="2023-08-30T16:48:00Z"/>
                    <w:sz w:val="20"/>
                    <w:szCs w:val="20"/>
                  </w:rPr>
                </w:rPrChange>
              </w:rPr>
              <w:pPrChange w:id="2895" w:author="Bas Hofstra" w:date="2023-08-30T16:52:00Z">
                <w:pPr/>
              </w:pPrChange>
            </w:pPr>
          </w:p>
        </w:tc>
        <w:tc>
          <w:tcPr>
            <w:tcW w:w="1210" w:type="dxa"/>
            <w:tcBorders>
              <w:top w:val="nil"/>
              <w:left w:val="nil"/>
              <w:bottom w:val="single" w:sz="4" w:space="0" w:color="auto"/>
              <w:right w:val="nil"/>
            </w:tcBorders>
            <w:shd w:val="clear" w:color="auto" w:fill="auto"/>
            <w:noWrap/>
            <w:vAlign w:val="bottom"/>
            <w:hideMark/>
            <w:tcPrChange w:id="2896" w:author="Bas Hofstra" w:date="2023-08-30T16:54:00Z">
              <w:tcPr>
                <w:tcW w:w="1210" w:type="dxa"/>
                <w:tcBorders>
                  <w:top w:val="nil"/>
                  <w:left w:val="nil"/>
                  <w:right w:val="nil"/>
                </w:tcBorders>
                <w:shd w:val="clear" w:color="auto" w:fill="auto"/>
                <w:noWrap/>
                <w:vAlign w:val="bottom"/>
                <w:hideMark/>
              </w:tcPr>
            </w:tcPrChange>
          </w:tcPr>
          <w:p w14:paraId="5DE858D8" w14:textId="77777777" w:rsidR="00A258BD" w:rsidRPr="00A258BD" w:rsidRDefault="00A258BD" w:rsidP="00A10EDE">
            <w:pPr>
              <w:rPr>
                <w:ins w:id="2897" w:author="Bas Hofstra" w:date="2023-08-30T16:48:00Z"/>
                <w:i/>
                <w:color w:val="000000"/>
                <w:sz w:val="20"/>
                <w:szCs w:val="20"/>
                <w:rPrChange w:id="2898" w:author="Bas Hofstra" w:date="2023-08-30T16:49:00Z">
                  <w:rPr>
                    <w:ins w:id="2899" w:author="Bas Hofstra" w:date="2023-08-30T16:48:00Z"/>
                    <w:rFonts w:ascii="Calibri" w:hAnsi="Calibri" w:cs="Calibri"/>
                    <w:color w:val="000000"/>
                  </w:rPr>
                </w:rPrChange>
              </w:rPr>
              <w:pPrChange w:id="2900" w:author="Bas Hofstra" w:date="2023-08-30T16:52:00Z">
                <w:pPr>
                  <w:jc w:val="right"/>
                </w:pPr>
              </w:pPrChange>
            </w:pPr>
            <w:ins w:id="2901" w:author="Bas Hofstra" w:date="2023-08-30T16:48:00Z">
              <w:r w:rsidRPr="00A258BD">
                <w:rPr>
                  <w:i/>
                  <w:color w:val="000000"/>
                  <w:sz w:val="20"/>
                  <w:szCs w:val="20"/>
                  <w:rPrChange w:id="2902" w:author="Bas Hofstra" w:date="2023-08-30T16:49:00Z">
                    <w:rPr>
                      <w:rFonts w:ascii="Calibri" w:hAnsi="Calibri" w:cs="Calibri"/>
                      <w:color w:val="000000"/>
                    </w:rPr>
                  </w:rPrChange>
                </w:rPr>
                <w:t>0.32</w:t>
              </w:r>
            </w:ins>
          </w:p>
        </w:tc>
      </w:tr>
      <w:tr w:rsidR="00A10EDE" w:rsidRPr="00A258BD" w14:paraId="25FA466B" w14:textId="77777777" w:rsidTr="00A10EDE">
        <w:tblPrEx>
          <w:tblPrExChange w:id="2903" w:author="Bas Hofstra" w:date="2023-08-30T16:54:00Z">
            <w:tblPrEx>
              <w:tblW w:w="9070" w:type="dxa"/>
            </w:tblPrEx>
          </w:tblPrExChange>
        </w:tblPrEx>
        <w:trPr>
          <w:trHeight w:val="245"/>
          <w:ins w:id="2904" w:author="Bas Hofstra" w:date="2023-08-30T16:53:00Z"/>
          <w:trPrChange w:id="2905" w:author="Bas Hofstra" w:date="2023-08-30T16:54:00Z">
            <w:trPr>
              <w:trHeight w:val="245"/>
            </w:trPr>
          </w:trPrChange>
        </w:trPr>
        <w:tc>
          <w:tcPr>
            <w:tcW w:w="9038" w:type="dxa"/>
            <w:gridSpan w:val="8"/>
            <w:tcBorders>
              <w:top w:val="single" w:sz="4" w:space="0" w:color="auto"/>
              <w:left w:val="nil"/>
              <w:right w:val="nil"/>
            </w:tcBorders>
            <w:shd w:val="clear" w:color="auto" w:fill="auto"/>
            <w:noWrap/>
            <w:vAlign w:val="bottom"/>
            <w:tcPrChange w:id="2906" w:author="Bas Hofstra" w:date="2023-08-30T16:54:00Z">
              <w:tcPr>
                <w:tcW w:w="9070" w:type="dxa"/>
                <w:gridSpan w:val="9"/>
                <w:tcBorders>
                  <w:top w:val="nil"/>
                  <w:left w:val="nil"/>
                  <w:bottom w:val="single" w:sz="4" w:space="0" w:color="auto"/>
                  <w:right w:val="nil"/>
                </w:tcBorders>
                <w:shd w:val="clear" w:color="auto" w:fill="auto"/>
                <w:noWrap/>
                <w:vAlign w:val="bottom"/>
              </w:tcPr>
            </w:tcPrChange>
          </w:tcPr>
          <w:p w14:paraId="5B6CB2CC" w14:textId="30D33D68" w:rsidR="00A10EDE" w:rsidRPr="00A10EDE" w:rsidRDefault="00A10EDE" w:rsidP="00A10EDE">
            <w:pPr>
              <w:rPr>
                <w:ins w:id="2907" w:author="Bas Hofstra" w:date="2023-08-30T16:53:00Z"/>
                <w:i/>
                <w:color w:val="000000"/>
                <w:sz w:val="20"/>
                <w:szCs w:val="20"/>
                <w:rPrChange w:id="2908" w:author="Bas Hofstra" w:date="2023-08-30T16:54:00Z">
                  <w:rPr>
                    <w:ins w:id="2909" w:author="Bas Hofstra" w:date="2023-08-30T16:53:00Z"/>
                    <w:color w:val="000000"/>
                    <w:sz w:val="20"/>
                    <w:szCs w:val="20"/>
                  </w:rPr>
                </w:rPrChange>
              </w:rPr>
            </w:pPr>
            <w:ins w:id="2910" w:author="Bas Hofstra" w:date="2023-08-30T16:54:00Z">
              <w:r>
                <w:rPr>
                  <w:i/>
                  <w:color w:val="000000"/>
                  <w:sz w:val="20"/>
                  <w:szCs w:val="20"/>
                </w:rPr>
                <w:t xml:space="preserve">Note: </w:t>
              </w:r>
              <w:r w:rsidRPr="00A10EDE">
                <w:rPr>
                  <w:i/>
                  <w:color w:val="000000"/>
                  <w:sz w:val="20"/>
                  <w:szCs w:val="20"/>
                  <w:rPrChange w:id="2911" w:author="Bas Hofstra" w:date="2023-08-30T16:54:00Z">
                    <w:rPr>
                      <w:i/>
                      <w:color w:val="000000"/>
                      <w:sz w:val="20"/>
                      <w:szCs w:val="20"/>
                    </w:rPr>
                  </w:rPrChange>
                </w:rPr>
                <w:t>P-values are presented in italics below the Pearson correlations</w:t>
              </w:r>
            </w:ins>
          </w:p>
        </w:tc>
      </w:tr>
    </w:tbl>
    <w:p w14:paraId="3E7B2A34" w14:textId="3200BC34" w:rsidR="0083495F" w:rsidRPr="00A10EDE" w:rsidDel="00F604D1" w:rsidRDefault="00A10EDE" w:rsidP="00A258BD">
      <w:pPr>
        <w:spacing w:line="360" w:lineRule="auto"/>
        <w:rPr>
          <w:del w:id="2912" w:author="Bas Hofstra" w:date="2023-08-30T16:15:00Z"/>
          <w:rFonts w:ascii="Times" w:hAnsi="Times"/>
          <w:color w:val="000000"/>
          <w:rPrChange w:id="2913" w:author="Bas Hofstra" w:date="2023-08-30T16:54:00Z">
            <w:rPr>
              <w:del w:id="2914" w:author="Bas Hofstra" w:date="2023-08-30T16:15:00Z"/>
              <w:rFonts w:ascii="Times" w:hAnsi="Times"/>
              <w:color w:val="000000"/>
              <w:lang w:val="nl-NL"/>
            </w:rPr>
          </w:rPrChange>
        </w:rPr>
        <w:pPrChange w:id="2915" w:author="Bas Hofstra" w:date="2023-08-30T16:48:00Z">
          <w:pPr>
            <w:spacing w:line="276" w:lineRule="auto"/>
            <w:jc w:val="both"/>
          </w:pPr>
        </w:pPrChange>
      </w:pPr>
      <w:ins w:id="2916" w:author="Bas Hofstra" w:date="2023-08-30T16:52:00Z">
        <w:r w:rsidRPr="00A10EDE">
          <w:rPr>
            <w:rFonts w:ascii="Times" w:hAnsi="Times"/>
            <w:color w:val="000000"/>
            <w:rPrChange w:id="2917" w:author="Bas Hofstra" w:date="2023-08-30T16:54:00Z">
              <w:rPr>
                <w:rFonts w:ascii="Times" w:hAnsi="Times"/>
                <w:color w:val="000000"/>
                <w:lang w:val="nl-NL"/>
              </w:rPr>
            </w:rPrChange>
          </w:rPr>
          <w:br w:type="textWrapping" w:clear="all"/>
        </w:r>
      </w:ins>
    </w:p>
    <w:p w14:paraId="6899920A" w14:textId="1A48DADE" w:rsidR="00485DA1" w:rsidDel="00F604D1" w:rsidRDefault="00C63AA2" w:rsidP="00A258BD">
      <w:pPr>
        <w:spacing w:line="360" w:lineRule="auto"/>
        <w:rPr>
          <w:del w:id="2918" w:author="Bas Hofstra" w:date="2023-08-30T16:15:00Z"/>
          <w:rFonts w:ascii="Courier" w:hAnsi="Courier"/>
          <w:color w:val="000000"/>
          <w:sz w:val="16"/>
          <w:szCs w:val="16"/>
        </w:rPr>
        <w:pPrChange w:id="2919" w:author="Bas Hofstra" w:date="2023-08-30T16:48:00Z">
          <w:pPr>
            <w:spacing w:line="276" w:lineRule="auto"/>
            <w:jc w:val="both"/>
          </w:pPr>
        </w:pPrChange>
      </w:pPr>
      <w:del w:id="2920" w:author="Bas Hofstra" w:date="2023-08-30T16:15:00Z">
        <w:r w:rsidRPr="00C63AA2" w:rsidDel="00F604D1">
          <w:rPr>
            <w:rFonts w:ascii="Courier" w:hAnsi="Courier"/>
            <w:color w:val="000000"/>
            <w:sz w:val="16"/>
            <w:szCs w:val="16"/>
          </w:rPr>
          <w:delText xml:space="preserve">      </w:delText>
        </w:r>
      </w:del>
    </w:p>
    <w:p w14:paraId="6101908D" w14:textId="22835AEA" w:rsidR="00F604D1" w:rsidRPr="00A10EDE" w:rsidDel="00A258BD" w:rsidRDefault="00F604D1" w:rsidP="00A258BD">
      <w:pPr>
        <w:spacing w:line="360" w:lineRule="auto"/>
        <w:rPr>
          <w:del w:id="2921" w:author="Bas Hofstra" w:date="2023-08-30T16:48:00Z"/>
          <w:rFonts w:ascii="Courier" w:hAnsi="Courier"/>
          <w:color w:val="000000"/>
          <w:sz w:val="16"/>
          <w:szCs w:val="16"/>
          <w:rPrChange w:id="2922" w:author="Bas Hofstra" w:date="2023-08-30T16:54:00Z">
            <w:rPr>
              <w:del w:id="2923" w:author="Bas Hofstra" w:date="2023-08-30T16:48:00Z"/>
              <w:rFonts w:ascii="Courier" w:hAnsi="Courier"/>
              <w:color w:val="000000"/>
              <w:sz w:val="16"/>
              <w:szCs w:val="16"/>
              <w:lang w:val="nl-NL"/>
            </w:rPr>
          </w:rPrChange>
        </w:rPr>
        <w:pPrChange w:id="2924" w:author="Bas Hofstra" w:date="2023-08-30T16:48:00Z">
          <w:pPr>
            <w:spacing w:line="276" w:lineRule="auto"/>
            <w:jc w:val="both"/>
          </w:pPr>
        </w:pPrChange>
      </w:pPr>
    </w:p>
    <w:tbl>
      <w:tblPr>
        <w:tblW w:w="7064" w:type="dxa"/>
        <w:tblLook w:val="04A0" w:firstRow="1" w:lastRow="0" w:firstColumn="1" w:lastColumn="0" w:noHBand="0" w:noVBand="1"/>
      </w:tblPr>
      <w:tblGrid>
        <w:gridCol w:w="1557"/>
        <w:gridCol w:w="805"/>
        <w:gridCol w:w="983"/>
        <w:gridCol w:w="199"/>
        <w:gridCol w:w="556"/>
        <w:gridCol w:w="427"/>
        <w:gridCol w:w="328"/>
        <w:gridCol w:w="427"/>
        <w:gridCol w:w="600"/>
        <w:gridCol w:w="155"/>
        <w:gridCol w:w="1027"/>
      </w:tblGrid>
      <w:tr w:rsidR="005F7C01" w:rsidRPr="00C63AA2" w:rsidDel="00A258BD" w14:paraId="4202A6FB" w14:textId="13FB902E" w:rsidTr="00B8435D">
        <w:trPr>
          <w:trHeight w:val="263"/>
          <w:del w:id="2925" w:author="Bas Hofstra" w:date="2023-08-30T16:48:00Z"/>
        </w:trPr>
        <w:tc>
          <w:tcPr>
            <w:tcW w:w="1557" w:type="dxa"/>
            <w:tcBorders>
              <w:left w:val="nil"/>
              <w:bottom w:val="single" w:sz="4" w:space="0" w:color="auto"/>
              <w:right w:val="nil"/>
            </w:tcBorders>
            <w:shd w:val="clear" w:color="auto" w:fill="auto"/>
            <w:noWrap/>
            <w:vAlign w:val="bottom"/>
          </w:tcPr>
          <w:p w14:paraId="74133F1A" w14:textId="77777777" w:rsidR="005F7C01" w:rsidDel="00A258BD" w:rsidRDefault="005F7C01" w:rsidP="00A258BD">
            <w:pPr>
              <w:spacing w:line="360" w:lineRule="auto"/>
              <w:rPr>
                <w:del w:id="2926" w:author="Bas Hofstra" w:date="2023-08-30T16:48:00Z"/>
                <w:sz w:val="20"/>
                <w:szCs w:val="20"/>
              </w:rPr>
              <w:pPrChange w:id="2927" w:author="Bas Hofstra" w:date="2023-08-30T16:48:00Z">
                <w:pPr>
                  <w:spacing w:line="360" w:lineRule="auto"/>
                  <w:jc w:val="both"/>
                </w:pPr>
              </w:pPrChange>
            </w:pPr>
            <w:del w:id="2928" w:author="Bas Hofstra" w:date="2023-08-30T16:48:00Z">
              <w:r w:rsidDel="00A258BD">
                <w:rPr>
                  <w:sz w:val="20"/>
                  <w:szCs w:val="20"/>
                </w:rPr>
                <w:delText xml:space="preserve">Table x. </w:delText>
              </w:r>
              <w:commentRangeStart w:id="2929"/>
              <w:r w:rsidDel="00A258BD">
                <w:rPr>
                  <w:sz w:val="20"/>
                  <w:szCs w:val="20"/>
                </w:rPr>
                <w:delText>xxx</w:delText>
              </w:r>
              <w:commentRangeEnd w:id="2929"/>
              <w:r w:rsidDel="00A258BD">
                <w:rPr>
                  <w:rStyle w:val="CommentReference"/>
                  <w:rFonts w:eastAsiaTheme="minorHAnsi" w:cstheme="minorBidi"/>
                  <w:lang w:eastAsia="nl-NL"/>
                </w:rPr>
                <w:commentReference w:id="2929"/>
              </w:r>
            </w:del>
          </w:p>
          <w:p w14:paraId="1BBB9131" w14:textId="6C898DD6" w:rsidR="00A258BD" w:rsidRPr="00C63AA2" w:rsidRDefault="00A258BD" w:rsidP="00A258BD">
            <w:pPr>
              <w:spacing w:line="360" w:lineRule="auto"/>
              <w:rPr>
                <w:ins w:id="2930" w:author="Bas Hofstra" w:date="2023-08-30T16:48:00Z"/>
                <w:sz w:val="20"/>
                <w:szCs w:val="20"/>
              </w:rPr>
              <w:pPrChange w:id="2931" w:author="Bas Hofstra" w:date="2023-08-30T16:48:00Z">
                <w:pPr/>
              </w:pPrChange>
            </w:pPr>
          </w:p>
        </w:tc>
        <w:tc>
          <w:tcPr>
            <w:tcW w:w="805" w:type="dxa"/>
            <w:tcBorders>
              <w:left w:val="nil"/>
              <w:bottom w:val="single" w:sz="4" w:space="0" w:color="auto"/>
              <w:right w:val="nil"/>
            </w:tcBorders>
            <w:shd w:val="clear" w:color="auto" w:fill="auto"/>
            <w:noWrap/>
            <w:vAlign w:val="bottom"/>
          </w:tcPr>
          <w:p w14:paraId="05BDCF6F" w14:textId="342BAB40" w:rsidR="005F7C01" w:rsidRPr="00C63AA2" w:rsidDel="00A258BD" w:rsidRDefault="005F7C01">
            <w:pPr>
              <w:spacing w:line="360" w:lineRule="auto"/>
              <w:rPr>
                <w:del w:id="2932" w:author="Bas Hofstra" w:date="2023-08-30T16:48:00Z"/>
                <w:color w:val="000000"/>
                <w:sz w:val="20"/>
                <w:szCs w:val="20"/>
              </w:rPr>
              <w:pPrChange w:id="2933" w:author="Bas Hofstra" w:date="2023-07-25T15:34:00Z">
                <w:pPr/>
              </w:pPrChange>
            </w:pPr>
          </w:p>
        </w:tc>
        <w:tc>
          <w:tcPr>
            <w:tcW w:w="1182" w:type="dxa"/>
            <w:gridSpan w:val="2"/>
            <w:tcBorders>
              <w:left w:val="nil"/>
              <w:bottom w:val="single" w:sz="4" w:space="0" w:color="auto"/>
              <w:right w:val="nil"/>
            </w:tcBorders>
            <w:shd w:val="clear" w:color="auto" w:fill="auto"/>
            <w:noWrap/>
            <w:vAlign w:val="bottom"/>
          </w:tcPr>
          <w:p w14:paraId="5DCB8580" w14:textId="0A557CC3" w:rsidR="005F7C01" w:rsidRPr="00C63AA2" w:rsidDel="00A258BD" w:rsidRDefault="005F7C01">
            <w:pPr>
              <w:spacing w:line="360" w:lineRule="auto"/>
              <w:rPr>
                <w:del w:id="2934" w:author="Bas Hofstra" w:date="2023-08-30T16:48:00Z"/>
                <w:color w:val="000000"/>
                <w:sz w:val="20"/>
                <w:szCs w:val="20"/>
              </w:rPr>
              <w:pPrChange w:id="2935" w:author="Bas Hofstra" w:date="2023-07-25T15:34:00Z">
                <w:pPr/>
              </w:pPrChange>
            </w:pPr>
          </w:p>
        </w:tc>
        <w:tc>
          <w:tcPr>
            <w:tcW w:w="983" w:type="dxa"/>
            <w:gridSpan w:val="2"/>
            <w:tcBorders>
              <w:left w:val="nil"/>
              <w:bottom w:val="single" w:sz="4" w:space="0" w:color="auto"/>
              <w:right w:val="nil"/>
            </w:tcBorders>
            <w:shd w:val="clear" w:color="auto" w:fill="auto"/>
            <w:noWrap/>
            <w:vAlign w:val="bottom"/>
          </w:tcPr>
          <w:p w14:paraId="63CD77D5" w14:textId="0C9FF566" w:rsidR="005F7C01" w:rsidRPr="00C63AA2" w:rsidDel="00A258BD" w:rsidRDefault="005F7C01">
            <w:pPr>
              <w:spacing w:line="360" w:lineRule="auto"/>
              <w:rPr>
                <w:del w:id="2936" w:author="Bas Hofstra" w:date="2023-08-30T16:48:00Z"/>
                <w:color w:val="000000"/>
                <w:sz w:val="20"/>
                <w:szCs w:val="20"/>
              </w:rPr>
              <w:pPrChange w:id="2937" w:author="Bas Hofstra" w:date="2023-07-25T15:34:00Z">
                <w:pPr/>
              </w:pPrChange>
            </w:pPr>
          </w:p>
        </w:tc>
        <w:tc>
          <w:tcPr>
            <w:tcW w:w="755" w:type="dxa"/>
            <w:gridSpan w:val="2"/>
            <w:tcBorders>
              <w:left w:val="nil"/>
              <w:bottom w:val="single" w:sz="4" w:space="0" w:color="auto"/>
              <w:right w:val="nil"/>
            </w:tcBorders>
            <w:shd w:val="clear" w:color="auto" w:fill="auto"/>
            <w:noWrap/>
            <w:vAlign w:val="bottom"/>
          </w:tcPr>
          <w:p w14:paraId="5C7B1BA4" w14:textId="6F95F224" w:rsidR="005F7C01" w:rsidRPr="00C63AA2" w:rsidDel="00A258BD" w:rsidRDefault="005F7C01">
            <w:pPr>
              <w:spacing w:line="360" w:lineRule="auto"/>
              <w:rPr>
                <w:del w:id="2938" w:author="Bas Hofstra" w:date="2023-08-30T16:48:00Z"/>
                <w:color w:val="000000"/>
                <w:sz w:val="20"/>
                <w:szCs w:val="20"/>
              </w:rPr>
              <w:pPrChange w:id="2939" w:author="Bas Hofstra" w:date="2023-07-25T15:34:00Z">
                <w:pPr/>
              </w:pPrChange>
            </w:pPr>
          </w:p>
        </w:tc>
        <w:tc>
          <w:tcPr>
            <w:tcW w:w="755" w:type="dxa"/>
            <w:gridSpan w:val="2"/>
            <w:tcBorders>
              <w:left w:val="nil"/>
              <w:bottom w:val="single" w:sz="4" w:space="0" w:color="auto"/>
              <w:right w:val="nil"/>
            </w:tcBorders>
            <w:shd w:val="clear" w:color="auto" w:fill="auto"/>
            <w:noWrap/>
            <w:vAlign w:val="bottom"/>
          </w:tcPr>
          <w:p w14:paraId="79E046AE" w14:textId="66772FBC" w:rsidR="005F7C01" w:rsidRPr="00C63AA2" w:rsidDel="00A258BD" w:rsidRDefault="005F7C01">
            <w:pPr>
              <w:spacing w:line="360" w:lineRule="auto"/>
              <w:rPr>
                <w:del w:id="2940" w:author="Bas Hofstra" w:date="2023-08-30T16:48:00Z"/>
                <w:color w:val="000000"/>
                <w:sz w:val="20"/>
                <w:szCs w:val="20"/>
              </w:rPr>
              <w:pPrChange w:id="2941" w:author="Bas Hofstra" w:date="2023-07-25T15:34:00Z">
                <w:pPr/>
              </w:pPrChange>
            </w:pPr>
          </w:p>
        </w:tc>
        <w:tc>
          <w:tcPr>
            <w:tcW w:w="1027" w:type="dxa"/>
            <w:tcBorders>
              <w:left w:val="nil"/>
              <w:bottom w:val="single" w:sz="4" w:space="0" w:color="auto"/>
              <w:right w:val="nil"/>
            </w:tcBorders>
            <w:shd w:val="clear" w:color="auto" w:fill="auto"/>
            <w:noWrap/>
            <w:vAlign w:val="bottom"/>
          </w:tcPr>
          <w:p w14:paraId="2C0474D4" w14:textId="056F256E" w:rsidR="005F7C01" w:rsidRPr="00C63AA2" w:rsidDel="00A258BD" w:rsidRDefault="005F7C01">
            <w:pPr>
              <w:spacing w:line="360" w:lineRule="auto"/>
              <w:rPr>
                <w:del w:id="2942" w:author="Bas Hofstra" w:date="2023-08-30T16:48:00Z"/>
                <w:color w:val="000000"/>
                <w:sz w:val="20"/>
                <w:szCs w:val="20"/>
              </w:rPr>
              <w:pPrChange w:id="2943" w:author="Bas Hofstra" w:date="2023-07-25T15:34:00Z">
                <w:pPr/>
              </w:pPrChange>
            </w:pPr>
          </w:p>
        </w:tc>
      </w:tr>
      <w:tr w:rsidR="00B8435D" w:rsidRPr="00C63AA2" w:rsidDel="00A258BD" w14:paraId="5206741B" w14:textId="2DD87ABE" w:rsidTr="00B8435D">
        <w:trPr>
          <w:gridAfter w:val="2"/>
          <w:wAfter w:w="1182" w:type="dxa"/>
          <w:trHeight w:val="263"/>
          <w:del w:id="2944" w:author="Bas Hofstra" w:date="2023-08-30T16:48:00Z"/>
        </w:trPr>
        <w:tc>
          <w:tcPr>
            <w:tcW w:w="1557" w:type="dxa"/>
            <w:tcBorders>
              <w:top w:val="single" w:sz="4" w:space="0" w:color="auto"/>
              <w:left w:val="nil"/>
              <w:bottom w:val="single" w:sz="4" w:space="0" w:color="auto"/>
              <w:right w:val="nil"/>
            </w:tcBorders>
            <w:shd w:val="clear" w:color="auto" w:fill="auto"/>
            <w:noWrap/>
            <w:vAlign w:val="bottom"/>
            <w:hideMark/>
          </w:tcPr>
          <w:p w14:paraId="3A23DCDD" w14:textId="34D6F66D" w:rsidR="00B8435D" w:rsidRPr="00C63AA2" w:rsidDel="00A258BD" w:rsidRDefault="00B8435D">
            <w:pPr>
              <w:spacing w:line="360" w:lineRule="auto"/>
              <w:rPr>
                <w:del w:id="2945" w:author="Bas Hofstra" w:date="2023-08-30T16:48:00Z"/>
                <w:sz w:val="20"/>
                <w:szCs w:val="20"/>
              </w:rPr>
              <w:pPrChange w:id="2946" w:author="Bas Hofstra" w:date="2023-07-25T15:34:00Z">
                <w:pPr/>
              </w:pPrChange>
            </w:pPr>
          </w:p>
        </w:tc>
        <w:tc>
          <w:tcPr>
            <w:tcW w:w="805" w:type="dxa"/>
            <w:tcBorders>
              <w:top w:val="single" w:sz="4" w:space="0" w:color="auto"/>
              <w:left w:val="nil"/>
              <w:bottom w:val="single" w:sz="4" w:space="0" w:color="auto"/>
              <w:right w:val="nil"/>
            </w:tcBorders>
            <w:shd w:val="clear" w:color="auto" w:fill="auto"/>
            <w:noWrap/>
            <w:vAlign w:val="bottom"/>
            <w:hideMark/>
          </w:tcPr>
          <w:p w14:paraId="0CDCD6DE" w14:textId="35B8728A" w:rsidR="00B8435D" w:rsidRPr="00C63AA2" w:rsidDel="00A258BD" w:rsidRDefault="00B8435D">
            <w:pPr>
              <w:spacing w:line="360" w:lineRule="auto"/>
              <w:rPr>
                <w:del w:id="2947" w:author="Bas Hofstra" w:date="2023-08-30T16:48:00Z"/>
                <w:color w:val="000000"/>
                <w:sz w:val="20"/>
                <w:szCs w:val="20"/>
              </w:rPr>
              <w:pPrChange w:id="2948" w:author="Bas Hofstra" w:date="2023-07-25T15:34:00Z">
                <w:pPr/>
              </w:pPrChange>
            </w:pPr>
            <w:del w:id="2949" w:author="Bas Hofstra" w:date="2023-08-30T16:48:00Z">
              <w:r w:rsidRPr="00C63AA2" w:rsidDel="00A258BD">
                <w:rPr>
                  <w:color w:val="000000"/>
                  <w:sz w:val="20"/>
                  <w:szCs w:val="20"/>
                </w:rPr>
                <w:delText>woman</w:delText>
              </w:r>
            </w:del>
          </w:p>
        </w:tc>
        <w:tc>
          <w:tcPr>
            <w:tcW w:w="983" w:type="dxa"/>
            <w:tcBorders>
              <w:top w:val="single" w:sz="4" w:space="0" w:color="auto"/>
              <w:left w:val="nil"/>
              <w:bottom w:val="single" w:sz="4" w:space="0" w:color="auto"/>
              <w:right w:val="nil"/>
            </w:tcBorders>
            <w:shd w:val="clear" w:color="auto" w:fill="auto"/>
            <w:noWrap/>
            <w:vAlign w:val="bottom"/>
            <w:hideMark/>
          </w:tcPr>
          <w:p w14:paraId="18E0135B" w14:textId="000EE1CB" w:rsidR="00B8435D" w:rsidRPr="00C63AA2" w:rsidDel="00A258BD" w:rsidRDefault="00B8435D">
            <w:pPr>
              <w:spacing w:line="360" w:lineRule="auto"/>
              <w:rPr>
                <w:del w:id="2950" w:author="Bas Hofstra" w:date="2023-08-30T16:48:00Z"/>
                <w:color w:val="000000"/>
                <w:sz w:val="20"/>
                <w:szCs w:val="20"/>
              </w:rPr>
              <w:pPrChange w:id="2951" w:author="Bas Hofstra" w:date="2023-07-25T15:34:00Z">
                <w:pPr/>
              </w:pPrChange>
            </w:pPr>
            <w:del w:id="2952" w:author="Bas Hofstra" w:date="2023-08-30T16:48:00Z">
              <w:r w:rsidRPr="00C63AA2" w:rsidDel="00A258BD">
                <w:rPr>
                  <w:color w:val="000000"/>
                  <w:sz w:val="20"/>
                  <w:szCs w:val="20"/>
                </w:rPr>
                <w:delText>leeftijd10</w:delText>
              </w:r>
            </w:del>
          </w:p>
        </w:tc>
        <w:tc>
          <w:tcPr>
            <w:tcW w:w="755" w:type="dxa"/>
            <w:gridSpan w:val="2"/>
            <w:tcBorders>
              <w:top w:val="single" w:sz="4" w:space="0" w:color="auto"/>
              <w:left w:val="nil"/>
              <w:bottom w:val="single" w:sz="4" w:space="0" w:color="auto"/>
              <w:right w:val="nil"/>
            </w:tcBorders>
            <w:shd w:val="clear" w:color="auto" w:fill="auto"/>
            <w:noWrap/>
            <w:vAlign w:val="bottom"/>
            <w:hideMark/>
          </w:tcPr>
          <w:p w14:paraId="67533C55" w14:textId="55F8CB10" w:rsidR="00B8435D" w:rsidRPr="00C63AA2" w:rsidDel="00A258BD" w:rsidRDefault="00B8435D">
            <w:pPr>
              <w:spacing w:line="360" w:lineRule="auto"/>
              <w:rPr>
                <w:del w:id="2953" w:author="Bas Hofstra" w:date="2023-08-30T16:48:00Z"/>
                <w:color w:val="000000"/>
                <w:sz w:val="20"/>
                <w:szCs w:val="20"/>
              </w:rPr>
              <w:pPrChange w:id="2954" w:author="Bas Hofstra" w:date="2023-07-25T15:34:00Z">
                <w:pPr/>
              </w:pPrChange>
            </w:pPr>
            <w:del w:id="2955" w:author="Bas Hofstra" w:date="2023-08-30T16:48:00Z">
              <w:r w:rsidRPr="00C63AA2" w:rsidDel="00A258BD">
                <w:rPr>
                  <w:color w:val="000000"/>
                  <w:sz w:val="20"/>
                  <w:szCs w:val="20"/>
                </w:rPr>
                <w:delText>work</w:delText>
              </w:r>
            </w:del>
          </w:p>
        </w:tc>
        <w:tc>
          <w:tcPr>
            <w:tcW w:w="755" w:type="dxa"/>
            <w:gridSpan w:val="2"/>
            <w:tcBorders>
              <w:top w:val="single" w:sz="4" w:space="0" w:color="auto"/>
              <w:left w:val="nil"/>
              <w:bottom w:val="single" w:sz="4" w:space="0" w:color="auto"/>
              <w:right w:val="nil"/>
            </w:tcBorders>
            <w:shd w:val="clear" w:color="auto" w:fill="auto"/>
            <w:noWrap/>
            <w:vAlign w:val="bottom"/>
            <w:hideMark/>
          </w:tcPr>
          <w:p w14:paraId="7F3E8482" w14:textId="449305FF" w:rsidR="00B8435D" w:rsidRPr="00C63AA2" w:rsidDel="00A258BD" w:rsidRDefault="00B8435D">
            <w:pPr>
              <w:spacing w:line="360" w:lineRule="auto"/>
              <w:rPr>
                <w:del w:id="2956" w:author="Bas Hofstra" w:date="2023-08-30T16:48:00Z"/>
                <w:color w:val="000000"/>
                <w:sz w:val="20"/>
                <w:szCs w:val="20"/>
              </w:rPr>
              <w:pPrChange w:id="2957" w:author="Bas Hofstra" w:date="2023-07-25T15:34:00Z">
                <w:pPr/>
              </w:pPrChange>
            </w:pPr>
            <w:del w:id="2958" w:author="Bas Hofstra" w:date="2023-08-30T16:48:00Z">
              <w:r w:rsidRPr="00C63AA2" w:rsidDel="00A258BD">
                <w:rPr>
                  <w:color w:val="000000"/>
                  <w:sz w:val="20"/>
                  <w:szCs w:val="20"/>
                </w:rPr>
                <w:delText>hhsize</w:delText>
              </w:r>
            </w:del>
          </w:p>
        </w:tc>
        <w:tc>
          <w:tcPr>
            <w:tcW w:w="1027" w:type="dxa"/>
            <w:gridSpan w:val="2"/>
            <w:tcBorders>
              <w:top w:val="single" w:sz="4" w:space="0" w:color="auto"/>
              <w:left w:val="nil"/>
              <w:bottom w:val="single" w:sz="4" w:space="0" w:color="auto"/>
              <w:right w:val="nil"/>
            </w:tcBorders>
            <w:shd w:val="clear" w:color="auto" w:fill="auto"/>
            <w:noWrap/>
            <w:vAlign w:val="bottom"/>
            <w:hideMark/>
          </w:tcPr>
          <w:p w14:paraId="1C6E6431" w14:textId="5759DF4D" w:rsidR="00B8435D" w:rsidRPr="00C63AA2" w:rsidDel="00A258BD" w:rsidRDefault="00B8435D">
            <w:pPr>
              <w:spacing w:line="360" w:lineRule="auto"/>
              <w:rPr>
                <w:del w:id="2959" w:author="Bas Hofstra" w:date="2023-08-30T16:48:00Z"/>
                <w:color w:val="000000"/>
                <w:sz w:val="20"/>
                <w:szCs w:val="20"/>
              </w:rPr>
              <w:pPrChange w:id="2960" w:author="Bas Hofstra" w:date="2023-07-25T15:34:00Z">
                <w:pPr/>
              </w:pPrChange>
            </w:pPr>
            <w:del w:id="2961" w:author="Bas Hofstra" w:date="2023-08-30T16:48:00Z">
              <w:r w:rsidRPr="00C63AA2" w:rsidDel="00A258BD">
                <w:rPr>
                  <w:color w:val="000000"/>
                  <w:sz w:val="20"/>
                  <w:szCs w:val="20"/>
                </w:rPr>
                <w:delText>neighdens</w:delText>
              </w:r>
            </w:del>
          </w:p>
        </w:tc>
      </w:tr>
      <w:tr w:rsidR="00B8435D" w:rsidRPr="00C63AA2" w:rsidDel="00A258BD" w14:paraId="3493CDEF" w14:textId="214D1A6C" w:rsidTr="00B8435D">
        <w:trPr>
          <w:gridAfter w:val="2"/>
          <w:wAfter w:w="1182" w:type="dxa"/>
          <w:trHeight w:val="263"/>
          <w:del w:id="2962" w:author="Bas Hofstra" w:date="2023-08-30T16:48:00Z"/>
        </w:trPr>
        <w:tc>
          <w:tcPr>
            <w:tcW w:w="1557" w:type="dxa"/>
            <w:tcBorders>
              <w:top w:val="nil"/>
              <w:left w:val="nil"/>
              <w:bottom w:val="nil"/>
              <w:right w:val="nil"/>
            </w:tcBorders>
            <w:shd w:val="clear" w:color="auto" w:fill="auto"/>
            <w:noWrap/>
            <w:vAlign w:val="bottom"/>
            <w:hideMark/>
          </w:tcPr>
          <w:p w14:paraId="61842212" w14:textId="64E9A8D5" w:rsidR="00B8435D" w:rsidRPr="00C63AA2" w:rsidDel="00A258BD" w:rsidRDefault="00B8435D">
            <w:pPr>
              <w:spacing w:line="360" w:lineRule="auto"/>
              <w:rPr>
                <w:del w:id="2963" w:author="Bas Hofstra" w:date="2023-08-30T16:48:00Z"/>
                <w:color w:val="000000"/>
                <w:sz w:val="20"/>
                <w:szCs w:val="20"/>
              </w:rPr>
              <w:pPrChange w:id="2964" w:author="Bas Hofstra" w:date="2023-07-25T15:34:00Z">
                <w:pPr/>
              </w:pPrChange>
            </w:pPr>
            <w:del w:id="2965" w:author="Bas Hofstra" w:date="2023-08-30T16:48:00Z">
              <w:r w:rsidRPr="00C63AA2" w:rsidDel="00A258BD">
                <w:rPr>
                  <w:color w:val="000000"/>
                  <w:sz w:val="20"/>
                  <w:szCs w:val="20"/>
                </w:rPr>
                <w:delText>leeftijd10</w:delText>
              </w:r>
            </w:del>
          </w:p>
        </w:tc>
        <w:tc>
          <w:tcPr>
            <w:tcW w:w="805" w:type="dxa"/>
            <w:tcBorders>
              <w:top w:val="nil"/>
              <w:left w:val="nil"/>
              <w:bottom w:val="nil"/>
              <w:right w:val="nil"/>
            </w:tcBorders>
            <w:shd w:val="clear" w:color="auto" w:fill="auto"/>
            <w:noWrap/>
            <w:vAlign w:val="bottom"/>
            <w:hideMark/>
          </w:tcPr>
          <w:p w14:paraId="251C00AE" w14:textId="72FEDD1A" w:rsidR="00B8435D" w:rsidRPr="00C63AA2" w:rsidDel="00A258BD" w:rsidRDefault="00B8435D">
            <w:pPr>
              <w:spacing w:line="360" w:lineRule="auto"/>
              <w:rPr>
                <w:del w:id="2966" w:author="Bas Hofstra" w:date="2023-08-30T16:48:00Z"/>
                <w:color w:val="000000"/>
                <w:sz w:val="20"/>
                <w:szCs w:val="20"/>
              </w:rPr>
              <w:pPrChange w:id="2967" w:author="Bas Hofstra" w:date="2023-07-25T15:34:00Z">
                <w:pPr/>
              </w:pPrChange>
            </w:pPr>
            <w:del w:id="2968" w:author="Bas Hofstra" w:date="2023-08-30T16:48:00Z">
              <w:r w:rsidRPr="00C63AA2" w:rsidDel="00A258BD">
                <w:rPr>
                  <w:color w:val="000000"/>
                  <w:sz w:val="20"/>
                  <w:szCs w:val="20"/>
                </w:rPr>
                <w:delText>-0.002</w:delText>
              </w:r>
            </w:del>
          </w:p>
        </w:tc>
        <w:tc>
          <w:tcPr>
            <w:tcW w:w="983" w:type="dxa"/>
            <w:tcBorders>
              <w:top w:val="nil"/>
              <w:left w:val="nil"/>
              <w:bottom w:val="nil"/>
              <w:right w:val="nil"/>
            </w:tcBorders>
            <w:shd w:val="clear" w:color="auto" w:fill="auto"/>
            <w:noWrap/>
            <w:vAlign w:val="bottom"/>
            <w:hideMark/>
          </w:tcPr>
          <w:p w14:paraId="0BBC3BA9" w14:textId="36751399" w:rsidR="00B8435D" w:rsidRPr="00C63AA2" w:rsidDel="00A258BD" w:rsidRDefault="00B8435D">
            <w:pPr>
              <w:spacing w:line="360" w:lineRule="auto"/>
              <w:rPr>
                <w:del w:id="2969" w:author="Bas Hofstra" w:date="2023-08-30T16:48:00Z"/>
                <w:color w:val="000000"/>
                <w:sz w:val="20"/>
                <w:szCs w:val="20"/>
              </w:rPr>
              <w:pPrChange w:id="2970" w:author="Bas Hofstra" w:date="2023-07-25T15:34:00Z">
                <w:pPr/>
              </w:pPrChange>
            </w:pPr>
          </w:p>
        </w:tc>
        <w:tc>
          <w:tcPr>
            <w:tcW w:w="755" w:type="dxa"/>
            <w:gridSpan w:val="2"/>
            <w:tcBorders>
              <w:top w:val="nil"/>
              <w:left w:val="nil"/>
              <w:bottom w:val="nil"/>
              <w:right w:val="nil"/>
            </w:tcBorders>
            <w:shd w:val="clear" w:color="auto" w:fill="auto"/>
            <w:noWrap/>
            <w:vAlign w:val="bottom"/>
            <w:hideMark/>
          </w:tcPr>
          <w:p w14:paraId="4F497AAA" w14:textId="447DB6D0" w:rsidR="00B8435D" w:rsidRPr="00C63AA2" w:rsidDel="00A258BD" w:rsidRDefault="00B8435D">
            <w:pPr>
              <w:spacing w:line="360" w:lineRule="auto"/>
              <w:rPr>
                <w:del w:id="2971" w:author="Bas Hofstra" w:date="2023-08-30T16:48:00Z"/>
                <w:sz w:val="20"/>
                <w:szCs w:val="20"/>
              </w:rPr>
              <w:pPrChange w:id="2972" w:author="Bas Hofstra" w:date="2023-07-25T15:34:00Z">
                <w:pPr/>
              </w:pPrChange>
            </w:pPr>
          </w:p>
        </w:tc>
        <w:tc>
          <w:tcPr>
            <w:tcW w:w="755" w:type="dxa"/>
            <w:gridSpan w:val="2"/>
            <w:tcBorders>
              <w:top w:val="nil"/>
              <w:left w:val="nil"/>
              <w:bottom w:val="nil"/>
              <w:right w:val="nil"/>
            </w:tcBorders>
            <w:shd w:val="clear" w:color="auto" w:fill="auto"/>
            <w:noWrap/>
            <w:vAlign w:val="bottom"/>
            <w:hideMark/>
          </w:tcPr>
          <w:p w14:paraId="50F3B568" w14:textId="25DB286C" w:rsidR="00B8435D" w:rsidRPr="00C63AA2" w:rsidDel="00A258BD" w:rsidRDefault="00B8435D">
            <w:pPr>
              <w:spacing w:line="360" w:lineRule="auto"/>
              <w:rPr>
                <w:del w:id="2973" w:author="Bas Hofstra" w:date="2023-08-30T16:48:00Z"/>
                <w:sz w:val="20"/>
                <w:szCs w:val="20"/>
              </w:rPr>
              <w:pPrChange w:id="2974" w:author="Bas Hofstra" w:date="2023-07-25T15:34:00Z">
                <w:pPr/>
              </w:pPrChange>
            </w:pPr>
          </w:p>
        </w:tc>
        <w:tc>
          <w:tcPr>
            <w:tcW w:w="1027" w:type="dxa"/>
            <w:gridSpan w:val="2"/>
            <w:tcBorders>
              <w:top w:val="nil"/>
              <w:left w:val="nil"/>
              <w:bottom w:val="nil"/>
              <w:right w:val="nil"/>
            </w:tcBorders>
            <w:shd w:val="clear" w:color="auto" w:fill="auto"/>
            <w:noWrap/>
            <w:vAlign w:val="bottom"/>
            <w:hideMark/>
          </w:tcPr>
          <w:p w14:paraId="308334F8" w14:textId="63AA8F6C" w:rsidR="00B8435D" w:rsidRPr="00C63AA2" w:rsidDel="00A258BD" w:rsidRDefault="00B8435D">
            <w:pPr>
              <w:spacing w:line="360" w:lineRule="auto"/>
              <w:rPr>
                <w:del w:id="2975" w:author="Bas Hofstra" w:date="2023-08-30T16:48:00Z"/>
                <w:sz w:val="20"/>
                <w:szCs w:val="20"/>
              </w:rPr>
              <w:pPrChange w:id="2976" w:author="Bas Hofstra" w:date="2023-07-25T15:34:00Z">
                <w:pPr/>
              </w:pPrChange>
            </w:pPr>
          </w:p>
        </w:tc>
      </w:tr>
      <w:tr w:rsidR="00B8435D" w:rsidRPr="00C63AA2" w:rsidDel="00A258BD" w14:paraId="463337C7" w14:textId="2D108602" w:rsidTr="00B8435D">
        <w:trPr>
          <w:gridAfter w:val="2"/>
          <w:wAfter w:w="1182" w:type="dxa"/>
          <w:trHeight w:val="263"/>
          <w:del w:id="2977" w:author="Bas Hofstra" w:date="2023-08-30T16:48:00Z"/>
        </w:trPr>
        <w:tc>
          <w:tcPr>
            <w:tcW w:w="1557" w:type="dxa"/>
            <w:tcBorders>
              <w:top w:val="nil"/>
              <w:left w:val="nil"/>
              <w:bottom w:val="nil"/>
              <w:right w:val="nil"/>
            </w:tcBorders>
            <w:shd w:val="clear" w:color="auto" w:fill="auto"/>
            <w:noWrap/>
            <w:vAlign w:val="bottom"/>
            <w:hideMark/>
          </w:tcPr>
          <w:p w14:paraId="25501A60" w14:textId="25FB6233" w:rsidR="00B8435D" w:rsidRPr="00C63AA2" w:rsidDel="00A258BD" w:rsidRDefault="00B8435D">
            <w:pPr>
              <w:spacing w:line="360" w:lineRule="auto"/>
              <w:rPr>
                <w:del w:id="2978" w:author="Bas Hofstra" w:date="2023-08-30T16:48:00Z"/>
                <w:color w:val="000000"/>
                <w:sz w:val="20"/>
                <w:szCs w:val="20"/>
              </w:rPr>
              <w:pPrChange w:id="2979" w:author="Bas Hofstra" w:date="2023-07-25T15:34:00Z">
                <w:pPr/>
              </w:pPrChange>
            </w:pPr>
            <w:del w:id="2980" w:author="Bas Hofstra" w:date="2023-08-30T16:48:00Z">
              <w:r w:rsidRPr="00C63AA2" w:rsidDel="00A258BD">
                <w:rPr>
                  <w:color w:val="000000"/>
                  <w:sz w:val="20"/>
                  <w:szCs w:val="20"/>
                </w:rPr>
                <w:delText>work</w:delText>
              </w:r>
            </w:del>
          </w:p>
        </w:tc>
        <w:tc>
          <w:tcPr>
            <w:tcW w:w="805" w:type="dxa"/>
            <w:tcBorders>
              <w:top w:val="nil"/>
              <w:left w:val="nil"/>
              <w:bottom w:val="nil"/>
              <w:right w:val="nil"/>
            </w:tcBorders>
            <w:shd w:val="clear" w:color="auto" w:fill="auto"/>
            <w:noWrap/>
            <w:vAlign w:val="bottom"/>
            <w:hideMark/>
          </w:tcPr>
          <w:p w14:paraId="0D109278" w14:textId="37F30483" w:rsidR="00B8435D" w:rsidRPr="00C63AA2" w:rsidDel="00A258BD" w:rsidRDefault="00B8435D">
            <w:pPr>
              <w:spacing w:line="360" w:lineRule="auto"/>
              <w:rPr>
                <w:del w:id="2981" w:author="Bas Hofstra" w:date="2023-08-30T16:48:00Z"/>
                <w:color w:val="000000"/>
                <w:sz w:val="20"/>
                <w:szCs w:val="20"/>
              </w:rPr>
              <w:pPrChange w:id="2982" w:author="Bas Hofstra" w:date="2023-07-25T15:34:00Z">
                <w:pPr/>
              </w:pPrChange>
            </w:pPr>
            <w:del w:id="2983" w:author="Bas Hofstra" w:date="2023-08-30T16:48:00Z">
              <w:r w:rsidRPr="00C63AA2" w:rsidDel="00A258BD">
                <w:rPr>
                  <w:color w:val="000000"/>
                  <w:sz w:val="20"/>
                  <w:szCs w:val="20"/>
                </w:rPr>
                <w:delText>-0.062</w:delText>
              </w:r>
            </w:del>
          </w:p>
        </w:tc>
        <w:tc>
          <w:tcPr>
            <w:tcW w:w="983" w:type="dxa"/>
            <w:tcBorders>
              <w:top w:val="nil"/>
              <w:left w:val="nil"/>
              <w:bottom w:val="nil"/>
              <w:right w:val="nil"/>
            </w:tcBorders>
            <w:shd w:val="clear" w:color="auto" w:fill="auto"/>
            <w:noWrap/>
            <w:vAlign w:val="bottom"/>
            <w:hideMark/>
          </w:tcPr>
          <w:p w14:paraId="70C1E4C6" w14:textId="0100E219" w:rsidR="00B8435D" w:rsidRPr="00C63AA2" w:rsidDel="00A258BD" w:rsidRDefault="00B8435D">
            <w:pPr>
              <w:spacing w:line="360" w:lineRule="auto"/>
              <w:rPr>
                <w:del w:id="2984" w:author="Bas Hofstra" w:date="2023-08-30T16:48:00Z"/>
                <w:color w:val="000000"/>
                <w:sz w:val="20"/>
                <w:szCs w:val="20"/>
              </w:rPr>
              <w:pPrChange w:id="2985" w:author="Bas Hofstra" w:date="2023-07-25T15:34:00Z">
                <w:pPr/>
              </w:pPrChange>
            </w:pPr>
            <w:del w:id="2986" w:author="Bas Hofstra" w:date="2023-08-30T16:48:00Z">
              <w:r w:rsidRPr="00C63AA2" w:rsidDel="00A258BD">
                <w:rPr>
                  <w:color w:val="000000"/>
                  <w:sz w:val="20"/>
                  <w:szCs w:val="20"/>
                </w:rPr>
                <w:delText>-0.391</w:delText>
              </w:r>
            </w:del>
          </w:p>
        </w:tc>
        <w:tc>
          <w:tcPr>
            <w:tcW w:w="755" w:type="dxa"/>
            <w:gridSpan w:val="2"/>
            <w:tcBorders>
              <w:top w:val="nil"/>
              <w:left w:val="nil"/>
              <w:bottom w:val="nil"/>
              <w:right w:val="nil"/>
            </w:tcBorders>
            <w:shd w:val="clear" w:color="auto" w:fill="auto"/>
            <w:noWrap/>
            <w:vAlign w:val="bottom"/>
            <w:hideMark/>
          </w:tcPr>
          <w:p w14:paraId="597280BB" w14:textId="19EE77A8" w:rsidR="00B8435D" w:rsidRPr="00C63AA2" w:rsidDel="00A258BD" w:rsidRDefault="00B8435D">
            <w:pPr>
              <w:spacing w:line="360" w:lineRule="auto"/>
              <w:rPr>
                <w:del w:id="2987" w:author="Bas Hofstra" w:date="2023-08-30T16:48:00Z"/>
                <w:color w:val="000000"/>
                <w:sz w:val="20"/>
                <w:szCs w:val="20"/>
              </w:rPr>
              <w:pPrChange w:id="2988" w:author="Bas Hofstra" w:date="2023-07-25T15:34:00Z">
                <w:pPr/>
              </w:pPrChange>
            </w:pPr>
          </w:p>
        </w:tc>
        <w:tc>
          <w:tcPr>
            <w:tcW w:w="755" w:type="dxa"/>
            <w:gridSpan w:val="2"/>
            <w:tcBorders>
              <w:top w:val="nil"/>
              <w:left w:val="nil"/>
              <w:bottom w:val="nil"/>
              <w:right w:val="nil"/>
            </w:tcBorders>
            <w:shd w:val="clear" w:color="auto" w:fill="auto"/>
            <w:noWrap/>
            <w:vAlign w:val="bottom"/>
            <w:hideMark/>
          </w:tcPr>
          <w:p w14:paraId="18C16911" w14:textId="6C711FB4" w:rsidR="00B8435D" w:rsidRPr="00C63AA2" w:rsidDel="00A258BD" w:rsidRDefault="00B8435D">
            <w:pPr>
              <w:spacing w:line="360" w:lineRule="auto"/>
              <w:rPr>
                <w:del w:id="2989" w:author="Bas Hofstra" w:date="2023-08-30T16:48:00Z"/>
                <w:sz w:val="20"/>
                <w:szCs w:val="20"/>
              </w:rPr>
              <w:pPrChange w:id="2990" w:author="Bas Hofstra" w:date="2023-07-25T15:34:00Z">
                <w:pPr/>
              </w:pPrChange>
            </w:pPr>
          </w:p>
        </w:tc>
        <w:tc>
          <w:tcPr>
            <w:tcW w:w="1027" w:type="dxa"/>
            <w:gridSpan w:val="2"/>
            <w:tcBorders>
              <w:top w:val="nil"/>
              <w:left w:val="nil"/>
              <w:bottom w:val="nil"/>
              <w:right w:val="nil"/>
            </w:tcBorders>
            <w:shd w:val="clear" w:color="auto" w:fill="auto"/>
            <w:noWrap/>
            <w:vAlign w:val="bottom"/>
            <w:hideMark/>
          </w:tcPr>
          <w:p w14:paraId="4EE87091" w14:textId="4ADA2028" w:rsidR="00B8435D" w:rsidRPr="00C63AA2" w:rsidDel="00A258BD" w:rsidRDefault="00B8435D">
            <w:pPr>
              <w:spacing w:line="360" w:lineRule="auto"/>
              <w:rPr>
                <w:del w:id="2991" w:author="Bas Hofstra" w:date="2023-08-30T16:48:00Z"/>
                <w:sz w:val="20"/>
                <w:szCs w:val="20"/>
              </w:rPr>
              <w:pPrChange w:id="2992" w:author="Bas Hofstra" w:date="2023-07-25T15:34:00Z">
                <w:pPr/>
              </w:pPrChange>
            </w:pPr>
          </w:p>
        </w:tc>
      </w:tr>
      <w:tr w:rsidR="00B8435D" w:rsidRPr="00C63AA2" w:rsidDel="00A258BD" w14:paraId="764BB8CF" w14:textId="6F0175C6" w:rsidTr="00B8435D">
        <w:trPr>
          <w:gridAfter w:val="2"/>
          <w:wAfter w:w="1182" w:type="dxa"/>
          <w:trHeight w:val="263"/>
          <w:del w:id="2993" w:author="Bas Hofstra" w:date="2023-08-30T16:48:00Z"/>
        </w:trPr>
        <w:tc>
          <w:tcPr>
            <w:tcW w:w="1557" w:type="dxa"/>
            <w:tcBorders>
              <w:top w:val="nil"/>
              <w:left w:val="nil"/>
              <w:bottom w:val="nil"/>
              <w:right w:val="nil"/>
            </w:tcBorders>
            <w:shd w:val="clear" w:color="auto" w:fill="auto"/>
            <w:noWrap/>
            <w:vAlign w:val="bottom"/>
            <w:hideMark/>
          </w:tcPr>
          <w:p w14:paraId="35EFA39C" w14:textId="6DF1CEA5" w:rsidR="00B8435D" w:rsidRPr="00C63AA2" w:rsidDel="00A258BD" w:rsidRDefault="00B8435D">
            <w:pPr>
              <w:spacing w:line="360" w:lineRule="auto"/>
              <w:rPr>
                <w:del w:id="2994" w:author="Bas Hofstra" w:date="2023-08-30T16:48:00Z"/>
                <w:color w:val="000000"/>
                <w:sz w:val="20"/>
                <w:szCs w:val="20"/>
              </w:rPr>
              <w:pPrChange w:id="2995" w:author="Bas Hofstra" w:date="2023-07-25T15:34:00Z">
                <w:pPr/>
              </w:pPrChange>
            </w:pPr>
            <w:del w:id="2996" w:author="Bas Hofstra" w:date="2023-08-30T16:48:00Z">
              <w:r w:rsidRPr="00C63AA2" w:rsidDel="00A258BD">
                <w:rPr>
                  <w:color w:val="000000"/>
                  <w:sz w:val="20"/>
                  <w:szCs w:val="20"/>
                </w:rPr>
                <w:delText>hhsize</w:delText>
              </w:r>
            </w:del>
          </w:p>
        </w:tc>
        <w:tc>
          <w:tcPr>
            <w:tcW w:w="805" w:type="dxa"/>
            <w:tcBorders>
              <w:top w:val="nil"/>
              <w:left w:val="nil"/>
              <w:bottom w:val="nil"/>
              <w:right w:val="nil"/>
            </w:tcBorders>
            <w:shd w:val="clear" w:color="auto" w:fill="auto"/>
            <w:noWrap/>
            <w:vAlign w:val="bottom"/>
            <w:hideMark/>
          </w:tcPr>
          <w:p w14:paraId="45647B1A" w14:textId="70917A90" w:rsidR="00B8435D" w:rsidRPr="00C63AA2" w:rsidDel="00A258BD" w:rsidRDefault="00B8435D">
            <w:pPr>
              <w:spacing w:line="360" w:lineRule="auto"/>
              <w:rPr>
                <w:del w:id="2997" w:author="Bas Hofstra" w:date="2023-08-30T16:48:00Z"/>
                <w:color w:val="000000"/>
                <w:sz w:val="20"/>
                <w:szCs w:val="20"/>
              </w:rPr>
              <w:pPrChange w:id="2998" w:author="Bas Hofstra" w:date="2023-07-25T15:34:00Z">
                <w:pPr/>
              </w:pPrChange>
            </w:pPr>
            <w:del w:id="2999" w:author="Bas Hofstra" w:date="2023-08-30T16:48:00Z">
              <w:r w:rsidRPr="00C63AA2" w:rsidDel="00A258BD">
                <w:rPr>
                  <w:color w:val="000000"/>
                  <w:sz w:val="20"/>
                  <w:szCs w:val="20"/>
                </w:rPr>
                <w:delText>0.040</w:delText>
              </w:r>
            </w:del>
          </w:p>
        </w:tc>
        <w:tc>
          <w:tcPr>
            <w:tcW w:w="983" w:type="dxa"/>
            <w:tcBorders>
              <w:top w:val="nil"/>
              <w:left w:val="nil"/>
              <w:bottom w:val="nil"/>
              <w:right w:val="nil"/>
            </w:tcBorders>
            <w:shd w:val="clear" w:color="auto" w:fill="auto"/>
            <w:noWrap/>
            <w:vAlign w:val="bottom"/>
            <w:hideMark/>
          </w:tcPr>
          <w:p w14:paraId="5C7155BC" w14:textId="1817D270" w:rsidR="00B8435D" w:rsidRPr="00C63AA2" w:rsidDel="00A258BD" w:rsidRDefault="00B8435D">
            <w:pPr>
              <w:spacing w:line="360" w:lineRule="auto"/>
              <w:rPr>
                <w:del w:id="3000" w:author="Bas Hofstra" w:date="2023-08-30T16:48:00Z"/>
                <w:color w:val="000000"/>
                <w:sz w:val="20"/>
                <w:szCs w:val="20"/>
              </w:rPr>
              <w:pPrChange w:id="3001" w:author="Bas Hofstra" w:date="2023-07-25T15:34:00Z">
                <w:pPr/>
              </w:pPrChange>
            </w:pPr>
            <w:del w:id="3002" w:author="Bas Hofstra" w:date="2023-08-30T16:48:00Z">
              <w:r w:rsidRPr="00C63AA2" w:rsidDel="00A258BD">
                <w:rPr>
                  <w:color w:val="000000"/>
                  <w:sz w:val="20"/>
                  <w:szCs w:val="20"/>
                </w:rPr>
                <w:delText>-0.257</w:delText>
              </w:r>
            </w:del>
          </w:p>
        </w:tc>
        <w:tc>
          <w:tcPr>
            <w:tcW w:w="755" w:type="dxa"/>
            <w:gridSpan w:val="2"/>
            <w:tcBorders>
              <w:top w:val="nil"/>
              <w:left w:val="nil"/>
              <w:bottom w:val="nil"/>
              <w:right w:val="nil"/>
            </w:tcBorders>
            <w:shd w:val="clear" w:color="auto" w:fill="auto"/>
            <w:noWrap/>
            <w:vAlign w:val="bottom"/>
            <w:hideMark/>
          </w:tcPr>
          <w:p w14:paraId="02F2E51E" w14:textId="64F0CA5B" w:rsidR="00B8435D" w:rsidRPr="00C63AA2" w:rsidDel="00A258BD" w:rsidRDefault="00B8435D">
            <w:pPr>
              <w:spacing w:line="360" w:lineRule="auto"/>
              <w:rPr>
                <w:del w:id="3003" w:author="Bas Hofstra" w:date="2023-08-30T16:48:00Z"/>
                <w:color w:val="000000"/>
                <w:sz w:val="20"/>
                <w:szCs w:val="20"/>
              </w:rPr>
              <w:pPrChange w:id="3004" w:author="Bas Hofstra" w:date="2023-07-25T15:34:00Z">
                <w:pPr/>
              </w:pPrChange>
            </w:pPr>
            <w:del w:id="3005" w:author="Bas Hofstra" w:date="2023-08-30T16:48:00Z">
              <w:r w:rsidRPr="00C63AA2" w:rsidDel="00A258BD">
                <w:rPr>
                  <w:color w:val="000000"/>
                  <w:sz w:val="20"/>
                  <w:szCs w:val="20"/>
                </w:rPr>
                <w:delText>0.135</w:delText>
              </w:r>
            </w:del>
          </w:p>
        </w:tc>
        <w:tc>
          <w:tcPr>
            <w:tcW w:w="755" w:type="dxa"/>
            <w:gridSpan w:val="2"/>
            <w:tcBorders>
              <w:top w:val="nil"/>
              <w:left w:val="nil"/>
              <w:bottom w:val="nil"/>
              <w:right w:val="nil"/>
            </w:tcBorders>
            <w:shd w:val="clear" w:color="auto" w:fill="auto"/>
            <w:noWrap/>
            <w:vAlign w:val="bottom"/>
            <w:hideMark/>
          </w:tcPr>
          <w:p w14:paraId="3B4C5EE1" w14:textId="049003B1" w:rsidR="00B8435D" w:rsidRPr="00C63AA2" w:rsidDel="00A258BD" w:rsidRDefault="00B8435D">
            <w:pPr>
              <w:spacing w:line="360" w:lineRule="auto"/>
              <w:rPr>
                <w:del w:id="3006" w:author="Bas Hofstra" w:date="2023-08-30T16:48:00Z"/>
                <w:color w:val="000000"/>
                <w:sz w:val="20"/>
                <w:szCs w:val="20"/>
              </w:rPr>
              <w:pPrChange w:id="3007" w:author="Bas Hofstra" w:date="2023-07-25T15:34:00Z">
                <w:pPr/>
              </w:pPrChange>
            </w:pPr>
          </w:p>
        </w:tc>
        <w:tc>
          <w:tcPr>
            <w:tcW w:w="1027" w:type="dxa"/>
            <w:gridSpan w:val="2"/>
            <w:tcBorders>
              <w:top w:val="nil"/>
              <w:left w:val="nil"/>
              <w:bottom w:val="nil"/>
              <w:right w:val="nil"/>
            </w:tcBorders>
            <w:shd w:val="clear" w:color="auto" w:fill="auto"/>
            <w:noWrap/>
            <w:vAlign w:val="bottom"/>
            <w:hideMark/>
          </w:tcPr>
          <w:p w14:paraId="7BE0B34E" w14:textId="23EA4FBB" w:rsidR="00B8435D" w:rsidRPr="00C63AA2" w:rsidDel="00A258BD" w:rsidRDefault="00B8435D">
            <w:pPr>
              <w:spacing w:line="360" w:lineRule="auto"/>
              <w:rPr>
                <w:del w:id="3008" w:author="Bas Hofstra" w:date="2023-08-30T16:48:00Z"/>
                <w:sz w:val="20"/>
                <w:szCs w:val="20"/>
              </w:rPr>
              <w:pPrChange w:id="3009" w:author="Bas Hofstra" w:date="2023-07-25T15:34:00Z">
                <w:pPr/>
              </w:pPrChange>
            </w:pPr>
          </w:p>
        </w:tc>
      </w:tr>
      <w:tr w:rsidR="00B8435D" w:rsidRPr="00C63AA2" w:rsidDel="00A258BD" w14:paraId="54BFA4EE" w14:textId="58946D7E" w:rsidTr="00B8435D">
        <w:trPr>
          <w:gridAfter w:val="2"/>
          <w:wAfter w:w="1182" w:type="dxa"/>
          <w:trHeight w:val="263"/>
          <w:del w:id="3010" w:author="Bas Hofstra" w:date="2023-08-30T16:48:00Z"/>
        </w:trPr>
        <w:tc>
          <w:tcPr>
            <w:tcW w:w="1557" w:type="dxa"/>
            <w:tcBorders>
              <w:top w:val="nil"/>
              <w:left w:val="nil"/>
              <w:bottom w:val="nil"/>
              <w:right w:val="nil"/>
            </w:tcBorders>
            <w:shd w:val="clear" w:color="auto" w:fill="auto"/>
            <w:noWrap/>
            <w:vAlign w:val="bottom"/>
            <w:hideMark/>
          </w:tcPr>
          <w:p w14:paraId="51FDD89B" w14:textId="261019A7" w:rsidR="00B8435D" w:rsidRPr="00C63AA2" w:rsidDel="00A258BD" w:rsidRDefault="00B8435D">
            <w:pPr>
              <w:spacing w:line="360" w:lineRule="auto"/>
              <w:rPr>
                <w:del w:id="3011" w:author="Bas Hofstra" w:date="2023-08-30T16:48:00Z"/>
                <w:color w:val="000000"/>
                <w:sz w:val="20"/>
                <w:szCs w:val="20"/>
              </w:rPr>
              <w:pPrChange w:id="3012" w:author="Bas Hofstra" w:date="2023-07-25T15:34:00Z">
                <w:pPr/>
              </w:pPrChange>
            </w:pPr>
            <w:del w:id="3013" w:author="Bas Hofstra" w:date="2023-08-30T16:48:00Z">
              <w:r w:rsidRPr="00C63AA2" w:rsidDel="00A258BD">
                <w:rPr>
                  <w:color w:val="000000"/>
                  <w:sz w:val="20"/>
                  <w:szCs w:val="20"/>
                </w:rPr>
                <w:delText>neighdens</w:delText>
              </w:r>
            </w:del>
          </w:p>
        </w:tc>
        <w:tc>
          <w:tcPr>
            <w:tcW w:w="805" w:type="dxa"/>
            <w:tcBorders>
              <w:top w:val="nil"/>
              <w:left w:val="nil"/>
              <w:bottom w:val="nil"/>
              <w:right w:val="nil"/>
            </w:tcBorders>
            <w:shd w:val="clear" w:color="auto" w:fill="auto"/>
            <w:noWrap/>
            <w:vAlign w:val="bottom"/>
            <w:hideMark/>
          </w:tcPr>
          <w:p w14:paraId="126B9272" w14:textId="52B4E4B9" w:rsidR="00B8435D" w:rsidRPr="00C63AA2" w:rsidDel="00A258BD" w:rsidRDefault="00B8435D">
            <w:pPr>
              <w:spacing w:line="360" w:lineRule="auto"/>
              <w:rPr>
                <w:del w:id="3014" w:author="Bas Hofstra" w:date="2023-08-30T16:48:00Z"/>
                <w:color w:val="000000"/>
                <w:sz w:val="20"/>
                <w:szCs w:val="20"/>
              </w:rPr>
              <w:pPrChange w:id="3015" w:author="Bas Hofstra" w:date="2023-07-25T15:34:00Z">
                <w:pPr/>
              </w:pPrChange>
            </w:pPr>
            <w:del w:id="3016" w:author="Bas Hofstra" w:date="2023-08-30T16:48:00Z">
              <w:r w:rsidRPr="00C63AA2" w:rsidDel="00A258BD">
                <w:rPr>
                  <w:color w:val="000000"/>
                  <w:sz w:val="20"/>
                  <w:szCs w:val="20"/>
                </w:rPr>
                <w:delText>-0.013</w:delText>
              </w:r>
            </w:del>
          </w:p>
        </w:tc>
        <w:tc>
          <w:tcPr>
            <w:tcW w:w="983" w:type="dxa"/>
            <w:tcBorders>
              <w:top w:val="nil"/>
              <w:left w:val="nil"/>
              <w:bottom w:val="nil"/>
              <w:right w:val="nil"/>
            </w:tcBorders>
            <w:shd w:val="clear" w:color="auto" w:fill="auto"/>
            <w:noWrap/>
            <w:vAlign w:val="bottom"/>
            <w:hideMark/>
          </w:tcPr>
          <w:p w14:paraId="30326387" w14:textId="178BA270" w:rsidR="00B8435D" w:rsidRPr="00C63AA2" w:rsidDel="00A258BD" w:rsidRDefault="00B8435D">
            <w:pPr>
              <w:spacing w:line="360" w:lineRule="auto"/>
              <w:rPr>
                <w:del w:id="3017" w:author="Bas Hofstra" w:date="2023-08-30T16:48:00Z"/>
                <w:color w:val="000000"/>
                <w:sz w:val="20"/>
                <w:szCs w:val="20"/>
              </w:rPr>
              <w:pPrChange w:id="3018" w:author="Bas Hofstra" w:date="2023-07-25T15:34:00Z">
                <w:pPr/>
              </w:pPrChange>
            </w:pPr>
            <w:del w:id="3019" w:author="Bas Hofstra" w:date="2023-08-30T16:48:00Z">
              <w:r w:rsidRPr="00C63AA2" w:rsidDel="00A258BD">
                <w:rPr>
                  <w:color w:val="000000"/>
                  <w:sz w:val="20"/>
                  <w:szCs w:val="20"/>
                </w:rPr>
                <w:delText>-0.275</w:delText>
              </w:r>
            </w:del>
          </w:p>
        </w:tc>
        <w:tc>
          <w:tcPr>
            <w:tcW w:w="755" w:type="dxa"/>
            <w:gridSpan w:val="2"/>
            <w:tcBorders>
              <w:top w:val="nil"/>
              <w:left w:val="nil"/>
              <w:bottom w:val="nil"/>
              <w:right w:val="nil"/>
            </w:tcBorders>
            <w:shd w:val="clear" w:color="auto" w:fill="auto"/>
            <w:noWrap/>
            <w:vAlign w:val="bottom"/>
            <w:hideMark/>
          </w:tcPr>
          <w:p w14:paraId="1820F961" w14:textId="62E369B8" w:rsidR="00B8435D" w:rsidRPr="00C63AA2" w:rsidDel="00A258BD" w:rsidRDefault="00B8435D">
            <w:pPr>
              <w:spacing w:line="360" w:lineRule="auto"/>
              <w:rPr>
                <w:del w:id="3020" w:author="Bas Hofstra" w:date="2023-08-30T16:48:00Z"/>
                <w:color w:val="000000"/>
                <w:sz w:val="20"/>
                <w:szCs w:val="20"/>
              </w:rPr>
              <w:pPrChange w:id="3021" w:author="Bas Hofstra" w:date="2023-07-25T15:34:00Z">
                <w:pPr/>
              </w:pPrChange>
            </w:pPr>
            <w:del w:id="3022" w:author="Bas Hofstra" w:date="2023-08-30T16:48:00Z">
              <w:r w:rsidRPr="00C63AA2" w:rsidDel="00A258BD">
                <w:rPr>
                  <w:color w:val="000000"/>
                  <w:sz w:val="20"/>
                  <w:szCs w:val="20"/>
                </w:rPr>
                <w:delText>0.080</w:delText>
              </w:r>
            </w:del>
          </w:p>
        </w:tc>
        <w:tc>
          <w:tcPr>
            <w:tcW w:w="755" w:type="dxa"/>
            <w:gridSpan w:val="2"/>
            <w:tcBorders>
              <w:top w:val="nil"/>
              <w:left w:val="nil"/>
              <w:bottom w:val="nil"/>
              <w:right w:val="nil"/>
            </w:tcBorders>
            <w:shd w:val="clear" w:color="auto" w:fill="auto"/>
            <w:noWrap/>
            <w:vAlign w:val="bottom"/>
            <w:hideMark/>
          </w:tcPr>
          <w:p w14:paraId="440BAEB8" w14:textId="495BA4AD" w:rsidR="00B8435D" w:rsidRPr="00C63AA2" w:rsidDel="00A258BD" w:rsidRDefault="00B8435D">
            <w:pPr>
              <w:spacing w:line="360" w:lineRule="auto"/>
              <w:rPr>
                <w:del w:id="3023" w:author="Bas Hofstra" w:date="2023-08-30T16:48:00Z"/>
                <w:color w:val="000000"/>
                <w:sz w:val="20"/>
                <w:szCs w:val="20"/>
              </w:rPr>
              <w:pPrChange w:id="3024" w:author="Bas Hofstra" w:date="2023-07-25T15:34:00Z">
                <w:pPr/>
              </w:pPrChange>
            </w:pPr>
            <w:del w:id="3025" w:author="Bas Hofstra" w:date="2023-08-30T16:48:00Z">
              <w:r w:rsidRPr="00C63AA2" w:rsidDel="00A258BD">
                <w:rPr>
                  <w:color w:val="000000"/>
                  <w:sz w:val="20"/>
                  <w:szCs w:val="20"/>
                </w:rPr>
                <w:delText>-0.108</w:delText>
              </w:r>
            </w:del>
          </w:p>
        </w:tc>
        <w:tc>
          <w:tcPr>
            <w:tcW w:w="1027" w:type="dxa"/>
            <w:gridSpan w:val="2"/>
            <w:tcBorders>
              <w:top w:val="nil"/>
              <w:left w:val="nil"/>
              <w:bottom w:val="nil"/>
              <w:right w:val="nil"/>
            </w:tcBorders>
            <w:shd w:val="clear" w:color="auto" w:fill="auto"/>
            <w:noWrap/>
            <w:vAlign w:val="bottom"/>
            <w:hideMark/>
          </w:tcPr>
          <w:p w14:paraId="0F3A9054" w14:textId="5BC9677F" w:rsidR="00B8435D" w:rsidRPr="00C63AA2" w:rsidDel="00A258BD" w:rsidRDefault="00B8435D">
            <w:pPr>
              <w:spacing w:line="360" w:lineRule="auto"/>
              <w:rPr>
                <w:del w:id="3026" w:author="Bas Hofstra" w:date="2023-08-30T16:48:00Z"/>
                <w:color w:val="000000"/>
                <w:sz w:val="20"/>
                <w:szCs w:val="20"/>
              </w:rPr>
              <w:pPrChange w:id="3027" w:author="Bas Hofstra" w:date="2023-07-25T15:34:00Z">
                <w:pPr/>
              </w:pPrChange>
            </w:pPr>
          </w:p>
        </w:tc>
      </w:tr>
      <w:tr w:rsidR="00B8435D" w:rsidRPr="00C63AA2" w:rsidDel="00A258BD" w14:paraId="14C4DB86" w14:textId="296ECC8B" w:rsidTr="00B8435D">
        <w:trPr>
          <w:gridAfter w:val="2"/>
          <w:wAfter w:w="1182" w:type="dxa"/>
          <w:trHeight w:val="263"/>
          <w:del w:id="3028" w:author="Bas Hofstra" w:date="2023-08-30T16:48:00Z"/>
        </w:trPr>
        <w:tc>
          <w:tcPr>
            <w:tcW w:w="1557" w:type="dxa"/>
            <w:tcBorders>
              <w:top w:val="nil"/>
              <w:left w:val="nil"/>
              <w:bottom w:val="single" w:sz="4" w:space="0" w:color="auto"/>
              <w:right w:val="nil"/>
            </w:tcBorders>
            <w:shd w:val="clear" w:color="auto" w:fill="auto"/>
            <w:noWrap/>
            <w:vAlign w:val="bottom"/>
            <w:hideMark/>
          </w:tcPr>
          <w:p w14:paraId="57272410" w14:textId="51396C5D" w:rsidR="00B8435D" w:rsidRPr="00C63AA2" w:rsidDel="00A258BD" w:rsidRDefault="00B8435D">
            <w:pPr>
              <w:spacing w:line="360" w:lineRule="auto"/>
              <w:rPr>
                <w:del w:id="3029" w:author="Bas Hofstra" w:date="2023-08-30T16:48:00Z"/>
                <w:color w:val="000000"/>
                <w:sz w:val="20"/>
                <w:szCs w:val="20"/>
              </w:rPr>
              <w:pPrChange w:id="3030" w:author="Bas Hofstra" w:date="2023-07-25T15:34:00Z">
                <w:pPr/>
              </w:pPrChange>
            </w:pPr>
            <w:del w:id="3031" w:author="Bas Hofstra" w:date="2023-08-30T16:48:00Z">
              <w:r w:rsidRPr="00C63AA2" w:rsidDel="00A258BD">
                <w:rPr>
                  <w:color w:val="000000"/>
                  <w:sz w:val="20"/>
                  <w:szCs w:val="20"/>
                </w:rPr>
                <w:delText>worthhouse</w:delText>
              </w:r>
            </w:del>
          </w:p>
        </w:tc>
        <w:tc>
          <w:tcPr>
            <w:tcW w:w="805" w:type="dxa"/>
            <w:tcBorders>
              <w:top w:val="nil"/>
              <w:left w:val="nil"/>
              <w:bottom w:val="single" w:sz="4" w:space="0" w:color="auto"/>
              <w:right w:val="nil"/>
            </w:tcBorders>
            <w:shd w:val="clear" w:color="auto" w:fill="auto"/>
            <w:noWrap/>
            <w:vAlign w:val="bottom"/>
            <w:hideMark/>
          </w:tcPr>
          <w:p w14:paraId="139F5F58" w14:textId="22FF13B6" w:rsidR="00B8435D" w:rsidRPr="00C63AA2" w:rsidDel="00A258BD" w:rsidRDefault="00B8435D">
            <w:pPr>
              <w:spacing w:line="360" w:lineRule="auto"/>
              <w:rPr>
                <w:del w:id="3032" w:author="Bas Hofstra" w:date="2023-08-30T16:48:00Z"/>
                <w:color w:val="000000"/>
                <w:sz w:val="20"/>
                <w:szCs w:val="20"/>
              </w:rPr>
              <w:pPrChange w:id="3033" w:author="Bas Hofstra" w:date="2023-07-25T15:34:00Z">
                <w:pPr/>
              </w:pPrChange>
            </w:pPr>
            <w:del w:id="3034" w:author="Bas Hofstra" w:date="2023-08-30T16:48:00Z">
              <w:r w:rsidRPr="00C63AA2" w:rsidDel="00A258BD">
                <w:rPr>
                  <w:color w:val="000000"/>
                  <w:sz w:val="20"/>
                  <w:szCs w:val="20"/>
                </w:rPr>
                <w:delText>0.061</w:delText>
              </w:r>
            </w:del>
          </w:p>
        </w:tc>
        <w:tc>
          <w:tcPr>
            <w:tcW w:w="983" w:type="dxa"/>
            <w:tcBorders>
              <w:top w:val="nil"/>
              <w:left w:val="nil"/>
              <w:bottom w:val="single" w:sz="4" w:space="0" w:color="auto"/>
              <w:right w:val="nil"/>
            </w:tcBorders>
            <w:shd w:val="clear" w:color="auto" w:fill="auto"/>
            <w:noWrap/>
            <w:vAlign w:val="bottom"/>
            <w:hideMark/>
          </w:tcPr>
          <w:p w14:paraId="3E310CF0" w14:textId="2EA4047C" w:rsidR="00B8435D" w:rsidRPr="00C63AA2" w:rsidDel="00A258BD" w:rsidRDefault="00B8435D">
            <w:pPr>
              <w:spacing w:line="360" w:lineRule="auto"/>
              <w:rPr>
                <w:del w:id="3035" w:author="Bas Hofstra" w:date="2023-08-30T16:48:00Z"/>
                <w:color w:val="000000"/>
                <w:sz w:val="20"/>
                <w:szCs w:val="20"/>
              </w:rPr>
              <w:pPrChange w:id="3036" w:author="Bas Hofstra" w:date="2023-07-25T15:34:00Z">
                <w:pPr/>
              </w:pPrChange>
            </w:pPr>
            <w:del w:id="3037" w:author="Bas Hofstra" w:date="2023-08-30T16:48:00Z">
              <w:r w:rsidRPr="00C63AA2" w:rsidDel="00A258BD">
                <w:rPr>
                  <w:color w:val="000000"/>
                  <w:sz w:val="20"/>
                  <w:szCs w:val="20"/>
                </w:rPr>
                <w:delText>0.043</w:delText>
              </w:r>
            </w:del>
          </w:p>
        </w:tc>
        <w:tc>
          <w:tcPr>
            <w:tcW w:w="755" w:type="dxa"/>
            <w:gridSpan w:val="2"/>
            <w:tcBorders>
              <w:top w:val="nil"/>
              <w:left w:val="nil"/>
              <w:bottom w:val="single" w:sz="4" w:space="0" w:color="auto"/>
              <w:right w:val="nil"/>
            </w:tcBorders>
            <w:shd w:val="clear" w:color="auto" w:fill="auto"/>
            <w:noWrap/>
            <w:vAlign w:val="bottom"/>
            <w:hideMark/>
          </w:tcPr>
          <w:p w14:paraId="7ACA357D" w14:textId="654CDAF1" w:rsidR="00B8435D" w:rsidRPr="00C63AA2" w:rsidDel="00A258BD" w:rsidRDefault="00B8435D">
            <w:pPr>
              <w:spacing w:line="360" w:lineRule="auto"/>
              <w:rPr>
                <w:del w:id="3038" w:author="Bas Hofstra" w:date="2023-08-30T16:48:00Z"/>
                <w:color w:val="000000"/>
                <w:sz w:val="20"/>
                <w:szCs w:val="20"/>
              </w:rPr>
              <w:pPrChange w:id="3039" w:author="Bas Hofstra" w:date="2023-07-25T15:34:00Z">
                <w:pPr/>
              </w:pPrChange>
            </w:pPr>
            <w:del w:id="3040" w:author="Bas Hofstra" w:date="2023-08-30T16:48:00Z">
              <w:r w:rsidRPr="00C63AA2" w:rsidDel="00A258BD">
                <w:rPr>
                  <w:color w:val="000000"/>
                  <w:sz w:val="20"/>
                  <w:szCs w:val="20"/>
                </w:rPr>
                <w:delText>0.106</w:delText>
              </w:r>
            </w:del>
          </w:p>
        </w:tc>
        <w:tc>
          <w:tcPr>
            <w:tcW w:w="755" w:type="dxa"/>
            <w:gridSpan w:val="2"/>
            <w:tcBorders>
              <w:top w:val="nil"/>
              <w:left w:val="nil"/>
              <w:bottom w:val="single" w:sz="4" w:space="0" w:color="auto"/>
              <w:right w:val="nil"/>
            </w:tcBorders>
            <w:shd w:val="clear" w:color="auto" w:fill="auto"/>
            <w:noWrap/>
            <w:vAlign w:val="bottom"/>
            <w:hideMark/>
          </w:tcPr>
          <w:p w14:paraId="3A73089A" w14:textId="50783DD8" w:rsidR="00B8435D" w:rsidRPr="00C63AA2" w:rsidDel="00A258BD" w:rsidRDefault="00B8435D">
            <w:pPr>
              <w:spacing w:line="360" w:lineRule="auto"/>
              <w:rPr>
                <w:del w:id="3041" w:author="Bas Hofstra" w:date="2023-08-30T16:48:00Z"/>
                <w:color w:val="000000"/>
                <w:sz w:val="20"/>
                <w:szCs w:val="20"/>
              </w:rPr>
              <w:pPrChange w:id="3042" w:author="Bas Hofstra" w:date="2023-07-25T15:34:00Z">
                <w:pPr/>
              </w:pPrChange>
            </w:pPr>
            <w:del w:id="3043" w:author="Bas Hofstra" w:date="2023-08-30T16:48:00Z">
              <w:r w:rsidRPr="00C63AA2" w:rsidDel="00A258BD">
                <w:rPr>
                  <w:color w:val="000000"/>
                  <w:sz w:val="20"/>
                  <w:szCs w:val="20"/>
                </w:rPr>
                <w:delText>0.055</w:delText>
              </w:r>
            </w:del>
          </w:p>
        </w:tc>
        <w:tc>
          <w:tcPr>
            <w:tcW w:w="1027" w:type="dxa"/>
            <w:gridSpan w:val="2"/>
            <w:tcBorders>
              <w:top w:val="nil"/>
              <w:left w:val="nil"/>
              <w:bottom w:val="single" w:sz="4" w:space="0" w:color="auto"/>
              <w:right w:val="nil"/>
            </w:tcBorders>
            <w:shd w:val="clear" w:color="auto" w:fill="auto"/>
            <w:noWrap/>
            <w:vAlign w:val="bottom"/>
            <w:hideMark/>
          </w:tcPr>
          <w:p w14:paraId="6A1DD016" w14:textId="2FE96FB2" w:rsidR="00B8435D" w:rsidRPr="00C63AA2" w:rsidDel="00A258BD" w:rsidRDefault="00B8435D">
            <w:pPr>
              <w:spacing w:line="360" w:lineRule="auto"/>
              <w:rPr>
                <w:del w:id="3044" w:author="Bas Hofstra" w:date="2023-08-30T16:48:00Z"/>
                <w:color w:val="000000"/>
                <w:sz w:val="20"/>
                <w:szCs w:val="20"/>
              </w:rPr>
              <w:pPrChange w:id="3045" w:author="Bas Hofstra" w:date="2023-07-25T15:34:00Z">
                <w:pPr/>
              </w:pPrChange>
            </w:pPr>
            <w:del w:id="3046" w:author="Bas Hofstra" w:date="2023-08-30T16:48:00Z">
              <w:r w:rsidRPr="00C63AA2" w:rsidDel="00A258BD">
                <w:rPr>
                  <w:color w:val="000000"/>
                  <w:sz w:val="20"/>
                  <w:szCs w:val="20"/>
                </w:rPr>
                <w:delText>0.028</w:delText>
              </w:r>
            </w:del>
          </w:p>
        </w:tc>
      </w:tr>
    </w:tbl>
    <w:p w14:paraId="330E0261" w14:textId="1B453D41" w:rsidR="00C63AA2" w:rsidRPr="00CA6570" w:rsidDel="00A258BD" w:rsidRDefault="00C63AA2">
      <w:pPr>
        <w:spacing w:line="360" w:lineRule="auto"/>
        <w:jc w:val="both"/>
        <w:rPr>
          <w:del w:id="3047" w:author="Bas Hofstra" w:date="2023-08-30T16:48:00Z"/>
          <w:color w:val="000000"/>
          <w:rPrChange w:id="3048" w:author="Bas Hofstra" w:date="2023-08-30T17:07:00Z">
            <w:rPr>
              <w:del w:id="3049" w:author="Bas Hofstra" w:date="2023-08-30T16:48:00Z"/>
              <w:rFonts w:ascii="Courier" w:hAnsi="Courier"/>
              <w:color w:val="000000"/>
              <w:sz w:val="16"/>
              <w:szCs w:val="16"/>
              <w:lang w:val="nl-NL"/>
            </w:rPr>
          </w:rPrChange>
        </w:rPr>
      </w:pPr>
    </w:p>
    <w:p w14:paraId="798B3552" w14:textId="77777777" w:rsidR="00A258BD" w:rsidRPr="00A10EDE" w:rsidRDefault="00A258BD">
      <w:pPr>
        <w:spacing w:line="360" w:lineRule="auto"/>
        <w:jc w:val="both"/>
        <w:rPr>
          <w:ins w:id="3050" w:author="Bas Hofstra" w:date="2023-08-30T16:48:00Z"/>
          <w:rFonts w:ascii="Courier" w:hAnsi="Courier"/>
          <w:color w:val="000000"/>
          <w:sz w:val="16"/>
          <w:szCs w:val="16"/>
          <w:rPrChange w:id="3051" w:author="Bas Hofstra" w:date="2023-08-30T16:54:00Z">
            <w:rPr>
              <w:ins w:id="3052" w:author="Bas Hofstra" w:date="2023-08-30T16:48:00Z"/>
              <w:rFonts w:ascii="Courier" w:hAnsi="Courier"/>
              <w:color w:val="000000"/>
              <w:sz w:val="16"/>
              <w:szCs w:val="16"/>
              <w:lang w:val="nl-NL"/>
            </w:rPr>
          </w:rPrChange>
        </w:rPr>
        <w:pPrChange w:id="3053" w:author="Bas Hofstra" w:date="2023-07-25T15:34:00Z">
          <w:pPr>
            <w:spacing w:line="276" w:lineRule="auto"/>
            <w:jc w:val="both"/>
          </w:pPr>
        </w:pPrChange>
      </w:pPr>
    </w:p>
    <w:p w14:paraId="51E7C5F0" w14:textId="7B1B0112" w:rsidR="0083495F" w:rsidDel="00A258BD" w:rsidRDefault="0083495F">
      <w:pPr>
        <w:spacing w:line="360" w:lineRule="auto"/>
        <w:jc w:val="both"/>
        <w:rPr>
          <w:del w:id="3054" w:author="Bas Hofstra" w:date="2023-08-30T16:48:00Z"/>
          <w:rFonts w:ascii="Times" w:hAnsi="Times"/>
          <w:color w:val="000000"/>
          <w:lang w:val="nl-NL"/>
        </w:rPr>
        <w:pPrChange w:id="3055" w:author="Bas Hofstra" w:date="2023-07-25T15:34:00Z">
          <w:pPr>
            <w:spacing w:line="276" w:lineRule="auto"/>
            <w:jc w:val="both"/>
          </w:pPr>
        </w:pPrChange>
      </w:pPr>
    </w:p>
    <w:p w14:paraId="14813CA2" w14:textId="5605100A" w:rsidR="004A7021" w:rsidDel="00A258BD" w:rsidRDefault="004A7021">
      <w:pPr>
        <w:spacing w:line="360" w:lineRule="auto"/>
        <w:jc w:val="both"/>
        <w:rPr>
          <w:del w:id="3056" w:author="Bas Hofstra" w:date="2023-08-30T16:48:00Z"/>
          <w:rFonts w:ascii="Times" w:hAnsi="Times"/>
          <w:b/>
          <w:color w:val="000000"/>
        </w:rPr>
        <w:pPrChange w:id="3057" w:author="Bas Hofstra" w:date="2023-07-25T15:34:00Z">
          <w:pPr>
            <w:spacing w:line="276" w:lineRule="auto"/>
            <w:jc w:val="both"/>
          </w:pPr>
        </w:pPrChange>
      </w:pPr>
    </w:p>
    <w:p w14:paraId="124C6EF4" w14:textId="774F6AC5" w:rsidR="003D361D" w:rsidRPr="003D361D" w:rsidRDefault="0083495F">
      <w:pPr>
        <w:spacing w:line="360" w:lineRule="auto"/>
        <w:jc w:val="both"/>
        <w:rPr>
          <w:ins w:id="3058" w:author="Bas Hofstra" w:date="2023-07-25T15:27:00Z"/>
          <w:rFonts w:ascii="Times" w:hAnsi="Times"/>
          <w:b/>
          <w:color w:val="000000"/>
          <w:rPrChange w:id="3059" w:author="Bas Hofstra" w:date="2023-07-25T15:27:00Z">
            <w:rPr>
              <w:ins w:id="3060" w:author="Bas Hofstra" w:date="2023-07-25T15:27:00Z"/>
              <w:rFonts w:ascii="Times" w:hAnsi="Times"/>
            </w:rPr>
          </w:rPrChange>
        </w:rPr>
        <w:pPrChange w:id="3061" w:author="Bas Hofstra" w:date="2023-07-25T15:34:00Z">
          <w:pPr>
            <w:spacing w:line="276" w:lineRule="auto"/>
            <w:jc w:val="both"/>
          </w:pPr>
        </w:pPrChange>
      </w:pPr>
      <w:del w:id="3062" w:author="Bas Hofstra" w:date="2023-07-25T15:27:00Z">
        <w:r w:rsidRPr="0083495F" w:rsidDel="003D361D">
          <w:rPr>
            <w:rFonts w:ascii="Times" w:hAnsi="Times"/>
            <w:b/>
            <w:color w:val="000000"/>
          </w:rPr>
          <w:delText>Results</w:delText>
        </w:r>
      </w:del>
      <w:ins w:id="3063" w:author="Bas Hofstra" w:date="2023-07-25T15:27:00Z">
        <w:r w:rsidR="003D361D">
          <w:rPr>
            <w:rFonts w:ascii="Times" w:hAnsi="Times"/>
            <w:b/>
            <w:color w:val="000000"/>
          </w:rPr>
          <w:t>RESULTS</w:t>
        </w:r>
      </w:ins>
    </w:p>
    <w:p w14:paraId="194941D6" w14:textId="77777777" w:rsidR="003D361D" w:rsidRPr="00A00ECF" w:rsidRDefault="003D361D">
      <w:pPr>
        <w:spacing w:line="360" w:lineRule="auto"/>
        <w:jc w:val="both"/>
        <w:rPr>
          <w:ins w:id="3064" w:author="Bas Hofstra" w:date="2023-07-25T15:27:00Z"/>
          <w:rFonts w:ascii="Times" w:hAnsi="Times"/>
          <w:b/>
        </w:rPr>
        <w:pPrChange w:id="3065" w:author="Bas Hofstra" w:date="2023-07-25T15:34:00Z">
          <w:pPr>
            <w:spacing w:line="276" w:lineRule="auto"/>
            <w:jc w:val="both"/>
          </w:pPr>
        </w:pPrChange>
      </w:pPr>
      <w:ins w:id="3066" w:author="Bas Hofstra" w:date="2023-07-25T15:27:00Z">
        <w:r>
          <w:rPr>
            <w:rFonts w:ascii="Times" w:hAnsi="Times"/>
            <w:b/>
          </w:rPr>
          <w:t>Network Size Estimates</w:t>
        </w:r>
      </w:ins>
    </w:p>
    <w:p w14:paraId="6444A418" w14:textId="6D9DE9CF" w:rsidR="001F390D" w:rsidRDefault="0081226A">
      <w:pPr>
        <w:spacing w:line="360" w:lineRule="auto"/>
        <w:jc w:val="both"/>
        <w:rPr>
          <w:ins w:id="3067" w:author="Bas Hofstra" w:date="2023-08-30T17:48:00Z"/>
          <w:rFonts w:ascii="Times" w:hAnsi="Times"/>
        </w:rPr>
      </w:pPr>
      <w:ins w:id="3068" w:author="Bas Hofstra" w:date="2023-08-30T17:14:00Z">
        <w:r>
          <w:rPr>
            <w:rFonts w:ascii="Times" w:hAnsi="Times"/>
          </w:rPr>
          <w:t>One of the questions of this paper concerns how many (different types of) X’s one needs to get at comparable network size estimates.</w:t>
        </w:r>
      </w:ins>
      <w:ins w:id="3069" w:author="Bas Hofstra" w:date="2023-08-30T17:36:00Z">
        <w:r w:rsidR="001F390D">
          <w:rPr>
            <w:rFonts w:ascii="Times" w:hAnsi="Times"/>
          </w:rPr>
          <w:t xml:space="preserve"> Figure </w:t>
        </w:r>
        <w:r w:rsidR="001F390D" w:rsidRPr="009A3A27">
          <w:rPr>
            <w:rFonts w:ascii="Times" w:hAnsi="Times"/>
            <w:highlight w:val="red"/>
            <w:rPrChange w:id="3070" w:author="Bas Hofstra" w:date="2023-08-30T17:50:00Z">
              <w:rPr>
                <w:rFonts w:ascii="Times" w:hAnsi="Times"/>
              </w:rPr>
            </w:rPrChange>
          </w:rPr>
          <w:t>1</w:t>
        </w:r>
      </w:ins>
      <w:ins w:id="3071" w:author="Bas Hofstra" w:date="2023-08-30T17:37:00Z">
        <w:r w:rsidR="001F390D">
          <w:rPr>
            <w:rFonts w:ascii="Times" w:hAnsi="Times"/>
          </w:rPr>
          <w:t xml:space="preserve"> provides an answer to that question and calcul</w:t>
        </w:r>
      </w:ins>
      <w:ins w:id="3072" w:author="Bas Hofstra" w:date="2023-08-30T17:38:00Z">
        <w:r w:rsidR="001F390D">
          <w:rPr>
            <w:rFonts w:ascii="Times" w:hAnsi="Times"/>
          </w:rPr>
          <w:t>ates network sizes using the naïve NSUM estimator with different X-categories</w:t>
        </w:r>
      </w:ins>
      <w:ins w:id="3073" w:author="Bas Hofstra" w:date="2023-08-30T17:37:00Z">
        <w:r w:rsidR="001F390D">
          <w:rPr>
            <w:rFonts w:ascii="Times" w:hAnsi="Times"/>
          </w:rPr>
          <w:t>.</w:t>
        </w:r>
      </w:ins>
      <w:ins w:id="3074" w:author="Bas Hofstra" w:date="2023-08-30T17:39:00Z">
        <w:r w:rsidR="001F390D">
          <w:rPr>
            <w:rFonts w:ascii="Times" w:hAnsi="Times"/>
          </w:rPr>
          <w:t xml:space="preserve"> The X-axis provides network size estimates, the Y-axis densities, and the legend shows which X-categories were used for </w:t>
        </w:r>
      </w:ins>
      <w:ins w:id="3075" w:author="Bas Hofstra" w:date="2023-08-30T17:40:00Z">
        <w:r w:rsidR="001F390D">
          <w:rPr>
            <w:rFonts w:ascii="Times" w:hAnsi="Times"/>
          </w:rPr>
          <w:t xml:space="preserve">plotting </w:t>
        </w:r>
      </w:ins>
      <w:ins w:id="3076" w:author="Bas Hofstra" w:date="2023-08-30T17:39:00Z">
        <w:r w:rsidR="001F390D">
          <w:rPr>
            <w:rFonts w:ascii="Times" w:hAnsi="Times"/>
          </w:rPr>
          <w:t>specific density line</w:t>
        </w:r>
      </w:ins>
      <w:ins w:id="3077" w:author="Bas Hofstra" w:date="2023-08-30T17:40:00Z">
        <w:r w:rsidR="001F390D">
          <w:rPr>
            <w:rFonts w:ascii="Times" w:hAnsi="Times"/>
          </w:rPr>
          <w:t>s</w:t>
        </w:r>
      </w:ins>
      <w:ins w:id="3078" w:author="Bas Hofstra" w:date="2023-08-30T17:39:00Z">
        <w:r w:rsidR="001F390D">
          <w:rPr>
            <w:rFonts w:ascii="Times" w:hAnsi="Times"/>
          </w:rPr>
          <w:t xml:space="preserve">. </w:t>
        </w:r>
      </w:ins>
      <w:ins w:id="3079" w:author="Bas Hofstra" w:date="2023-08-30T17:37:00Z">
        <w:r w:rsidR="001F390D">
          <w:rPr>
            <w:rFonts w:ascii="Times" w:hAnsi="Times"/>
          </w:rPr>
          <w:t>The first battery (education, births</w:t>
        </w:r>
      </w:ins>
      <w:ins w:id="3080" w:author="Bas Hofstra" w:date="2023-08-30T17:40:00Z">
        <w:r w:rsidR="001F390D">
          <w:rPr>
            <w:rFonts w:ascii="Times" w:hAnsi="Times"/>
          </w:rPr>
          <w:t xml:space="preserve">, </w:t>
        </w:r>
        <w:proofErr w:type="spellStart"/>
        <w:r w:rsidR="001F390D">
          <w:rPr>
            <w:rFonts w:ascii="Times" w:hAnsi="Times"/>
          </w:rPr>
          <w:t>etc</w:t>
        </w:r>
      </w:ins>
      <w:proofErr w:type="spellEnd"/>
      <w:ins w:id="3081" w:author="Bas Hofstra" w:date="2023-08-30T17:37:00Z">
        <w:r w:rsidR="001F390D">
          <w:rPr>
            <w:rFonts w:ascii="Times" w:hAnsi="Times"/>
          </w:rPr>
          <w:t xml:space="preserve">) and the second battery (electric vehicle, scooter, vegan) </w:t>
        </w:r>
      </w:ins>
      <w:ins w:id="3082" w:author="Bas Hofstra" w:date="2023-08-30T17:38:00Z">
        <w:r w:rsidR="001F390D">
          <w:rPr>
            <w:rFonts w:ascii="Times" w:hAnsi="Times"/>
          </w:rPr>
          <w:t>both result in considerably more right-</w:t>
        </w:r>
        <w:r w:rsidR="001F390D">
          <w:rPr>
            <w:rFonts w:ascii="Times" w:hAnsi="Times"/>
          </w:rPr>
          <w:lastRenderedPageBreak/>
          <w:t xml:space="preserve">skewed yet lower network sizes </w:t>
        </w:r>
      </w:ins>
      <w:ins w:id="3083" w:author="Bas Hofstra" w:date="2023-08-30T17:40:00Z">
        <w:r w:rsidR="001F390D">
          <w:rPr>
            <w:rFonts w:ascii="Times" w:hAnsi="Times"/>
          </w:rPr>
          <w:t xml:space="preserve">compared to </w:t>
        </w:r>
      </w:ins>
      <w:ins w:id="3084" w:author="Bas Hofstra" w:date="2023-08-30T17:38:00Z">
        <w:r w:rsidR="001F390D">
          <w:rPr>
            <w:rFonts w:ascii="Times" w:hAnsi="Times"/>
          </w:rPr>
          <w:t xml:space="preserve">all </w:t>
        </w:r>
      </w:ins>
      <w:ins w:id="3085" w:author="Bas Hofstra" w:date="2023-08-30T17:39:00Z">
        <w:r w:rsidR="001F390D">
          <w:rPr>
            <w:rFonts w:ascii="Times" w:hAnsi="Times"/>
          </w:rPr>
          <w:t>X-</w:t>
        </w:r>
      </w:ins>
      <w:ins w:id="3086" w:author="Bas Hofstra" w:date="2023-08-30T17:38:00Z">
        <w:r w:rsidR="001F390D">
          <w:rPr>
            <w:rFonts w:ascii="Times" w:hAnsi="Times"/>
          </w:rPr>
          <w:t>categories</w:t>
        </w:r>
      </w:ins>
      <w:ins w:id="3087" w:author="Bas Hofstra" w:date="2023-08-30T17:39:00Z">
        <w:r w:rsidR="001F390D">
          <w:rPr>
            <w:rFonts w:ascii="Times" w:hAnsi="Times"/>
          </w:rPr>
          <w:t xml:space="preserve"> (black line)</w:t>
        </w:r>
      </w:ins>
      <w:ins w:id="3088" w:author="Bas Hofstra" w:date="2023-08-30T17:38:00Z">
        <w:r w:rsidR="001F390D">
          <w:rPr>
            <w:rFonts w:ascii="Times" w:hAnsi="Times"/>
          </w:rPr>
          <w:t>.</w:t>
        </w:r>
      </w:ins>
      <w:ins w:id="3089" w:author="Bas Hofstra" w:date="2023-08-30T17:40:00Z">
        <w:r w:rsidR="001F390D">
          <w:rPr>
            <w:rFonts w:ascii="Times" w:hAnsi="Times"/>
          </w:rPr>
          <w:t xml:space="preserve"> Both correlate low with one another (</w:t>
        </w:r>
        <w:r w:rsidR="001F390D" w:rsidRPr="001F390D">
          <w:rPr>
            <w:rFonts w:ascii="Times" w:hAnsi="Times"/>
            <w:i/>
            <w:rPrChange w:id="3090" w:author="Bas Hofstra" w:date="2023-08-30T17:41:00Z">
              <w:rPr>
                <w:rFonts w:ascii="Times" w:hAnsi="Times"/>
                <w:i/>
              </w:rPr>
            </w:rPrChange>
          </w:rPr>
          <w:t>r</w:t>
        </w:r>
      </w:ins>
      <w:ins w:id="3091" w:author="Bas Hofstra" w:date="2023-08-30T17:41:00Z">
        <w:r w:rsidR="001F390D">
          <w:rPr>
            <w:rFonts w:ascii="Times" w:hAnsi="Times"/>
          </w:rPr>
          <w:t xml:space="preserve"> = 0.19) </w:t>
        </w:r>
      </w:ins>
      <w:ins w:id="3092" w:author="Bas Hofstra" w:date="2023-08-30T17:42:00Z">
        <w:r w:rsidR="001F390D">
          <w:rPr>
            <w:rFonts w:ascii="Times" w:hAnsi="Times"/>
          </w:rPr>
          <w:t>yet higher</w:t>
        </w:r>
      </w:ins>
      <w:ins w:id="3093" w:author="Bas Hofstra" w:date="2023-08-30T17:41:00Z">
        <w:r w:rsidR="001F390D">
          <w:rPr>
            <w:rFonts w:ascii="Times" w:hAnsi="Times"/>
          </w:rPr>
          <w:t xml:space="preserve"> with the </w:t>
        </w:r>
      </w:ins>
      <w:ins w:id="3094" w:author="Bas Hofstra" w:date="2023-08-30T17:42:00Z">
        <w:r w:rsidR="001F390D">
          <w:rPr>
            <w:rFonts w:ascii="Times" w:hAnsi="Times"/>
          </w:rPr>
          <w:t xml:space="preserve">size </w:t>
        </w:r>
      </w:ins>
      <w:ins w:id="3095" w:author="Bas Hofstra" w:date="2023-08-30T17:41:00Z">
        <w:r w:rsidR="001F390D">
          <w:rPr>
            <w:rFonts w:ascii="Times" w:hAnsi="Times"/>
          </w:rPr>
          <w:t xml:space="preserve">estimate using all X-categories (battery 1 </w:t>
        </w:r>
        <w:r w:rsidR="001F390D" w:rsidRPr="001F390D">
          <w:rPr>
            <w:rFonts w:ascii="Times" w:hAnsi="Times"/>
            <w:rPrChange w:id="3096" w:author="Bas Hofstra" w:date="2023-08-30T17:41:00Z">
              <w:rPr>
                <w:rFonts w:ascii="Times" w:hAnsi="Times"/>
                <w:i/>
              </w:rPr>
            </w:rPrChange>
          </w:rPr>
          <w:t>r</w:t>
        </w:r>
        <w:r w:rsidR="001F390D">
          <w:rPr>
            <w:rFonts w:ascii="Times" w:hAnsi="Times"/>
          </w:rPr>
          <w:t xml:space="preserve"> = </w:t>
        </w:r>
      </w:ins>
      <w:ins w:id="3097" w:author="Bas Hofstra" w:date="2023-08-30T17:42:00Z">
        <w:r w:rsidR="001F390D">
          <w:rPr>
            <w:rFonts w:ascii="Times" w:hAnsi="Times"/>
          </w:rPr>
          <w:t>0.47</w:t>
        </w:r>
      </w:ins>
      <w:ins w:id="3098" w:author="Bas Hofstra" w:date="2023-08-30T17:41:00Z">
        <w:r w:rsidR="001F390D">
          <w:rPr>
            <w:rFonts w:ascii="Times" w:hAnsi="Times"/>
          </w:rPr>
          <w:t xml:space="preserve">; battery 2 </w:t>
        </w:r>
        <w:r w:rsidR="001F390D" w:rsidRPr="001F390D">
          <w:rPr>
            <w:rFonts w:ascii="Times" w:hAnsi="Times"/>
            <w:i/>
            <w:rPrChange w:id="3099" w:author="Bas Hofstra" w:date="2023-08-30T17:41:00Z">
              <w:rPr>
                <w:rFonts w:ascii="Times" w:hAnsi="Times"/>
              </w:rPr>
            </w:rPrChange>
          </w:rPr>
          <w:t>r</w:t>
        </w:r>
        <w:r w:rsidR="001F390D">
          <w:rPr>
            <w:rFonts w:ascii="Times" w:hAnsi="Times"/>
          </w:rPr>
          <w:t xml:space="preserve"> = </w:t>
        </w:r>
      </w:ins>
      <w:ins w:id="3100" w:author="Bas Hofstra" w:date="2023-08-30T17:42:00Z">
        <w:r w:rsidR="001F390D">
          <w:rPr>
            <w:rFonts w:ascii="Times" w:hAnsi="Times"/>
          </w:rPr>
          <w:t>0.42</w:t>
        </w:r>
      </w:ins>
      <w:ins w:id="3101" w:author="Bas Hofstra" w:date="2023-08-30T17:41:00Z">
        <w:r w:rsidR="001F390D">
          <w:rPr>
            <w:rFonts w:ascii="Times" w:hAnsi="Times"/>
          </w:rPr>
          <w:t>).</w:t>
        </w:r>
      </w:ins>
      <w:ins w:id="3102" w:author="Bas Hofstra" w:date="2023-08-30T17:44:00Z">
        <w:r w:rsidR="001F390D">
          <w:rPr>
            <w:rFonts w:ascii="Times" w:hAnsi="Times"/>
          </w:rPr>
          <w:t xml:space="preserve"> </w:t>
        </w:r>
      </w:ins>
      <w:ins w:id="3103" w:author="Bas Hofstra" w:date="2023-08-30T17:42:00Z">
        <w:r w:rsidR="001F390D">
          <w:rPr>
            <w:rFonts w:ascii="Times" w:hAnsi="Times"/>
          </w:rPr>
          <w:t>I</w:t>
        </w:r>
      </w:ins>
      <w:ins w:id="3104" w:author="Bas Hofstra" w:date="2023-08-30T17:40:00Z">
        <w:r w:rsidR="001F390D">
          <w:rPr>
            <w:rFonts w:ascii="Times" w:hAnsi="Times"/>
          </w:rPr>
          <w:t>f we include only names</w:t>
        </w:r>
      </w:ins>
      <w:ins w:id="3105" w:author="Bas Hofstra" w:date="2023-08-30T17:42:00Z">
        <w:r w:rsidR="001F390D">
          <w:rPr>
            <w:rFonts w:ascii="Times" w:hAnsi="Times"/>
          </w:rPr>
          <w:t xml:space="preserve"> in the naïve estimator, the </w:t>
        </w:r>
        <w:proofErr w:type="spellStart"/>
        <w:r w:rsidR="001F390D">
          <w:rPr>
            <w:rFonts w:ascii="Times" w:hAnsi="Times"/>
          </w:rPr>
          <w:t>densoity</w:t>
        </w:r>
        <w:proofErr w:type="spellEnd"/>
        <w:r w:rsidR="001F390D">
          <w:rPr>
            <w:rFonts w:ascii="Times" w:hAnsi="Times"/>
          </w:rPr>
          <w:t xml:space="preserve"> line closely follows the line using all cate</w:t>
        </w:r>
      </w:ins>
      <w:ins w:id="3106" w:author="Bas Hofstra" w:date="2023-08-30T17:43:00Z">
        <w:r w:rsidR="001F390D">
          <w:rPr>
            <w:rFonts w:ascii="Times" w:hAnsi="Times"/>
          </w:rPr>
          <w:t xml:space="preserve">gories, and </w:t>
        </w:r>
        <w:proofErr w:type="gramStart"/>
        <w:r w:rsidR="001F390D">
          <w:rPr>
            <w:rFonts w:ascii="Times" w:hAnsi="Times"/>
          </w:rPr>
          <w:t xml:space="preserve">these two </w:t>
        </w:r>
      </w:ins>
      <w:ins w:id="3107" w:author="Bas Hofstra" w:date="2023-08-30T17:57:00Z">
        <w:r w:rsidR="00117B3A">
          <w:rPr>
            <w:rFonts w:ascii="Times" w:hAnsi="Times"/>
          </w:rPr>
          <w:t>c</w:t>
        </w:r>
      </w:ins>
      <w:ins w:id="3108" w:author="Bas Hofstra" w:date="2023-08-30T17:43:00Z">
        <w:r w:rsidR="001F390D">
          <w:rPr>
            <w:rFonts w:ascii="Times" w:hAnsi="Times"/>
          </w:rPr>
          <w:t>orrelate</w:t>
        </w:r>
        <w:proofErr w:type="gramEnd"/>
        <w:r w:rsidR="001F390D">
          <w:rPr>
            <w:rFonts w:ascii="Times" w:hAnsi="Times"/>
          </w:rPr>
          <w:t xml:space="preserve"> highly </w:t>
        </w:r>
      </w:ins>
      <w:ins w:id="3109" w:author="Bas Hofstra" w:date="2023-08-30T17:44:00Z">
        <w:r w:rsidR="001F390D">
          <w:rPr>
            <w:rFonts w:ascii="Times" w:hAnsi="Times"/>
          </w:rPr>
          <w:t>(</w:t>
        </w:r>
        <w:r w:rsidR="001F390D">
          <w:rPr>
            <w:rFonts w:ascii="Times" w:hAnsi="Times"/>
            <w:i/>
          </w:rPr>
          <w:t xml:space="preserve">r </w:t>
        </w:r>
        <w:r w:rsidR="001F390D">
          <w:rPr>
            <w:rFonts w:ascii="Times" w:hAnsi="Times"/>
          </w:rPr>
          <w:t xml:space="preserve">= 0.94). This latter finding shows how the naïve estimator is mostly </w:t>
        </w:r>
      </w:ins>
      <w:ins w:id="3110" w:author="Bas Hofstra" w:date="2023-08-30T17:45:00Z">
        <w:r w:rsidR="001F390D">
          <w:rPr>
            <w:rFonts w:ascii="Times" w:hAnsi="Times"/>
          </w:rPr>
          <w:t>driven</w:t>
        </w:r>
      </w:ins>
      <w:ins w:id="3111" w:author="Bas Hofstra" w:date="2023-08-30T17:44:00Z">
        <w:r w:rsidR="001F390D">
          <w:rPr>
            <w:rFonts w:ascii="Times" w:hAnsi="Times"/>
          </w:rPr>
          <w:t xml:space="preserve"> by the 34 names</w:t>
        </w:r>
      </w:ins>
      <w:ins w:id="3112" w:author="Bas Hofstra" w:date="2023-08-30T17:45:00Z">
        <w:r w:rsidR="001F390D">
          <w:rPr>
            <w:rFonts w:ascii="Times" w:hAnsi="Times"/>
          </w:rPr>
          <w:t xml:space="preserve"> as X-categories</w:t>
        </w:r>
      </w:ins>
      <w:ins w:id="3113" w:author="Bas Hofstra" w:date="2023-08-30T17:44:00Z">
        <w:r w:rsidR="001F390D">
          <w:rPr>
            <w:rFonts w:ascii="Times" w:hAnsi="Times"/>
          </w:rPr>
          <w:t xml:space="preserve">. Logically so, as they take up the </w:t>
        </w:r>
      </w:ins>
      <w:ins w:id="3114" w:author="Bas Hofstra" w:date="2023-08-30T17:45:00Z">
        <w:r w:rsidR="001F390D">
          <w:rPr>
            <w:rFonts w:ascii="Times" w:hAnsi="Times"/>
          </w:rPr>
          <w:t xml:space="preserve">large </w:t>
        </w:r>
      </w:ins>
      <w:ins w:id="3115" w:author="Bas Hofstra" w:date="2023-08-30T17:44:00Z">
        <w:r w:rsidR="001F390D">
          <w:rPr>
            <w:rFonts w:ascii="Times" w:hAnsi="Times"/>
          </w:rPr>
          <w:t>majority of X-categories.</w:t>
        </w:r>
      </w:ins>
      <w:ins w:id="3116" w:author="Bas Hofstra" w:date="2023-08-30T17:45:00Z">
        <w:r w:rsidR="001F390D">
          <w:rPr>
            <w:rFonts w:ascii="Times" w:hAnsi="Times"/>
          </w:rPr>
          <w:t xml:space="preserve"> Using only a </w:t>
        </w:r>
        <w:proofErr w:type="gramStart"/>
        <w:r w:rsidR="001F390D">
          <w:rPr>
            <w:rFonts w:ascii="Times" w:hAnsi="Times"/>
          </w:rPr>
          <w:t>small subset</w:t>
        </w:r>
      </w:ins>
      <w:ins w:id="3117" w:author="Bas Hofstra" w:date="2023-08-30T17:46:00Z">
        <w:r w:rsidR="008A5D27">
          <w:rPr>
            <w:rFonts w:ascii="Times" w:hAnsi="Times"/>
          </w:rPr>
          <w:t>s</w:t>
        </w:r>
      </w:ins>
      <w:proofErr w:type="gramEnd"/>
      <w:ins w:id="3118" w:author="Bas Hofstra" w:date="2023-08-30T17:45:00Z">
        <w:r w:rsidR="001F390D">
          <w:rPr>
            <w:rFonts w:ascii="Times" w:hAnsi="Times"/>
          </w:rPr>
          <w:t xml:space="preserve"> of </w:t>
        </w:r>
      </w:ins>
      <w:ins w:id="3119" w:author="Bas Hofstra" w:date="2023-08-30T17:46:00Z">
        <w:r w:rsidR="008A5D27">
          <w:rPr>
            <w:rFonts w:ascii="Times" w:hAnsi="Times"/>
          </w:rPr>
          <w:t xml:space="preserve">four </w:t>
        </w:r>
      </w:ins>
      <w:ins w:id="3120" w:author="Bas Hofstra" w:date="2023-08-30T17:45:00Z">
        <w:r w:rsidR="001F390D">
          <w:rPr>
            <w:rFonts w:ascii="Times" w:hAnsi="Times"/>
          </w:rPr>
          <w:t>names lead to lower correlations (</w:t>
        </w:r>
      </w:ins>
      <w:ins w:id="3121" w:author="Bas Hofstra" w:date="2023-08-30T17:47:00Z">
        <w:r w:rsidR="008A5D27">
          <w:rPr>
            <w:rFonts w:ascii="Times" w:hAnsi="Times"/>
          </w:rPr>
          <w:t xml:space="preserve">from Figure 1, names 1 </w:t>
        </w:r>
      </w:ins>
      <w:ins w:id="3122" w:author="Bas Hofstra" w:date="2023-08-30T17:46:00Z">
        <w:r w:rsidR="008A5D27">
          <w:rPr>
            <w:rFonts w:ascii="Times" w:hAnsi="Times"/>
            <w:i/>
          </w:rPr>
          <w:t xml:space="preserve">r </w:t>
        </w:r>
        <w:r w:rsidR="008A5D27">
          <w:rPr>
            <w:rFonts w:ascii="Times" w:hAnsi="Times"/>
          </w:rPr>
          <w:t>= 0.53</w:t>
        </w:r>
      </w:ins>
      <w:ins w:id="3123" w:author="Bas Hofstra" w:date="2023-08-30T17:47:00Z">
        <w:r w:rsidR="008A5D27">
          <w:rPr>
            <w:rFonts w:ascii="Times" w:hAnsi="Times"/>
          </w:rPr>
          <w:t xml:space="preserve">; names 2 </w:t>
        </w:r>
        <w:r w:rsidR="008A5D27" w:rsidRPr="008A5D27">
          <w:rPr>
            <w:rFonts w:ascii="Times" w:hAnsi="Times"/>
            <w:i/>
            <w:rPrChange w:id="3124" w:author="Bas Hofstra" w:date="2023-08-30T17:47:00Z">
              <w:rPr>
                <w:rFonts w:ascii="Times" w:hAnsi="Times"/>
              </w:rPr>
            </w:rPrChange>
          </w:rPr>
          <w:t>r</w:t>
        </w:r>
        <w:r w:rsidR="008A5D27">
          <w:rPr>
            <w:rFonts w:ascii="Times" w:hAnsi="Times"/>
          </w:rPr>
          <w:t xml:space="preserve"> = 0.62, names 3 </w:t>
        </w:r>
        <w:r w:rsidR="008A5D27" w:rsidRPr="008A5D27">
          <w:rPr>
            <w:rFonts w:ascii="Times" w:hAnsi="Times"/>
            <w:i/>
            <w:rPrChange w:id="3125" w:author="Bas Hofstra" w:date="2023-08-30T17:47:00Z">
              <w:rPr>
                <w:rFonts w:ascii="Times" w:hAnsi="Times"/>
              </w:rPr>
            </w:rPrChange>
          </w:rPr>
          <w:t>r</w:t>
        </w:r>
        <w:r w:rsidR="008A5D27">
          <w:rPr>
            <w:rFonts w:ascii="Times" w:hAnsi="Times"/>
          </w:rPr>
          <w:t xml:space="preserve"> = </w:t>
        </w:r>
      </w:ins>
      <w:ins w:id="3126" w:author="Bas Hofstra" w:date="2023-08-30T17:46:00Z">
        <w:r w:rsidR="008A5D27">
          <w:rPr>
            <w:rFonts w:ascii="Times" w:hAnsi="Times"/>
          </w:rPr>
          <w:t xml:space="preserve">0.65), though increases again if we </w:t>
        </w:r>
      </w:ins>
      <w:ins w:id="3127" w:author="Bas Hofstra" w:date="2023-08-30T17:47:00Z">
        <w:r w:rsidR="008A5D27">
          <w:rPr>
            <w:rFonts w:ascii="Times" w:hAnsi="Times"/>
          </w:rPr>
          <w:t>use</w:t>
        </w:r>
      </w:ins>
      <w:ins w:id="3128" w:author="Bas Hofstra" w:date="2023-08-30T17:46:00Z">
        <w:r w:rsidR="008A5D27">
          <w:rPr>
            <w:rFonts w:ascii="Times" w:hAnsi="Times"/>
          </w:rPr>
          <w:t xml:space="preserve"> more names (</w:t>
        </w:r>
      </w:ins>
      <w:ins w:id="3129" w:author="Bas Hofstra" w:date="2023-08-30T17:47:00Z">
        <w:r w:rsidR="008A5D27">
          <w:rPr>
            <w:rFonts w:ascii="Times" w:hAnsi="Times"/>
          </w:rPr>
          <w:t xml:space="preserve">names 1+2+3 </w:t>
        </w:r>
      </w:ins>
      <w:ins w:id="3130" w:author="Bas Hofstra" w:date="2023-08-30T17:46:00Z">
        <w:r w:rsidR="008A5D27">
          <w:rPr>
            <w:rFonts w:ascii="Times" w:hAnsi="Times"/>
            <w:i/>
          </w:rPr>
          <w:t>r</w:t>
        </w:r>
        <w:r w:rsidR="008A5D27">
          <w:rPr>
            <w:rFonts w:ascii="Times" w:hAnsi="Times"/>
          </w:rPr>
          <w:t xml:space="preserve"> = </w:t>
        </w:r>
      </w:ins>
      <w:ins w:id="3131" w:author="Bas Hofstra" w:date="2023-08-30T17:47:00Z">
        <w:r w:rsidR="008A5D27">
          <w:rPr>
            <w:rFonts w:ascii="Times" w:hAnsi="Times"/>
          </w:rPr>
          <w:t xml:space="preserve">0.78). </w:t>
        </w:r>
      </w:ins>
      <w:ins w:id="3132" w:author="Bas Hofstra" w:date="2023-08-30T17:57:00Z">
        <w:r w:rsidR="00117B3A">
          <w:rPr>
            <w:rFonts w:ascii="Times" w:hAnsi="Times"/>
          </w:rPr>
          <w:t xml:space="preserve"> In sum, the combination of X-categories </w:t>
        </w:r>
        <w:proofErr w:type="gramStart"/>
        <w:r w:rsidR="00117B3A">
          <w:rPr>
            <w:rFonts w:ascii="Times" w:hAnsi="Times"/>
          </w:rPr>
          <w:t>do</w:t>
        </w:r>
        <w:proofErr w:type="gramEnd"/>
        <w:r w:rsidR="00117B3A">
          <w:rPr>
            <w:rFonts w:ascii="Times" w:hAnsi="Times"/>
          </w:rPr>
          <w:t xml:space="preserve"> make the </w:t>
        </w:r>
        <w:proofErr w:type="spellStart"/>
        <w:r w:rsidR="00117B3A">
          <w:rPr>
            <w:rFonts w:ascii="Times" w:hAnsi="Times"/>
          </w:rPr>
          <w:t>estimand</w:t>
        </w:r>
        <w:proofErr w:type="spellEnd"/>
        <w:r w:rsidR="00117B3A">
          <w:rPr>
            <w:rFonts w:ascii="Times" w:hAnsi="Times"/>
          </w:rPr>
          <w:t xml:space="preserve"> more precise, though the number of names </w:t>
        </w:r>
      </w:ins>
      <w:ins w:id="3133" w:author="Bas Hofstra" w:date="2023-08-30T17:58:00Z">
        <w:r w:rsidR="00117B3A">
          <w:rPr>
            <w:rFonts w:ascii="Times" w:hAnsi="Times"/>
          </w:rPr>
          <w:t>take the largest role in this process given our selection of X-categories.</w:t>
        </w:r>
      </w:ins>
    </w:p>
    <w:p w14:paraId="66ABFDCC" w14:textId="2F0A5220" w:rsidR="008A5D27" w:rsidRDefault="008A5D27">
      <w:pPr>
        <w:spacing w:line="360" w:lineRule="auto"/>
        <w:jc w:val="both"/>
        <w:rPr>
          <w:ins w:id="3134" w:author="Bas Hofstra" w:date="2023-08-30T17:48:00Z"/>
          <w:rFonts w:ascii="Times" w:hAnsi="Times"/>
        </w:rPr>
      </w:pPr>
    </w:p>
    <w:p w14:paraId="39FD6400" w14:textId="263DE7A3" w:rsidR="008A5D27" w:rsidRPr="008A5D27" w:rsidRDefault="008A5D27">
      <w:pPr>
        <w:spacing w:line="360" w:lineRule="auto"/>
        <w:jc w:val="both"/>
        <w:rPr>
          <w:ins w:id="3135" w:author="Bas Hofstra" w:date="2023-08-30T17:44:00Z"/>
          <w:rFonts w:ascii="Times" w:hAnsi="Times"/>
          <w:rPrChange w:id="3136" w:author="Bas Hofstra" w:date="2023-08-30T17:46:00Z">
            <w:rPr>
              <w:ins w:id="3137" w:author="Bas Hofstra" w:date="2023-08-30T17:44:00Z"/>
              <w:rFonts w:ascii="Times" w:hAnsi="Times"/>
            </w:rPr>
          </w:rPrChange>
        </w:rPr>
      </w:pPr>
      <w:ins w:id="3138" w:author="Bas Hofstra" w:date="2023-08-30T17:48:00Z">
        <w:r>
          <w:rPr>
            <w:rFonts w:ascii="Times" w:hAnsi="Times"/>
          </w:rPr>
          <w:t xml:space="preserve">Perhaps most interesting is how the naïve estimator corresponds with those network size estimates generated by the Bayesian method. </w:t>
        </w:r>
      </w:ins>
      <w:ins w:id="3139" w:author="Bas Hofstra" w:date="2023-08-30T17:51:00Z">
        <w:r w:rsidR="000E1C72">
          <w:rPr>
            <w:rFonts w:ascii="Times" w:hAnsi="Times"/>
          </w:rPr>
          <w:t xml:space="preserve">As we show below, most estimations using the </w:t>
        </w:r>
        <w:proofErr w:type="spellStart"/>
        <w:r w:rsidR="000E1C72">
          <w:rPr>
            <w:rFonts w:ascii="Times" w:hAnsi="Times"/>
          </w:rPr>
          <w:t>Baeysian</w:t>
        </w:r>
        <w:proofErr w:type="spellEnd"/>
        <w:r w:rsidR="000E1C72">
          <w:rPr>
            <w:rFonts w:ascii="Times" w:hAnsi="Times"/>
          </w:rPr>
          <w:t xml:space="preserve"> methods correlate very highly, but if we take a random sample of 5 Bayesian estimations</w:t>
        </w:r>
      </w:ins>
      <w:ins w:id="3140" w:author="Bas Hofstra" w:date="2023-08-30T17:55:00Z">
        <w:r w:rsidR="000E1C72">
          <w:rPr>
            <w:rFonts w:ascii="Times" w:hAnsi="Times"/>
          </w:rPr>
          <w:t xml:space="preserve"> they only correlate between .45 and .50.</w:t>
        </w:r>
      </w:ins>
      <w:ins w:id="3141" w:author="Bas Hofstra" w:date="2023-08-30T17:56:00Z">
        <w:r w:rsidR="000E1C72">
          <w:rPr>
            <w:rFonts w:ascii="Times" w:hAnsi="Times"/>
          </w:rPr>
          <w:t xml:space="preserve"> This implies </w:t>
        </w:r>
        <w:r w:rsidR="00117B3A">
          <w:rPr>
            <w:rFonts w:ascii="Times" w:hAnsi="Times"/>
          </w:rPr>
          <w:t>that</w:t>
        </w:r>
        <w:r w:rsidR="000E1C72">
          <w:rPr>
            <w:rFonts w:ascii="Times" w:hAnsi="Times"/>
          </w:rPr>
          <w:t xml:space="preserve"> the Bayesian method </w:t>
        </w:r>
        <w:proofErr w:type="spellStart"/>
        <w:r w:rsidR="00117B3A">
          <w:rPr>
            <w:rFonts w:ascii="Times" w:hAnsi="Times"/>
          </w:rPr>
          <w:t>ameloriates</w:t>
        </w:r>
        <w:proofErr w:type="spellEnd"/>
        <w:r w:rsidR="00117B3A">
          <w:rPr>
            <w:rFonts w:ascii="Times" w:hAnsi="Times"/>
          </w:rPr>
          <w:t xml:space="preserve"> biases that render the study of variation between groups (next sections) more valid.</w:t>
        </w:r>
      </w:ins>
    </w:p>
    <w:p w14:paraId="6133A339" w14:textId="1509BCD1" w:rsidR="0081226A" w:rsidRDefault="0081226A">
      <w:pPr>
        <w:spacing w:line="360" w:lineRule="auto"/>
        <w:jc w:val="both"/>
        <w:rPr>
          <w:ins w:id="3142" w:author="Bas Hofstra" w:date="2023-08-30T17:33:00Z"/>
          <w:rFonts w:ascii="Times" w:hAnsi="Times"/>
        </w:rPr>
      </w:pPr>
    </w:p>
    <w:p w14:paraId="319D621D" w14:textId="7DC9B13F" w:rsidR="0081226A" w:rsidRDefault="0081226A">
      <w:pPr>
        <w:spacing w:line="360" w:lineRule="auto"/>
        <w:jc w:val="both"/>
        <w:rPr>
          <w:ins w:id="3143" w:author="Bas Hofstra" w:date="2023-08-30T17:33:00Z"/>
          <w:rFonts w:ascii="Times" w:hAnsi="Times"/>
        </w:rPr>
      </w:pPr>
    </w:p>
    <w:p w14:paraId="3DA1BF5D" w14:textId="11B4958D" w:rsidR="0081226A" w:rsidRDefault="001F390D">
      <w:pPr>
        <w:spacing w:line="360" w:lineRule="auto"/>
        <w:jc w:val="both"/>
        <w:rPr>
          <w:ins w:id="3144" w:author="Bas Hofstra" w:date="2023-08-30T17:33:00Z"/>
          <w:rFonts w:ascii="Times" w:hAnsi="Times"/>
        </w:rPr>
      </w:pPr>
      <w:ins w:id="3145" w:author="Bas Hofstra" w:date="2023-08-30T17:36:00Z">
        <w:r>
          <w:rPr>
            <w:rFonts w:ascii="Times" w:hAnsi="Times"/>
            <w:noProof/>
          </w:rPr>
          <w:drawing>
            <wp:inline distT="0" distB="0" distL="0" distR="0" wp14:anchorId="57DA037C" wp14:editId="1AC58568">
              <wp:extent cx="5756910" cy="316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isons.pdf"/>
                      <pic:cNvPicPr/>
                    </pic:nvPicPr>
                    <pic:blipFill>
                      <a:blip r:embed="rId11">
                        <a:extLst>
                          <a:ext uri="{28A0092B-C50C-407E-A947-70E740481C1C}">
                            <a14:useLocalDpi xmlns:a14="http://schemas.microsoft.com/office/drawing/2010/main" val="0"/>
                          </a:ext>
                        </a:extLst>
                      </a:blip>
                      <a:stretch>
                        <a:fillRect/>
                      </a:stretch>
                    </pic:blipFill>
                    <pic:spPr>
                      <a:xfrm>
                        <a:off x="0" y="0"/>
                        <a:ext cx="5756910" cy="3166110"/>
                      </a:xfrm>
                      <a:prstGeom prst="rect">
                        <a:avLst/>
                      </a:prstGeom>
                    </pic:spPr>
                  </pic:pic>
                </a:graphicData>
              </a:graphic>
            </wp:inline>
          </w:drawing>
        </w:r>
      </w:ins>
    </w:p>
    <w:p w14:paraId="3BFFD013" w14:textId="196205D4" w:rsidR="0081226A" w:rsidRPr="008A5D27" w:rsidRDefault="008A5D27">
      <w:pPr>
        <w:spacing w:line="360" w:lineRule="auto"/>
        <w:jc w:val="both"/>
        <w:rPr>
          <w:ins w:id="3146" w:author="Bas Hofstra" w:date="2023-08-30T17:33:00Z"/>
          <w:rFonts w:ascii="Times" w:hAnsi="Times"/>
          <w:i/>
          <w:rPrChange w:id="3147" w:author="Bas Hofstra" w:date="2023-08-30T17:50:00Z">
            <w:rPr>
              <w:ins w:id="3148" w:author="Bas Hofstra" w:date="2023-08-30T17:33:00Z"/>
              <w:rFonts w:ascii="Times" w:hAnsi="Times"/>
            </w:rPr>
          </w:rPrChange>
        </w:rPr>
      </w:pPr>
      <w:ins w:id="3149" w:author="Bas Hofstra" w:date="2023-08-30T17:50:00Z">
        <w:r>
          <w:rPr>
            <w:rFonts w:ascii="Times" w:hAnsi="Times"/>
          </w:rPr>
          <w:t xml:space="preserve">Figure </w:t>
        </w:r>
        <w:r w:rsidR="009A3A27" w:rsidRPr="009A3A27">
          <w:rPr>
            <w:rFonts w:ascii="Times" w:hAnsi="Times"/>
            <w:highlight w:val="red"/>
            <w:rPrChange w:id="3150" w:author="Bas Hofstra" w:date="2023-08-30T17:50:00Z">
              <w:rPr>
                <w:rFonts w:ascii="Times" w:hAnsi="Times"/>
              </w:rPr>
            </w:rPrChange>
          </w:rPr>
          <w:t>1</w:t>
        </w:r>
        <w:r>
          <w:rPr>
            <w:rFonts w:ascii="Times" w:hAnsi="Times"/>
          </w:rPr>
          <w:t xml:space="preserve">. </w:t>
        </w:r>
        <w:r>
          <w:rPr>
            <w:rFonts w:ascii="Times" w:hAnsi="Times"/>
            <w:i/>
          </w:rPr>
          <w:t>Network size estimators using different subsets of X-categories.</w:t>
        </w:r>
      </w:ins>
    </w:p>
    <w:p w14:paraId="6BEA1936" w14:textId="77777777" w:rsidR="0081226A" w:rsidRDefault="0081226A">
      <w:pPr>
        <w:spacing w:line="360" w:lineRule="auto"/>
        <w:jc w:val="both"/>
        <w:rPr>
          <w:ins w:id="3151" w:author="Bas Hofstra" w:date="2023-08-30T17:12:00Z"/>
          <w:rFonts w:ascii="Times" w:hAnsi="Times"/>
        </w:rPr>
      </w:pPr>
    </w:p>
    <w:p w14:paraId="2A6F7540" w14:textId="29803FF1" w:rsidR="003D361D" w:rsidRPr="00572A24" w:rsidRDefault="003D361D">
      <w:pPr>
        <w:spacing w:line="360" w:lineRule="auto"/>
        <w:jc w:val="both"/>
        <w:rPr>
          <w:ins w:id="3152" w:author="Bas Hofstra" w:date="2023-07-25T15:27:00Z"/>
          <w:rFonts w:ascii="Times" w:hAnsi="Times"/>
        </w:rPr>
        <w:pPrChange w:id="3153" w:author="Bas Hofstra" w:date="2023-07-25T15:34:00Z">
          <w:pPr>
            <w:spacing w:line="276" w:lineRule="auto"/>
            <w:jc w:val="both"/>
          </w:pPr>
        </w:pPrChange>
      </w:pPr>
      <w:ins w:id="3154" w:author="Bas Hofstra" w:date="2023-07-25T15:27:00Z">
        <w:r>
          <w:rPr>
            <w:rFonts w:ascii="Times" w:hAnsi="Times"/>
          </w:rPr>
          <w:lastRenderedPageBreak/>
          <w:t xml:space="preserve">Figure </w:t>
        </w:r>
      </w:ins>
      <w:ins w:id="3155" w:author="Bas Hofstra" w:date="2023-08-30T17:58:00Z">
        <w:r w:rsidR="00DE16A0">
          <w:rPr>
            <w:rFonts w:ascii="Times" w:hAnsi="Times"/>
            <w:highlight w:val="red"/>
          </w:rPr>
          <w:t>2</w:t>
        </w:r>
      </w:ins>
      <w:ins w:id="3156" w:author="Bas Hofstra" w:date="2023-07-25T15:27:00Z">
        <w:r>
          <w:rPr>
            <w:rFonts w:ascii="Times" w:hAnsi="Times"/>
          </w:rPr>
          <w:t xml:space="preserve"> depicts the results of all of our 172 network size estimations. </w:t>
        </w:r>
        <w:commentRangeStart w:id="3157"/>
        <w:r>
          <w:rPr>
            <w:rFonts w:ascii="Times" w:hAnsi="Times"/>
          </w:rPr>
          <w:t>In Panel A, we observe the density distribution of all correlations between all the 172 different scenarios. In short, correlations are very high and more than 98% of the correlations is even higher than .95</w:t>
        </w:r>
      </w:ins>
      <w:commentRangeEnd w:id="3157"/>
      <w:r w:rsidR="00542C91">
        <w:rPr>
          <w:rStyle w:val="CommentReference"/>
          <w:rFonts w:eastAsiaTheme="minorHAnsi" w:cstheme="minorBidi"/>
          <w:lang w:eastAsia="nl-NL"/>
        </w:rPr>
        <w:commentReference w:id="3157"/>
      </w:r>
      <w:ins w:id="3158" w:author="Bas Hofstra" w:date="2023-07-25T15:27:00Z">
        <w:r>
          <w:rPr>
            <w:rFonts w:ascii="Times" w:hAnsi="Times"/>
          </w:rPr>
          <w:t>. This is also reflected in the density distributions of network size itself in Panel B, where we observe that distributions are alike – i.e., carrying a long tail, where many respondents have a medium number of estimated acquaintances, and only few respondents have very many. The median and mean network size over all of these scenarios is about 379 and 540 acquaintances, respectively.</w:t>
        </w:r>
      </w:ins>
    </w:p>
    <w:p w14:paraId="2C711313" w14:textId="77777777" w:rsidR="003D361D" w:rsidRPr="0005499F" w:rsidRDefault="003D361D">
      <w:pPr>
        <w:spacing w:line="360" w:lineRule="auto"/>
        <w:jc w:val="both"/>
        <w:rPr>
          <w:ins w:id="3159" w:author="Bas Hofstra" w:date="2023-07-25T15:27:00Z"/>
          <w:rFonts w:ascii="Times" w:hAnsi="Times"/>
          <w:color w:val="000000"/>
        </w:rPr>
        <w:pPrChange w:id="3160" w:author="Bas Hofstra" w:date="2023-07-25T15:34:00Z">
          <w:pPr>
            <w:spacing w:line="276" w:lineRule="auto"/>
            <w:jc w:val="both"/>
          </w:pPr>
        </w:pPrChange>
      </w:pPr>
      <w:bookmarkStart w:id="3161" w:name="_GoBack"/>
      <w:bookmarkEnd w:id="3161"/>
    </w:p>
    <w:p w14:paraId="08F57A33" w14:textId="77777777" w:rsidR="003D361D" w:rsidRDefault="003D361D">
      <w:pPr>
        <w:spacing w:line="360" w:lineRule="auto"/>
        <w:jc w:val="both"/>
        <w:rPr>
          <w:ins w:id="3162" w:author="Bas Hofstra" w:date="2023-07-25T15:27:00Z"/>
          <w:rFonts w:ascii="Times" w:hAnsi="Times"/>
          <w:color w:val="000000"/>
          <w:lang w:val="nl-NL"/>
        </w:rPr>
        <w:pPrChange w:id="3163" w:author="Bas Hofstra" w:date="2023-07-25T15:34:00Z">
          <w:pPr>
            <w:spacing w:line="276" w:lineRule="auto"/>
            <w:jc w:val="both"/>
          </w:pPr>
        </w:pPrChange>
      </w:pPr>
      <w:ins w:id="3164" w:author="Bas Hofstra" w:date="2023-07-25T15:27:00Z">
        <w:r>
          <w:rPr>
            <w:rFonts w:ascii="Times" w:hAnsi="Times"/>
            <w:noProof/>
            <w:color w:val="000000"/>
            <w:lang w:val="nl-NL"/>
          </w:rPr>
          <w:drawing>
            <wp:inline distT="0" distB="0" distL="0" distR="0" wp14:anchorId="41F01678" wp14:editId="329ACA4B">
              <wp:extent cx="5756910" cy="191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nsities.pdf"/>
                      <pic:cNvPicPr/>
                    </pic:nvPicPr>
                    <pic:blipFill>
                      <a:blip r:embed="rId10">
                        <a:extLst>
                          <a:ext uri="{28A0092B-C50C-407E-A947-70E740481C1C}">
                            <a14:useLocalDpi xmlns:a14="http://schemas.microsoft.com/office/drawing/2010/main" val="0"/>
                          </a:ext>
                        </a:extLst>
                      </a:blip>
                      <a:stretch>
                        <a:fillRect/>
                      </a:stretch>
                    </pic:blipFill>
                    <pic:spPr>
                      <a:xfrm>
                        <a:off x="0" y="0"/>
                        <a:ext cx="5756910" cy="1918970"/>
                      </a:xfrm>
                      <a:prstGeom prst="rect">
                        <a:avLst/>
                      </a:prstGeom>
                    </pic:spPr>
                  </pic:pic>
                </a:graphicData>
              </a:graphic>
            </wp:inline>
          </w:drawing>
        </w:r>
      </w:ins>
    </w:p>
    <w:p w14:paraId="4C5DB624" w14:textId="77777777" w:rsidR="003D361D" w:rsidRDefault="003D361D">
      <w:pPr>
        <w:spacing w:line="360" w:lineRule="auto"/>
        <w:jc w:val="both"/>
        <w:rPr>
          <w:ins w:id="3165" w:author="Bas Hofstra" w:date="2023-07-25T15:27:00Z"/>
          <w:rFonts w:ascii="Times" w:hAnsi="Times"/>
          <w:color w:val="000000"/>
          <w:lang w:val="nl-NL"/>
        </w:rPr>
        <w:pPrChange w:id="3166" w:author="Bas Hofstra" w:date="2023-07-25T15:34:00Z">
          <w:pPr>
            <w:spacing w:line="276" w:lineRule="auto"/>
            <w:jc w:val="both"/>
          </w:pPr>
        </w:pPrChange>
      </w:pPr>
    </w:p>
    <w:p w14:paraId="42216516" w14:textId="02F28077" w:rsidR="003D361D" w:rsidRPr="00877524" w:rsidRDefault="003D361D">
      <w:pPr>
        <w:spacing w:line="360" w:lineRule="auto"/>
        <w:jc w:val="both"/>
        <w:rPr>
          <w:ins w:id="3167" w:author="Bas Hofstra" w:date="2023-07-25T15:27:00Z"/>
          <w:rFonts w:ascii="Times" w:hAnsi="Times"/>
          <w:color w:val="000000"/>
        </w:rPr>
        <w:pPrChange w:id="3168" w:author="Bas Hofstra" w:date="2023-07-25T15:34:00Z">
          <w:pPr>
            <w:spacing w:line="276" w:lineRule="auto"/>
            <w:jc w:val="both"/>
          </w:pPr>
        </w:pPrChange>
      </w:pPr>
      <w:ins w:id="3169" w:author="Bas Hofstra" w:date="2023-07-25T15:27:00Z">
        <w:r w:rsidRPr="00877524">
          <w:rPr>
            <w:rFonts w:ascii="Times" w:hAnsi="Times"/>
            <w:color w:val="000000"/>
          </w:rPr>
          <w:t xml:space="preserve">Figure </w:t>
        </w:r>
      </w:ins>
      <w:ins w:id="3170" w:author="Bas Hofstra" w:date="2023-08-30T17:58:00Z">
        <w:r w:rsidR="00DE16A0">
          <w:rPr>
            <w:rFonts w:ascii="Times" w:hAnsi="Times"/>
            <w:color w:val="000000"/>
            <w:highlight w:val="red"/>
          </w:rPr>
          <w:t>2</w:t>
        </w:r>
      </w:ins>
      <w:ins w:id="3171" w:author="Bas Hofstra" w:date="2023-07-25T15:27:00Z">
        <w:r w:rsidRPr="00877524">
          <w:rPr>
            <w:rFonts w:ascii="Times" w:hAnsi="Times"/>
            <w:color w:val="000000"/>
          </w:rPr>
          <w:t xml:space="preserve">. </w:t>
        </w:r>
        <w:r w:rsidRPr="00877524">
          <w:rPr>
            <w:rFonts w:ascii="Times" w:hAnsi="Times"/>
            <w:i/>
            <w:color w:val="000000"/>
          </w:rPr>
          <w:t>Panel A</w:t>
        </w:r>
        <w:r>
          <w:rPr>
            <w:rFonts w:ascii="Times" w:hAnsi="Times"/>
            <w:i/>
            <w:color w:val="000000"/>
          </w:rPr>
          <w:t xml:space="preserve"> depicts the correlations between network sizes in different scenarios. 98.5 percent of all these correlations are higher than .95. Panel B depicts the density distributions of the network sizes in the different scenarios, suggesting highly similar distributions. Median network size is about 379, and the average is about 540.</w:t>
        </w:r>
      </w:ins>
    </w:p>
    <w:p w14:paraId="162FC6F3" w14:textId="77777777" w:rsidR="003D361D" w:rsidRPr="00877524" w:rsidRDefault="003D361D">
      <w:pPr>
        <w:spacing w:line="360" w:lineRule="auto"/>
        <w:jc w:val="both"/>
        <w:rPr>
          <w:ins w:id="3172" w:author="Bas Hofstra" w:date="2023-07-25T15:27:00Z"/>
          <w:rFonts w:ascii="Times" w:hAnsi="Times"/>
          <w:color w:val="000000"/>
        </w:rPr>
        <w:pPrChange w:id="3173" w:author="Bas Hofstra" w:date="2023-07-25T15:34:00Z">
          <w:pPr>
            <w:spacing w:line="276" w:lineRule="auto"/>
            <w:jc w:val="both"/>
          </w:pPr>
        </w:pPrChange>
      </w:pPr>
    </w:p>
    <w:p w14:paraId="43EA65B3" w14:textId="2E42E59A" w:rsidR="003D361D" w:rsidRPr="003D361D" w:rsidRDefault="003D361D">
      <w:pPr>
        <w:spacing w:line="360" w:lineRule="auto"/>
        <w:jc w:val="both"/>
        <w:rPr>
          <w:rFonts w:ascii="Times" w:hAnsi="Times"/>
          <w:b/>
          <w:color w:val="000000"/>
        </w:rPr>
        <w:pPrChange w:id="3174" w:author="Bas Hofstra" w:date="2023-07-25T15:34:00Z">
          <w:pPr>
            <w:spacing w:line="276" w:lineRule="auto"/>
            <w:jc w:val="both"/>
          </w:pPr>
        </w:pPrChange>
      </w:pPr>
      <w:ins w:id="3175" w:author="Bas Hofstra" w:date="2023-07-25T15:27:00Z">
        <w:r>
          <w:rPr>
            <w:rFonts w:ascii="Times" w:hAnsi="Times"/>
            <w:b/>
            <w:color w:val="000000"/>
          </w:rPr>
          <w:t>Determinants of Network Size</w:t>
        </w:r>
      </w:ins>
    </w:p>
    <w:p w14:paraId="4B8339B2" w14:textId="62AFD2DE" w:rsidR="0083495F" w:rsidRDefault="0083495F">
      <w:pPr>
        <w:spacing w:line="360" w:lineRule="auto"/>
        <w:jc w:val="both"/>
        <w:rPr>
          <w:rFonts w:ascii="Times" w:hAnsi="Times"/>
          <w:color w:val="000000"/>
        </w:rPr>
        <w:pPrChange w:id="3176" w:author="Bas Hofstra" w:date="2023-07-25T15:34:00Z">
          <w:pPr>
            <w:spacing w:line="276" w:lineRule="auto"/>
            <w:jc w:val="both"/>
          </w:pPr>
        </w:pPrChange>
      </w:pPr>
      <w:r w:rsidRPr="0083495F">
        <w:rPr>
          <w:rFonts w:ascii="Times" w:hAnsi="Times"/>
          <w:color w:val="000000"/>
        </w:rPr>
        <w:t xml:space="preserve">We run a series of </w:t>
      </w:r>
      <w:r>
        <w:rPr>
          <w:rFonts w:ascii="Times" w:hAnsi="Times"/>
          <w:color w:val="000000"/>
        </w:rPr>
        <w:t>different regression models of acquaintanceship network size on our independent variables. These regression models take the form of linear regression models with the log of acquaintanceship network size</w:t>
      </w:r>
      <w:r w:rsidR="002B087C">
        <w:rPr>
          <w:rFonts w:ascii="Times" w:hAnsi="Times"/>
          <w:color w:val="000000"/>
        </w:rPr>
        <w:t xml:space="preserve"> as dependent variables</w:t>
      </w:r>
      <w:r>
        <w:rPr>
          <w:rFonts w:ascii="Times" w:hAnsi="Times"/>
          <w:color w:val="000000"/>
        </w:rPr>
        <w:t xml:space="preserve">. For the sake of space, we present the results of </w:t>
      </w:r>
      <w:r w:rsidR="002B087C">
        <w:rPr>
          <w:rFonts w:ascii="Times" w:hAnsi="Times"/>
          <w:color w:val="000000"/>
        </w:rPr>
        <w:t xml:space="preserve">linear regression </w:t>
      </w:r>
      <w:r>
        <w:rPr>
          <w:rFonts w:ascii="Times" w:hAnsi="Times"/>
          <w:color w:val="000000"/>
        </w:rPr>
        <w:t xml:space="preserve">models in the paper, </w:t>
      </w:r>
      <w:commentRangeStart w:id="3177"/>
      <w:r>
        <w:rPr>
          <w:rFonts w:ascii="Times" w:hAnsi="Times"/>
          <w:color w:val="000000"/>
        </w:rPr>
        <w:t xml:space="preserve">though the </w:t>
      </w:r>
      <w:r w:rsidR="002B087C">
        <w:rPr>
          <w:rFonts w:ascii="Times" w:hAnsi="Times"/>
          <w:color w:val="000000"/>
        </w:rPr>
        <w:t xml:space="preserve">main effect </w:t>
      </w:r>
      <w:r>
        <w:rPr>
          <w:rFonts w:ascii="Times" w:hAnsi="Times"/>
          <w:color w:val="000000"/>
        </w:rPr>
        <w:t xml:space="preserve">findings are robust to </w:t>
      </w:r>
      <w:r w:rsidR="002B087C">
        <w:rPr>
          <w:rFonts w:ascii="Times" w:hAnsi="Times"/>
          <w:color w:val="000000"/>
        </w:rPr>
        <w:t xml:space="preserve">negative binomial </w:t>
      </w:r>
      <w:r>
        <w:rPr>
          <w:rFonts w:ascii="Times" w:hAnsi="Times"/>
          <w:color w:val="000000"/>
        </w:rPr>
        <w:t>regression model specifications.</w:t>
      </w:r>
      <w:commentRangeEnd w:id="3177"/>
      <w:r w:rsidR="000254BF">
        <w:rPr>
          <w:rStyle w:val="CommentReference"/>
          <w:rFonts w:eastAsiaTheme="minorHAnsi" w:cstheme="minorBidi"/>
          <w:lang w:eastAsia="nl-NL"/>
        </w:rPr>
        <w:commentReference w:id="3177"/>
      </w:r>
    </w:p>
    <w:p w14:paraId="58A468BD" w14:textId="77777777" w:rsidR="003D361D" w:rsidRDefault="003D361D">
      <w:pPr>
        <w:spacing w:line="360" w:lineRule="auto"/>
        <w:jc w:val="both"/>
        <w:rPr>
          <w:ins w:id="3178" w:author="Bas Hofstra" w:date="2023-07-25T15:27:00Z"/>
          <w:rFonts w:ascii="Times" w:hAnsi="Times"/>
          <w:color w:val="000000"/>
        </w:rPr>
        <w:pPrChange w:id="3179" w:author="Bas Hofstra" w:date="2023-07-25T15:34:00Z">
          <w:pPr>
            <w:spacing w:line="276" w:lineRule="auto"/>
            <w:jc w:val="both"/>
          </w:pPr>
        </w:pPrChange>
      </w:pPr>
    </w:p>
    <w:p w14:paraId="6D7F5676" w14:textId="576F01C9" w:rsidR="0083495F" w:rsidRDefault="0083495F">
      <w:pPr>
        <w:spacing w:line="360" w:lineRule="auto"/>
        <w:jc w:val="both"/>
        <w:rPr>
          <w:rFonts w:ascii="Times" w:hAnsi="Times"/>
          <w:color w:val="000000"/>
        </w:rPr>
        <w:pPrChange w:id="3180" w:author="Bas Hofstra" w:date="2023-07-25T15:34:00Z">
          <w:pPr>
            <w:spacing w:line="276" w:lineRule="auto"/>
            <w:jc w:val="both"/>
          </w:pPr>
        </w:pPrChange>
      </w:pPr>
      <w:del w:id="3181" w:author="Bas Hofstra" w:date="2023-07-25T15:27:00Z">
        <w:r w:rsidDel="003D361D">
          <w:rPr>
            <w:rFonts w:ascii="Times" w:hAnsi="Times"/>
            <w:color w:val="000000"/>
          </w:rPr>
          <w:tab/>
        </w:r>
      </w:del>
      <w:r>
        <w:rPr>
          <w:rFonts w:ascii="Times" w:hAnsi="Times"/>
          <w:color w:val="000000"/>
        </w:rPr>
        <w:t xml:space="preserve">Figure </w:t>
      </w:r>
      <w:r w:rsidRPr="0083495F">
        <w:rPr>
          <w:rFonts w:ascii="Times" w:hAnsi="Times"/>
          <w:color w:val="000000"/>
          <w:highlight w:val="yellow"/>
        </w:rPr>
        <w:t>X</w:t>
      </w:r>
      <w:r w:rsidRPr="0083495F">
        <w:rPr>
          <w:rFonts w:ascii="Times" w:hAnsi="Times"/>
          <w:color w:val="000000"/>
        </w:rPr>
        <w:t xml:space="preserve"> depicts</w:t>
      </w:r>
      <w:r>
        <w:rPr>
          <w:rFonts w:ascii="Times" w:hAnsi="Times"/>
          <w:color w:val="000000"/>
        </w:rPr>
        <w:t xml:space="preserve"> how our independent variables relate to </w:t>
      </w:r>
      <w:r w:rsidR="002B087C">
        <w:rPr>
          <w:rFonts w:ascii="Times" w:hAnsi="Times"/>
          <w:color w:val="000000"/>
        </w:rPr>
        <w:t xml:space="preserve">logged </w:t>
      </w:r>
      <w:r>
        <w:rPr>
          <w:rFonts w:ascii="Times" w:hAnsi="Times"/>
          <w:color w:val="000000"/>
        </w:rPr>
        <w:t>acquaintanceship network size. The hollow black dots are coefficients</w:t>
      </w:r>
      <w:r w:rsidR="002B087C">
        <w:rPr>
          <w:rFonts w:ascii="Times" w:hAnsi="Times"/>
          <w:color w:val="000000"/>
        </w:rPr>
        <w:t xml:space="preserve"> </w:t>
      </w:r>
      <w:r>
        <w:rPr>
          <w:rFonts w:ascii="Times" w:hAnsi="Times"/>
          <w:color w:val="000000"/>
        </w:rPr>
        <w:t>and the grey whiskers are confidence intervals</w:t>
      </w:r>
      <w:r w:rsidR="0048218B">
        <w:rPr>
          <w:rFonts w:ascii="Times" w:hAnsi="Times"/>
          <w:color w:val="000000"/>
        </w:rPr>
        <w:t xml:space="preserve"> of </w:t>
      </w:r>
      <w:r w:rsidR="0048218B" w:rsidRPr="0048218B">
        <w:rPr>
          <w:rFonts w:ascii="Times" w:hAnsi="Times"/>
          <w:color w:val="000000"/>
          <w:highlight w:val="yellow"/>
        </w:rPr>
        <w:t>172</w:t>
      </w:r>
      <w:r w:rsidR="0048218B">
        <w:rPr>
          <w:rFonts w:ascii="Times" w:hAnsi="Times"/>
          <w:color w:val="000000"/>
        </w:rPr>
        <w:t xml:space="preserve"> negative binomial regressions – i.e., regression models of </w:t>
      </w:r>
      <w:r w:rsidR="0048218B" w:rsidRPr="0048218B">
        <w:rPr>
          <w:rFonts w:ascii="Times" w:hAnsi="Times"/>
          <w:i/>
          <w:color w:val="000000"/>
        </w:rPr>
        <w:t>all</w:t>
      </w:r>
      <w:r w:rsidR="0048218B">
        <w:rPr>
          <w:rFonts w:ascii="Times" w:hAnsi="Times"/>
          <w:color w:val="000000"/>
        </w:rPr>
        <w:t xml:space="preserve"> our network size scenarios</w:t>
      </w:r>
      <w:r>
        <w:rPr>
          <w:rFonts w:ascii="Times" w:hAnsi="Times"/>
          <w:color w:val="000000"/>
        </w:rPr>
        <w:t xml:space="preserve">. </w:t>
      </w:r>
      <w:r w:rsidR="0048218B">
        <w:rPr>
          <w:rFonts w:ascii="Times" w:hAnsi="Times"/>
          <w:color w:val="000000"/>
        </w:rPr>
        <w:lastRenderedPageBreak/>
        <w:t>Coefficients do not significantly deviate from zero if confidence intervals</w:t>
      </w:r>
      <w:r w:rsidR="006935AD">
        <w:rPr>
          <w:rFonts w:ascii="Times" w:hAnsi="Times"/>
          <w:color w:val="000000"/>
        </w:rPr>
        <w:t xml:space="preserve"> </w:t>
      </w:r>
      <w:r w:rsidR="0048218B">
        <w:rPr>
          <w:rFonts w:ascii="Times" w:hAnsi="Times"/>
          <w:color w:val="000000"/>
        </w:rPr>
        <w:t>cross the vertical zero line.</w:t>
      </w:r>
    </w:p>
    <w:p w14:paraId="2AB39F0F" w14:textId="77777777" w:rsidR="003D361D" w:rsidRDefault="003D361D">
      <w:pPr>
        <w:spacing w:line="360" w:lineRule="auto"/>
        <w:jc w:val="both"/>
        <w:rPr>
          <w:ins w:id="3182" w:author="Bas Hofstra" w:date="2023-07-25T15:27:00Z"/>
          <w:rFonts w:ascii="Times" w:hAnsi="Times"/>
          <w:color w:val="000000"/>
        </w:rPr>
        <w:pPrChange w:id="3183" w:author="Bas Hofstra" w:date="2023-07-25T15:34:00Z">
          <w:pPr>
            <w:spacing w:line="276" w:lineRule="auto"/>
            <w:jc w:val="both"/>
          </w:pPr>
        </w:pPrChange>
      </w:pPr>
    </w:p>
    <w:p w14:paraId="517455CC" w14:textId="78C3600F" w:rsidR="006935AD" w:rsidRDefault="006935AD">
      <w:pPr>
        <w:spacing w:line="360" w:lineRule="auto"/>
        <w:jc w:val="both"/>
        <w:rPr>
          <w:ins w:id="3184" w:author="Beate Volker" w:date="2023-08-04T13:43:00Z"/>
          <w:rFonts w:ascii="Times" w:hAnsi="Times"/>
          <w:color w:val="000000"/>
        </w:rPr>
      </w:pPr>
      <w:commentRangeStart w:id="3185"/>
      <w:del w:id="3186" w:author="Bas Hofstra" w:date="2023-07-25T15:27:00Z">
        <w:r w:rsidDel="003D361D">
          <w:rPr>
            <w:rFonts w:ascii="Times" w:hAnsi="Times"/>
            <w:color w:val="000000"/>
          </w:rPr>
          <w:tab/>
        </w:r>
      </w:del>
      <w:r w:rsidR="00FB115B">
        <w:rPr>
          <w:rFonts w:ascii="Times" w:hAnsi="Times"/>
          <w:color w:val="000000"/>
        </w:rPr>
        <w:t>Five</w:t>
      </w:r>
      <w:r>
        <w:rPr>
          <w:rFonts w:ascii="Times" w:hAnsi="Times"/>
          <w:color w:val="000000"/>
        </w:rPr>
        <w:t xml:space="preserve"> results merit attention in these regression results</w:t>
      </w:r>
      <w:commentRangeEnd w:id="3185"/>
      <w:r w:rsidR="00320998">
        <w:rPr>
          <w:rStyle w:val="CommentReference"/>
          <w:rFonts w:eastAsiaTheme="minorHAnsi" w:cstheme="minorBidi"/>
          <w:lang w:eastAsia="nl-NL"/>
        </w:rPr>
        <w:commentReference w:id="3185"/>
      </w:r>
      <w:r>
        <w:rPr>
          <w:rFonts w:ascii="Times" w:hAnsi="Times"/>
          <w:color w:val="000000"/>
        </w:rPr>
        <w:t xml:space="preserve">. First, younger individuals </w:t>
      </w:r>
      <w:commentRangeStart w:id="3187"/>
      <w:r>
        <w:rPr>
          <w:rFonts w:ascii="Times" w:hAnsi="Times"/>
          <w:color w:val="000000"/>
        </w:rPr>
        <w:t>seem to have larger networks</w:t>
      </w:r>
      <w:commentRangeEnd w:id="3187"/>
      <w:r w:rsidR="000864C7">
        <w:rPr>
          <w:rStyle w:val="CommentReference"/>
          <w:rFonts w:eastAsiaTheme="minorHAnsi" w:cstheme="minorBidi"/>
          <w:lang w:eastAsia="nl-NL"/>
        </w:rPr>
        <w:commentReference w:id="3187"/>
      </w:r>
      <w:r>
        <w:rPr>
          <w:rFonts w:ascii="Times" w:hAnsi="Times"/>
          <w:color w:val="000000"/>
        </w:rPr>
        <w:t>, or, vice versa: as individuals grow older, their number of acquaintanceship ties decrease.</w:t>
      </w:r>
      <w:r w:rsidR="00693AD6">
        <w:rPr>
          <w:rFonts w:ascii="Times" w:hAnsi="Times"/>
          <w:color w:val="000000"/>
        </w:rPr>
        <w:t xml:space="preserve"> </w:t>
      </w:r>
      <w:del w:id="3188" w:author="Tubergen, F.A. van (Frank)" w:date="2023-08-22T11:49:00Z">
        <w:r w:rsidR="00693AD6" w:rsidDel="00CB3379">
          <w:rPr>
            <w:rFonts w:ascii="Times" w:hAnsi="Times"/>
            <w:color w:val="000000"/>
          </w:rPr>
          <w:delText xml:space="preserve">This is to be expected if follow prior work on </w:delText>
        </w:r>
        <w:commentRangeStart w:id="3189"/>
        <w:r w:rsidR="00693AD6" w:rsidRPr="00693AD6" w:rsidDel="00CB3379">
          <w:rPr>
            <w:rFonts w:ascii="Times" w:hAnsi="Times"/>
            <w:color w:val="000000"/>
            <w:highlight w:val="yellow"/>
          </w:rPr>
          <w:delText>xyz</w:delText>
        </w:r>
        <w:commentRangeEnd w:id="3189"/>
        <w:r w:rsidR="00196E56" w:rsidDel="00CB3379">
          <w:rPr>
            <w:rStyle w:val="CommentReference"/>
            <w:rFonts w:eastAsiaTheme="minorHAnsi" w:cstheme="minorBidi"/>
            <w:lang w:eastAsia="nl-NL"/>
          </w:rPr>
          <w:commentReference w:id="3189"/>
        </w:r>
        <w:r w:rsidR="00693AD6" w:rsidDel="00CB3379">
          <w:rPr>
            <w:rFonts w:ascii="Times" w:hAnsi="Times"/>
            <w:color w:val="000000"/>
          </w:rPr>
          <w:delText>.</w:delText>
        </w:r>
        <w:r w:rsidDel="00CB3379">
          <w:rPr>
            <w:rFonts w:ascii="Times" w:hAnsi="Times"/>
            <w:color w:val="000000"/>
          </w:rPr>
          <w:delText xml:space="preserve"> </w:delText>
        </w:r>
      </w:del>
      <w:r w:rsidR="00693AD6">
        <w:rPr>
          <w:rFonts w:ascii="Times" w:hAnsi="Times"/>
          <w:color w:val="000000"/>
        </w:rPr>
        <w:t xml:space="preserve">Second, those who </w:t>
      </w:r>
      <w:r w:rsidR="009950C3">
        <w:rPr>
          <w:rFonts w:ascii="Times" w:hAnsi="Times"/>
          <w:color w:val="000000"/>
        </w:rPr>
        <w:t>live in households with more persons</w:t>
      </w:r>
      <w:r w:rsidR="00693AD6">
        <w:rPr>
          <w:rFonts w:ascii="Times" w:hAnsi="Times"/>
          <w:color w:val="000000"/>
        </w:rPr>
        <w:t xml:space="preserve"> have significantly larger acquaintanceship networks.</w:t>
      </w:r>
      <w:r w:rsidR="002B087C">
        <w:rPr>
          <w:rFonts w:ascii="Times" w:hAnsi="Times"/>
          <w:color w:val="000000"/>
        </w:rPr>
        <w:t xml:space="preserve"> Third, those who are currently in some way (self-)employed have larger networks than those respondents who are not employed.</w:t>
      </w:r>
      <w:r w:rsidR="00FB115B">
        <w:rPr>
          <w:rFonts w:ascii="Times" w:hAnsi="Times"/>
          <w:color w:val="000000"/>
        </w:rPr>
        <w:t xml:space="preserve"> </w:t>
      </w:r>
      <w:commentRangeStart w:id="3190"/>
      <w:r w:rsidR="00FB115B">
        <w:rPr>
          <w:rFonts w:ascii="Times" w:hAnsi="Times"/>
          <w:color w:val="000000"/>
        </w:rPr>
        <w:t xml:space="preserve">Fourth, it seems that those </w:t>
      </w:r>
      <w:ins w:id="3191" w:author="Beate Volker" w:date="2023-08-04T13:42:00Z">
        <w:r w:rsidR="00196E56">
          <w:rPr>
            <w:rFonts w:ascii="Times" w:hAnsi="Times"/>
            <w:color w:val="000000"/>
          </w:rPr>
          <w:t>w</w:t>
        </w:r>
      </w:ins>
      <w:ins w:id="3192" w:author="Beate Volker" w:date="2023-08-04T13:43:00Z">
        <w:r w:rsidR="00196E56">
          <w:rPr>
            <w:rFonts w:ascii="Times" w:hAnsi="Times"/>
            <w:color w:val="000000"/>
          </w:rPr>
          <w:t>ho</w:t>
        </w:r>
      </w:ins>
      <w:del w:id="3193" w:author="Beate Volker" w:date="2023-08-04T13:42:00Z">
        <w:r w:rsidR="00FB115B" w:rsidDel="00196E56">
          <w:rPr>
            <w:rFonts w:ascii="Times" w:hAnsi="Times"/>
            <w:color w:val="000000"/>
          </w:rPr>
          <w:delText>we</w:delText>
        </w:r>
      </w:del>
      <w:r w:rsidR="00FB115B">
        <w:rPr>
          <w:rFonts w:ascii="Times" w:hAnsi="Times"/>
          <w:color w:val="000000"/>
        </w:rPr>
        <w:t xml:space="preserve"> choose not to vote</w:t>
      </w:r>
      <w:ins w:id="3194" w:author="Beate Volker" w:date="2023-08-04T13:42:00Z">
        <w:r w:rsidR="00196E56">
          <w:rPr>
            <w:rFonts w:ascii="Times" w:hAnsi="Times"/>
            <w:color w:val="000000"/>
          </w:rPr>
          <w:t>,</w:t>
        </w:r>
      </w:ins>
      <w:r w:rsidR="00FB115B">
        <w:rPr>
          <w:rFonts w:ascii="Times" w:hAnsi="Times"/>
          <w:color w:val="000000"/>
        </w:rPr>
        <w:t xml:space="preserve"> vote “</w:t>
      </w:r>
      <w:proofErr w:type="spellStart"/>
      <w:r w:rsidR="00FB115B">
        <w:rPr>
          <w:rFonts w:ascii="Times" w:hAnsi="Times"/>
          <w:color w:val="000000"/>
        </w:rPr>
        <w:t>blanco</w:t>
      </w:r>
      <w:proofErr w:type="spellEnd"/>
      <w:r w:rsidR="00FB115B">
        <w:rPr>
          <w:rFonts w:ascii="Times" w:hAnsi="Times"/>
          <w:color w:val="000000"/>
        </w:rPr>
        <w:t>,” or who have missing values there, have significantly smaller networks compared to politicall</w:t>
      </w:r>
      <w:r w:rsidR="00DF391A">
        <w:rPr>
          <w:rFonts w:ascii="Times" w:hAnsi="Times"/>
          <w:color w:val="000000"/>
        </w:rPr>
        <w:t>y</w:t>
      </w:r>
      <w:r w:rsidR="00FB115B">
        <w:rPr>
          <w:rFonts w:ascii="Times" w:hAnsi="Times"/>
          <w:color w:val="000000"/>
        </w:rPr>
        <w:t xml:space="preserve"> right-leaning individuals.</w:t>
      </w:r>
      <w:r w:rsidR="00411FCF">
        <w:rPr>
          <w:rFonts w:ascii="Times" w:hAnsi="Times"/>
          <w:color w:val="000000"/>
        </w:rPr>
        <w:t xml:space="preserve"> </w:t>
      </w:r>
      <w:commentRangeEnd w:id="3190"/>
      <w:r w:rsidR="00471EC2">
        <w:rPr>
          <w:rStyle w:val="CommentReference"/>
          <w:rFonts w:eastAsiaTheme="minorHAnsi" w:cstheme="minorBidi"/>
          <w:lang w:eastAsia="nl-NL"/>
        </w:rPr>
        <w:commentReference w:id="3190"/>
      </w:r>
      <w:r w:rsidR="00FB115B">
        <w:rPr>
          <w:rFonts w:ascii="Times" w:hAnsi="Times"/>
          <w:color w:val="000000"/>
        </w:rPr>
        <w:t xml:space="preserve">Fifth </w:t>
      </w:r>
      <w:r w:rsidR="00693AD6">
        <w:rPr>
          <w:rFonts w:ascii="Times" w:hAnsi="Times"/>
          <w:color w:val="000000"/>
        </w:rPr>
        <w:t>and most interestingly</w:t>
      </w:r>
      <w:r>
        <w:rPr>
          <w:rFonts w:ascii="Times" w:hAnsi="Times"/>
          <w:color w:val="000000"/>
        </w:rPr>
        <w:t xml:space="preserve">, those in the highest education track have significantly larger networks </w:t>
      </w:r>
      <w:r w:rsidR="00693AD6">
        <w:rPr>
          <w:rFonts w:ascii="Times" w:hAnsi="Times"/>
          <w:color w:val="000000"/>
        </w:rPr>
        <w:t xml:space="preserve">compared to those in </w:t>
      </w:r>
      <w:r>
        <w:rPr>
          <w:rFonts w:ascii="Times" w:hAnsi="Times"/>
          <w:color w:val="000000"/>
        </w:rPr>
        <w:t>the other two education tracks</w:t>
      </w:r>
      <w:r w:rsidR="00637B62">
        <w:rPr>
          <w:rFonts w:ascii="Times" w:hAnsi="Times"/>
          <w:color w:val="000000"/>
        </w:rPr>
        <w:t xml:space="preserve">, </w:t>
      </w:r>
      <w:r w:rsidR="00693AD6">
        <w:rPr>
          <w:rFonts w:ascii="Times" w:hAnsi="Times"/>
          <w:color w:val="000000"/>
        </w:rPr>
        <w:t>though the contrast between the lowest and middle track is not statistically significant</w:t>
      </w:r>
      <w:r w:rsidR="00637B62">
        <w:rPr>
          <w:rFonts w:ascii="Times" w:hAnsi="Times"/>
          <w:color w:val="000000"/>
        </w:rPr>
        <w:t xml:space="preserve"> (not shown)</w:t>
      </w:r>
      <w:r>
        <w:rPr>
          <w:rFonts w:ascii="Times" w:hAnsi="Times"/>
          <w:color w:val="000000"/>
        </w:rPr>
        <w:t xml:space="preserve">. </w:t>
      </w:r>
      <w:r w:rsidR="00637B62">
        <w:rPr>
          <w:rFonts w:ascii="Times" w:hAnsi="Times"/>
          <w:color w:val="000000"/>
        </w:rPr>
        <w:t>To give some semblance of the effect size, we draw on the results of linear regression models</w:t>
      </w:r>
      <w:r w:rsidR="002B087C">
        <w:rPr>
          <w:rFonts w:ascii="Times" w:hAnsi="Times"/>
          <w:color w:val="000000"/>
        </w:rPr>
        <w:t xml:space="preserve"> without logged dependent variables</w:t>
      </w:r>
      <w:r w:rsidR="00637B62">
        <w:rPr>
          <w:rFonts w:ascii="Times" w:hAnsi="Times"/>
          <w:color w:val="000000"/>
        </w:rPr>
        <w:t xml:space="preserve">. The linear regression coefficients across all network size scenario results indicate that the lowest and middle education tracks have about </w:t>
      </w:r>
      <w:r w:rsidR="002B087C">
        <w:rPr>
          <w:rFonts w:ascii="Times" w:hAnsi="Times"/>
          <w:color w:val="000000"/>
        </w:rPr>
        <w:t>110</w:t>
      </w:r>
      <w:r w:rsidR="00637B62">
        <w:rPr>
          <w:rFonts w:ascii="Times" w:hAnsi="Times"/>
          <w:color w:val="000000"/>
        </w:rPr>
        <w:t xml:space="preserve"> and </w:t>
      </w:r>
      <w:r w:rsidR="002B087C">
        <w:rPr>
          <w:rFonts w:ascii="Times" w:hAnsi="Times"/>
          <w:color w:val="000000"/>
        </w:rPr>
        <w:t xml:space="preserve">90 </w:t>
      </w:r>
      <w:r w:rsidR="00637B62">
        <w:rPr>
          <w:rFonts w:ascii="Times" w:hAnsi="Times"/>
          <w:color w:val="000000"/>
        </w:rPr>
        <w:t xml:space="preserve">acquaintanceship ties less, respectively, compared to the highest education track. </w:t>
      </w:r>
      <w:r>
        <w:rPr>
          <w:rFonts w:ascii="Times" w:hAnsi="Times"/>
          <w:color w:val="000000"/>
        </w:rPr>
        <w:t xml:space="preserve">Note that </w:t>
      </w:r>
      <w:r w:rsidR="00693AD6">
        <w:rPr>
          <w:rFonts w:ascii="Times" w:hAnsi="Times"/>
          <w:color w:val="000000"/>
        </w:rPr>
        <w:t xml:space="preserve">all these </w:t>
      </w:r>
      <w:r w:rsidR="002B087C">
        <w:rPr>
          <w:rFonts w:ascii="Times" w:hAnsi="Times"/>
          <w:color w:val="000000"/>
        </w:rPr>
        <w:t xml:space="preserve">education </w:t>
      </w:r>
      <w:r>
        <w:rPr>
          <w:rFonts w:ascii="Times" w:hAnsi="Times"/>
          <w:color w:val="000000"/>
        </w:rPr>
        <w:t xml:space="preserve">results are incredibly robust across the regression results of </w:t>
      </w:r>
      <w:r>
        <w:rPr>
          <w:rFonts w:ascii="Times" w:hAnsi="Times"/>
          <w:i/>
          <w:color w:val="000000"/>
        </w:rPr>
        <w:t xml:space="preserve">all </w:t>
      </w:r>
      <w:r>
        <w:rPr>
          <w:rFonts w:ascii="Times" w:hAnsi="Times"/>
          <w:color w:val="000000"/>
        </w:rPr>
        <w:t xml:space="preserve">network size </w:t>
      </w:r>
      <w:commentRangeStart w:id="3195"/>
      <w:r>
        <w:rPr>
          <w:rFonts w:ascii="Times" w:hAnsi="Times"/>
          <w:color w:val="000000"/>
        </w:rPr>
        <w:t>scenarios</w:t>
      </w:r>
      <w:commentRangeEnd w:id="3195"/>
      <w:r w:rsidR="00196E56">
        <w:rPr>
          <w:rStyle w:val="CommentReference"/>
          <w:rFonts w:eastAsiaTheme="minorHAnsi" w:cstheme="minorBidi"/>
          <w:lang w:eastAsia="nl-NL"/>
        </w:rPr>
        <w:commentReference w:id="3195"/>
      </w:r>
      <w:r w:rsidR="00637B62">
        <w:rPr>
          <w:rFonts w:ascii="Times" w:hAnsi="Times"/>
          <w:color w:val="000000"/>
        </w:rPr>
        <w:t>.</w:t>
      </w:r>
    </w:p>
    <w:p w14:paraId="68757CDC" w14:textId="7E43FCC7" w:rsidR="00196E56" w:rsidRDefault="00196E56">
      <w:pPr>
        <w:spacing w:line="360" w:lineRule="auto"/>
        <w:jc w:val="both"/>
        <w:rPr>
          <w:ins w:id="3196" w:author="Beate Volker" w:date="2023-08-04T13:43:00Z"/>
          <w:rFonts w:ascii="Times" w:hAnsi="Times"/>
          <w:color w:val="000000"/>
        </w:rPr>
      </w:pPr>
    </w:p>
    <w:p w14:paraId="11455DF9" w14:textId="2D32E0B7" w:rsidR="00196E56" w:rsidRDefault="00196E56">
      <w:pPr>
        <w:spacing w:line="360" w:lineRule="auto"/>
        <w:jc w:val="both"/>
        <w:rPr>
          <w:ins w:id="3197" w:author="Beate Volker" w:date="2023-08-04T13:43:00Z"/>
          <w:rFonts w:ascii="Times" w:hAnsi="Times"/>
          <w:color w:val="000000"/>
        </w:rPr>
      </w:pPr>
    </w:p>
    <w:p w14:paraId="13E39C5B" w14:textId="1DF21AAA" w:rsidR="00196E56" w:rsidRDefault="00196E56">
      <w:pPr>
        <w:spacing w:line="360" w:lineRule="auto"/>
        <w:jc w:val="both"/>
        <w:rPr>
          <w:ins w:id="3198" w:author="Beate Volker" w:date="2023-08-04T13:43:00Z"/>
          <w:rFonts w:ascii="Times" w:hAnsi="Times"/>
          <w:color w:val="000000"/>
        </w:rPr>
      </w:pPr>
    </w:p>
    <w:p w14:paraId="6BF5A9CC" w14:textId="4A7FE03C" w:rsidR="00196E56" w:rsidRDefault="00196E56">
      <w:pPr>
        <w:spacing w:line="360" w:lineRule="auto"/>
        <w:jc w:val="both"/>
        <w:rPr>
          <w:ins w:id="3199" w:author="Beate Volker" w:date="2023-08-04T13:43:00Z"/>
          <w:rFonts w:ascii="Times" w:hAnsi="Times"/>
          <w:color w:val="000000"/>
        </w:rPr>
      </w:pPr>
    </w:p>
    <w:p w14:paraId="26CA31A5" w14:textId="77777777" w:rsidR="00196E56" w:rsidRDefault="00196E56">
      <w:pPr>
        <w:spacing w:line="360" w:lineRule="auto"/>
        <w:jc w:val="both"/>
        <w:rPr>
          <w:rFonts w:ascii="Times" w:hAnsi="Times"/>
          <w:color w:val="000000"/>
        </w:rPr>
        <w:pPrChange w:id="3200" w:author="Bas Hofstra" w:date="2023-07-25T15:34:00Z">
          <w:pPr>
            <w:spacing w:line="276" w:lineRule="auto"/>
            <w:jc w:val="both"/>
          </w:pPr>
        </w:pPrChange>
      </w:pPr>
    </w:p>
    <w:p w14:paraId="4582E059" w14:textId="77777777" w:rsidR="002B087C" w:rsidRPr="006935AD" w:rsidRDefault="002B087C">
      <w:pPr>
        <w:spacing w:line="360" w:lineRule="auto"/>
        <w:jc w:val="both"/>
        <w:rPr>
          <w:rFonts w:ascii="Times" w:hAnsi="Times"/>
          <w:color w:val="000000"/>
        </w:rPr>
        <w:pPrChange w:id="3201" w:author="Bas Hofstra" w:date="2023-07-25T15:34:00Z">
          <w:pPr>
            <w:spacing w:line="276" w:lineRule="auto"/>
            <w:jc w:val="both"/>
          </w:pPr>
        </w:pPrChange>
      </w:pPr>
    </w:p>
    <w:p w14:paraId="49463203" w14:textId="28D3DCD9" w:rsidR="0083495F" w:rsidRPr="0083495F" w:rsidRDefault="0083495F">
      <w:pPr>
        <w:spacing w:line="360" w:lineRule="auto"/>
        <w:jc w:val="both"/>
        <w:rPr>
          <w:rFonts w:ascii="Times" w:hAnsi="Times"/>
          <w:color w:val="000000"/>
        </w:rPr>
        <w:pPrChange w:id="3202" w:author="Bas Hofstra" w:date="2023-07-25T15:34:00Z">
          <w:pPr>
            <w:spacing w:line="276" w:lineRule="auto"/>
            <w:jc w:val="both"/>
          </w:pPr>
        </w:pPrChange>
      </w:pPr>
    </w:p>
    <w:p w14:paraId="61104EE1" w14:textId="78718A66" w:rsidR="0083495F" w:rsidRPr="0083495F" w:rsidRDefault="002B087C">
      <w:pPr>
        <w:spacing w:line="360" w:lineRule="auto"/>
        <w:jc w:val="both"/>
        <w:rPr>
          <w:rFonts w:ascii="Times" w:hAnsi="Times"/>
          <w:color w:val="000000"/>
        </w:rPr>
        <w:pPrChange w:id="3203" w:author="Bas Hofstra" w:date="2023-07-25T15:34:00Z">
          <w:pPr>
            <w:spacing w:line="276" w:lineRule="auto"/>
            <w:jc w:val="both"/>
          </w:pPr>
        </w:pPrChange>
      </w:pPr>
      <w:r>
        <w:rPr>
          <w:rFonts w:ascii="Times" w:hAnsi="Times"/>
          <w:noProof/>
          <w:color w:val="000000"/>
        </w:rPr>
        <w:drawing>
          <wp:anchor distT="0" distB="0" distL="114300" distR="114300" simplePos="0" relativeHeight="251658240" behindDoc="1" locked="0" layoutInCell="1" allowOverlap="1" wp14:anchorId="36D77346" wp14:editId="51DCD734">
            <wp:simplePos x="0" y="0"/>
            <wp:positionH relativeFrom="column">
              <wp:posOffset>0</wp:posOffset>
            </wp:positionH>
            <wp:positionV relativeFrom="paragraph">
              <wp:posOffset>0</wp:posOffset>
            </wp:positionV>
            <wp:extent cx="5486400" cy="5486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s_log.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p>
    <w:p w14:paraId="0EFE7509" w14:textId="1CCADBA6" w:rsidR="0083495F" w:rsidRPr="0083495F" w:rsidRDefault="0083495F">
      <w:pPr>
        <w:spacing w:line="360" w:lineRule="auto"/>
        <w:jc w:val="both"/>
        <w:rPr>
          <w:rFonts w:ascii="Times" w:hAnsi="Times"/>
          <w:color w:val="000000"/>
        </w:rPr>
        <w:pPrChange w:id="3204" w:author="Bas Hofstra" w:date="2023-07-25T15:34:00Z">
          <w:pPr>
            <w:spacing w:line="276" w:lineRule="auto"/>
            <w:jc w:val="both"/>
          </w:pPr>
        </w:pPrChange>
      </w:pPr>
    </w:p>
    <w:p w14:paraId="5D04835E" w14:textId="77777777" w:rsidR="0083495F" w:rsidRDefault="0083495F">
      <w:pPr>
        <w:spacing w:line="360" w:lineRule="auto"/>
        <w:jc w:val="both"/>
        <w:rPr>
          <w:rFonts w:ascii="Times" w:hAnsi="Times"/>
          <w:color w:val="000000"/>
        </w:rPr>
        <w:pPrChange w:id="3205" w:author="Bas Hofstra" w:date="2023-07-25T15:34:00Z">
          <w:pPr>
            <w:spacing w:line="276" w:lineRule="auto"/>
            <w:jc w:val="both"/>
          </w:pPr>
        </w:pPrChange>
      </w:pPr>
    </w:p>
    <w:p w14:paraId="109188BD" w14:textId="77777777" w:rsidR="0083495F" w:rsidRDefault="0083495F">
      <w:pPr>
        <w:spacing w:line="360" w:lineRule="auto"/>
        <w:jc w:val="both"/>
        <w:rPr>
          <w:rFonts w:ascii="Times" w:hAnsi="Times"/>
          <w:color w:val="000000"/>
        </w:rPr>
        <w:pPrChange w:id="3206" w:author="Bas Hofstra" w:date="2023-07-25T15:34:00Z">
          <w:pPr>
            <w:spacing w:line="276" w:lineRule="auto"/>
            <w:jc w:val="both"/>
          </w:pPr>
        </w:pPrChange>
      </w:pPr>
    </w:p>
    <w:p w14:paraId="79D41A0A" w14:textId="77777777" w:rsidR="0083495F" w:rsidRDefault="0083495F">
      <w:pPr>
        <w:spacing w:line="360" w:lineRule="auto"/>
        <w:jc w:val="both"/>
        <w:rPr>
          <w:rFonts w:ascii="Times" w:hAnsi="Times"/>
          <w:color w:val="000000"/>
        </w:rPr>
        <w:pPrChange w:id="3207" w:author="Bas Hofstra" w:date="2023-07-25T15:34:00Z">
          <w:pPr>
            <w:spacing w:line="276" w:lineRule="auto"/>
            <w:jc w:val="both"/>
          </w:pPr>
        </w:pPrChange>
      </w:pPr>
    </w:p>
    <w:p w14:paraId="3CD71B8A" w14:textId="77777777" w:rsidR="0083495F" w:rsidRDefault="0083495F">
      <w:pPr>
        <w:spacing w:line="360" w:lineRule="auto"/>
        <w:jc w:val="both"/>
        <w:rPr>
          <w:rFonts w:ascii="Times" w:hAnsi="Times"/>
          <w:color w:val="000000"/>
        </w:rPr>
        <w:pPrChange w:id="3208" w:author="Bas Hofstra" w:date="2023-07-25T15:34:00Z">
          <w:pPr>
            <w:spacing w:line="276" w:lineRule="auto"/>
            <w:jc w:val="both"/>
          </w:pPr>
        </w:pPrChange>
      </w:pPr>
    </w:p>
    <w:p w14:paraId="27E74F85" w14:textId="77777777" w:rsidR="0083495F" w:rsidRDefault="0083495F">
      <w:pPr>
        <w:spacing w:line="360" w:lineRule="auto"/>
        <w:jc w:val="both"/>
        <w:rPr>
          <w:rFonts w:ascii="Times" w:hAnsi="Times"/>
          <w:color w:val="000000"/>
        </w:rPr>
        <w:pPrChange w:id="3209" w:author="Bas Hofstra" w:date="2023-07-25T15:34:00Z">
          <w:pPr>
            <w:spacing w:line="276" w:lineRule="auto"/>
            <w:jc w:val="both"/>
          </w:pPr>
        </w:pPrChange>
      </w:pPr>
    </w:p>
    <w:p w14:paraId="5D4B2E55" w14:textId="77777777" w:rsidR="0083495F" w:rsidRDefault="0083495F">
      <w:pPr>
        <w:spacing w:line="360" w:lineRule="auto"/>
        <w:jc w:val="both"/>
        <w:rPr>
          <w:rFonts w:ascii="Times" w:hAnsi="Times"/>
          <w:color w:val="000000"/>
        </w:rPr>
        <w:pPrChange w:id="3210" w:author="Bas Hofstra" w:date="2023-07-25T15:34:00Z">
          <w:pPr>
            <w:spacing w:line="276" w:lineRule="auto"/>
            <w:jc w:val="both"/>
          </w:pPr>
        </w:pPrChange>
      </w:pPr>
    </w:p>
    <w:p w14:paraId="55EB1B87" w14:textId="77777777" w:rsidR="0083495F" w:rsidRDefault="0083495F">
      <w:pPr>
        <w:spacing w:line="360" w:lineRule="auto"/>
        <w:jc w:val="both"/>
        <w:rPr>
          <w:rFonts w:ascii="Times" w:hAnsi="Times"/>
          <w:color w:val="000000"/>
        </w:rPr>
        <w:pPrChange w:id="3211" w:author="Bas Hofstra" w:date="2023-07-25T15:34:00Z">
          <w:pPr>
            <w:spacing w:line="276" w:lineRule="auto"/>
            <w:jc w:val="both"/>
          </w:pPr>
        </w:pPrChange>
      </w:pPr>
    </w:p>
    <w:p w14:paraId="0E391530" w14:textId="77777777" w:rsidR="0083495F" w:rsidRDefault="0083495F">
      <w:pPr>
        <w:spacing w:line="360" w:lineRule="auto"/>
        <w:jc w:val="both"/>
        <w:rPr>
          <w:rFonts w:ascii="Times" w:hAnsi="Times"/>
          <w:color w:val="000000"/>
        </w:rPr>
        <w:pPrChange w:id="3212" w:author="Bas Hofstra" w:date="2023-07-25T15:34:00Z">
          <w:pPr>
            <w:spacing w:line="276" w:lineRule="auto"/>
            <w:jc w:val="both"/>
          </w:pPr>
        </w:pPrChange>
      </w:pPr>
    </w:p>
    <w:p w14:paraId="61C1DA97" w14:textId="77777777" w:rsidR="0083495F" w:rsidRDefault="0083495F">
      <w:pPr>
        <w:spacing w:line="360" w:lineRule="auto"/>
        <w:jc w:val="both"/>
        <w:rPr>
          <w:rFonts w:ascii="Times" w:hAnsi="Times"/>
          <w:color w:val="000000"/>
        </w:rPr>
        <w:pPrChange w:id="3213" w:author="Bas Hofstra" w:date="2023-07-25T15:34:00Z">
          <w:pPr>
            <w:spacing w:line="276" w:lineRule="auto"/>
            <w:jc w:val="both"/>
          </w:pPr>
        </w:pPrChange>
      </w:pPr>
    </w:p>
    <w:p w14:paraId="41277082" w14:textId="77777777" w:rsidR="0083495F" w:rsidRDefault="0083495F">
      <w:pPr>
        <w:spacing w:line="360" w:lineRule="auto"/>
        <w:jc w:val="both"/>
        <w:rPr>
          <w:rFonts w:ascii="Times" w:hAnsi="Times"/>
          <w:color w:val="000000"/>
        </w:rPr>
        <w:pPrChange w:id="3214" w:author="Bas Hofstra" w:date="2023-07-25T15:34:00Z">
          <w:pPr>
            <w:spacing w:line="276" w:lineRule="auto"/>
            <w:jc w:val="both"/>
          </w:pPr>
        </w:pPrChange>
      </w:pPr>
    </w:p>
    <w:p w14:paraId="17107A7D" w14:textId="77777777" w:rsidR="0083495F" w:rsidRDefault="0083495F">
      <w:pPr>
        <w:spacing w:line="360" w:lineRule="auto"/>
        <w:jc w:val="both"/>
        <w:rPr>
          <w:rFonts w:ascii="Times" w:hAnsi="Times"/>
          <w:color w:val="000000"/>
        </w:rPr>
        <w:pPrChange w:id="3215" w:author="Bas Hofstra" w:date="2023-07-25T15:34:00Z">
          <w:pPr>
            <w:spacing w:line="276" w:lineRule="auto"/>
            <w:jc w:val="both"/>
          </w:pPr>
        </w:pPrChange>
      </w:pPr>
    </w:p>
    <w:p w14:paraId="6FB56AAE" w14:textId="77777777" w:rsidR="0083495F" w:rsidRDefault="0083495F">
      <w:pPr>
        <w:spacing w:line="360" w:lineRule="auto"/>
        <w:jc w:val="both"/>
        <w:rPr>
          <w:rFonts w:ascii="Times" w:hAnsi="Times"/>
          <w:color w:val="000000"/>
        </w:rPr>
        <w:pPrChange w:id="3216" w:author="Bas Hofstra" w:date="2023-07-25T15:34:00Z">
          <w:pPr>
            <w:spacing w:line="276" w:lineRule="auto"/>
            <w:jc w:val="both"/>
          </w:pPr>
        </w:pPrChange>
      </w:pPr>
    </w:p>
    <w:p w14:paraId="7F3D5BFA" w14:textId="77777777" w:rsidR="0083495F" w:rsidRDefault="0083495F">
      <w:pPr>
        <w:spacing w:line="360" w:lineRule="auto"/>
        <w:jc w:val="both"/>
        <w:rPr>
          <w:rFonts w:ascii="Times" w:hAnsi="Times"/>
          <w:color w:val="000000"/>
        </w:rPr>
        <w:pPrChange w:id="3217" w:author="Bas Hofstra" w:date="2023-07-25T15:34:00Z">
          <w:pPr>
            <w:spacing w:line="276" w:lineRule="auto"/>
            <w:jc w:val="both"/>
          </w:pPr>
        </w:pPrChange>
      </w:pPr>
    </w:p>
    <w:p w14:paraId="1101162C" w14:textId="77777777" w:rsidR="0083495F" w:rsidRDefault="0083495F">
      <w:pPr>
        <w:spacing w:line="360" w:lineRule="auto"/>
        <w:jc w:val="both"/>
        <w:rPr>
          <w:rFonts w:ascii="Times" w:hAnsi="Times"/>
          <w:color w:val="000000"/>
        </w:rPr>
        <w:pPrChange w:id="3218" w:author="Bas Hofstra" w:date="2023-07-25T15:34:00Z">
          <w:pPr>
            <w:spacing w:line="276" w:lineRule="auto"/>
            <w:jc w:val="both"/>
          </w:pPr>
        </w:pPrChange>
      </w:pPr>
    </w:p>
    <w:p w14:paraId="5E191406" w14:textId="77777777" w:rsidR="0083495F" w:rsidRDefault="0083495F">
      <w:pPr>
        <w:spacing w:line="360" w:lineRule="auto"/>
        <w:jc w:val="both"/>
        <w:rPr>
          <w:rFonts w:ascii="Times" w:hAnsi="Times"/>
          <w:color w:val="000000"/>
        </w:rPr>
        <w:pPrChange w:id="3219" w:author="Bas Hofstra" w:date="2023-07-25T15:34:00Z">
          <w:pPr>
            <w:spacing w:line="276" w:lineRule="auto"/>
            <w:jc w:val="both"/>
          </w:pPr>
        </w:pPrChange>
      </w:pPr>
    </w:p>
    <w:p w14:paraId="4B2383F0" w14:textId="77777777" w:rsidR="0083495F" w:rsidRDefault="0083495F">
      <w:pPr>
        <w:spacing w:line="360" w:lineRule="auto"/>
        <w:jc w:val="both"/>
        <w:rPr>
          <w:rFonts w:ascii="Times" w:hAnsi="Times"/>
          <w:color w:val="000000"/>
        </w:rPr>
        <w:pPrChange w:id="3220" w:author="Bas Hofstra" w:date="2023-07-25T15:34:00Z">
          <w:pPr>
            <w:spacing w:line="276" w:lineRule="auto"/>
            <w:jc w:val="both"/>
          </w:pPr>
        </w:pPrChange>
      </w:pPr>
    </w:p>
    <w:p w14:paraId="2CAE1123" w14:textId="77777777" w:rsidR="0083495F" w:rsidRDefault="0083495F">
      <w:pPr>
        <w:spacing w:line="360" w:lineRule="auto"/>
        <w:jc w:val="both"/>
        <w:rPr>
          <w:rFonts w:ascii="Times" w:hAnsi="Times"/>
          <w:color w:val="000000"/>
        </w:rPr>
        <w:pPrChange w:id="3221" w:author="Bas Hofstra" w:date="2023-07-25T15:34:00Z">
          <w:pPr>
            <w:spacing w:line="276" w:lineRule="auto"/>
            <w:jc w:val="both"/>
          </w:pPr>
        </w:pPrChange>
      </w:pPr>
    </w:p>
    <w:p w14:paraId="433DFCF0" w14:textId="77777777" w:rsidR="00024CFA" w:rsidRDefault="00024CFA">
      <w:pPr>
        <w:spacing w:line="360" w:lineRule="auto"/>
        <w:jc w:val="both"/>
        <w:rPr>
          <w:rFonts w:ascii="Times" w:hAnsi="Times"/>
          <w:color w:val="000000"/>
        </w:rPr>
        <w:pPrChange w:id="3222" w:author="Bas Hofstra" w:date="2023-07-25T15:34:00Z">
          <w:pPr>
            <w:spacing w:line="276" w:lineRule="auto"/>
            <w:jc w:val="both"/>
          </w:pPr>
        </w:pPrChange>
      </w:pPr>
    </w:p>
    <w:p w14:paraId="4CAC310B" w14:textId="77777777" w:rsidR="00024CFA" w:rsidRDefault="00024CFA">
      <w:pPr>
        <w:spacing w:line="360" w:lineRule="auto"/>
        <w:jc w:val="both"/>
        <w:rPr>
          <w:rFonts w:ascii="Times" w:hAnsi="Times"/>
          <w:color w:val="000000"/>
        </w:rPr>
        <w:pPrChange w:id="3223" w:author="Bas Hofstra" w:date="2023-07-25T15:34:00Z">
          <w:pPr>
            <w:spacing w:line="276" w:lineRule="auto"/>
            <w:jc w:val="both"/>
          </w:pPr>
        </w:pPrChange>
      </w:pPr>
    </w:p>
    <w:p w14:paraId="798AB553" w14:textId="77777777" w:rsidR="00024CFA" w:rsidRDefault="00024CFA">
      <w:pPr>
        <w:spacing w:line="360" w:lineRule="auto"/>
        <w:jc w:val="both"/>
        <w:rPr>
          <w:rFonts w:ascii="Times" w:hAnsi="Times"/>
          <w:color w:val="000000"/>
        </w:rPr>
        <w:pPrChange w:id="3224" w:author="Bas Hofstra" w:date="2023-07-25T15:34:00Z">
          <w:pPr>
            <w:spacing w:line="276" w:lineRule="auto"/>
            <w:jc w:val="both"/>
          </w:pPr>
        </w:pPrChange>
      </w:pPr>
    </w:p>
    <w:p w14:paraId="18425BAC" w14:textId="77777777" w:rsidR="00024CFA" w:rsidRDefault="00024CFA">
      <w:pPr>
        <w:spacing w:line="360" w:lineRule="auto"/>
        <w:jc w:val="both"/>
        <w:rPr>
          <w:rFonts w:ascii="Times" w:hAnsi="Times"/>
          <w:color w:val="000000"/>
        </w:rPr>
        <w:pPrChange w:id="3225" w:author="Bas Hofstra" w:date="2023-07-25T15:34:00Z">
          <w:pPr>
            <w:spacing w:line="276" w:lineRule="auto"/>
            <w:jc w:val="both"/>
          </w:pPr>
        </w:pPrChange>
      </w:pPr>
    </w:p>
    <w:p w14:paraId="202D0BB8" w14:textId="77777777" w:rsidR="00024CFA" w:rsidRDefault="00024CFA">
      <w:pPr>
        <w:spacing w:line="360" w:lineRule="auto"/>
        <w:jc w:val="both"/>
        <w:rPr>
          <w:rFonts w:ascii="Times" w:hAnsi="Times"/>
          <w:color w:val="000000"/>
        </w:rPr>
        <w:pPrChange w:id="3226" w:author="Bas Hofstra" w:date="2023-07-25T15:34:00Z">
          <w:pPr>
            <w:spacing w:line="276" w:lineRule="auto"/>
            <w:jc w:val="both"/>
          </w:pPr>
        </w:pPrChange>
      </w:pPr>
    </w:p>
    <w:p w14:paraId="2C9E0C55" w14:textId="77777777" w:rsidR="00024CFA" w:rsidRDefault="00024CFA">
      <w:pPr>
        <w:spacing w:line="360" w:lineRule="auto"/>
        <w:jc w:val="both"/>
        <w:rPr>
          <w:rFonts w:ascii="Times" w:hAnsi="Times"/>
          <w:color w:val="000000"/>
        </w:rPr>
        <w:pPrChange w:id="3227" w:author="Bas Hofstra" w:date="2023-07-25T15:34:00Z">
          <w:pPr>
            <w:spacing w:line="276" w:lineRule="auto"/>
            <w:jc w:val="both"/>
          </w:pPr>
        </w:pPrChange>
      </w:pPr>
    </w:p>
    <w:p w14:paraId="69FED646" w14:textId="77777777" w:rsidR="00024CFA" w:rsidRDefault="00024CFA">
      <w:pPr>
        <w:spacing w:line="360" w:lineRule="auto"/>
        <w:jc w:val="both"/>
        <w:rPr>
          <w:rFonts w:ascii="Times" w:hAnsi="Times"/>
          <w:color w:val="000000"/>
        </w:rPr>
        <w:pPrChange w:id="3228" w:author="Bas Hofstra" w:date="2023-07-25T15:34:00Z">
          <w:pPr>
            <w:spacing w:line="276" w:lineRule="auto"/>
            <w:jc w:val="both"/>
          </w:pPr>
        </w:pPrChange>
      </w:pPr>
    </w:p>
    <w:p w14:paraId="730DED06" w14:textId="77777777" w:rsidR="00024CFA" w:rsidRDefault="00024CFA">
      <w:pPr>
        <w:spacing w:line="360" w:lineRule="auto"/>
        <w:jc w:val="both"/>
        <w:rPr>
          <w:rFonts w:ascii="Times" w:hAnsi="Times"/>
          <w:color w:val="000000"/>
        </w:rPr>
        <w:pPrChange w:id="3229" w:author="Bas Hofstra" w:date="2023-07-25T15:34:00Z">
          <w:pPr>
            <w:spacing w:line="276" w:lineRule="auto"/>
            <w:jc w:val="both"/>
          </w:pPr>
        </w:pPrChange>
      </w:pPr>
    </w:p>
    <w:p w14:paraId="741F5412" w14:textId="4FE08A47" w:rsidR="0083495F" w:rsidRDefault="0083495F">
      <w:pPr>
        <w:spacing w:line="360" w:lineRule="auto"/>
        <w:jc w:val="both"/>
        <w:rPr>
          <w:rFonts w:ascii="Times" w:hAnsi="Times"/>
          <w:i/>
          <w:color w:val="000000"/>
        </w:rPr>
        <w:pPrChange w:id="3230" w:author="Bas Hofstra" w:date="2023-07-25T15:34:00Z">
          <w:pPr>
            <w:spacing w:line="276" w:lineRule="auto"/>
            <w:jc w:val="both"/>
          </w:pPr>
        </w:pPrChange>
      </w:pPr>
      <w:r w:rsidRPr="0083495F">
        <w:rPr>
          <w:rFonts w:ascii="Times" w:hAnsi="Times"/>
          <w:color w:val="000000"/>
        </w:rPr>
        <w:t xml:space="preserve">Figure X. </w:t>
      </w:r>
      <w:r w:rsidR="002B087C">
        <w:rPr>
          <w:rFonts w:ascii="Times" w:hAnsi="Times"/>
          <w:i/>
          <w:color w:val="000000"/>
        </w:rPr>
        <w:t>R</w:t>
      </w:r>
      <w:r w:rsidRPr="0083495F">
        <w:rPr>
          <w:rFonts w:ascii="Times" w:hAnsi="Times"/>
          <w:i/>
          <w:color w:val="000000"/>
        </w:rPr>
        <w:t>egressions of</w:t>
      </w:r>
      <w:r>
        <w:rPr>
          <w:rFonts w:ascii="Times" w:hAnsi="Times"/>
          <w:i/>
          <w:color w:val="000000"/>
        </w:rPr>
        <w:t xml:space="preserve"> </w:t>
      </w:r>
      <w:r w:rsidR="002B087C">
        <w:rPr>
          <w:rFonts w:ascii="Times" w:hAnsi="Times"/>
          <w:i/>
          <w:color w:val="000000"/>
        </w:rPr>
        <w:t xml:space="preserve">logged </w:t>
      </w:r>
      <w:r>
        <w:rPr>
          <w:rFonts w:ascii="Times" w:hAnsi="Times"/>
          <w:i/>
          <w:color w:val="000000"/>
        </w:rPr>
        <w:t>acquaintanceship network size (all scenarios) on covariates.</w:t>
      </w:r>
    </w:p>
    <w:p w14:paraId="70C1DC34" w14:textId="5829BAD7" w:rsidR="008D28A6" w:rsidRDefault="008D28A6">
      <w:pPr>
        <w:spacing w:line="360" w:lineRule="auto"/>
        <w:jc w:val="both"/>
        <w:rPr>
          <w:rFonts w:ascii="Times" w:hAnsi="Times"/>
          <w:color w:val="000000"/>
          <w:u w:val="single"/>
        </w:rPr>
        <w:pPrChange w:id="3231" w:author="Bas Hofstra" w:date="2023-07-25T15:34:00Z">
          <w:pPr>
            <w:spacing w:line="276" w:lineRule="auto"/>
            <w:jc w:val="both"/>
          </w:pPr>
        </w:pPrChange>
      </w:pPr>
    </w:p>
    <w:p w14:paraId="42E50810" w14:textId="77777777" w:rsidR="0083495F" w:rsidRPr="0083495F" w:rsidRDefault="0083495F">
      <w:pPr>
        <w:spacing w:line="360" w:lineRule="auto"/>
        <w:jc w:val="both"/>
        <w:rPr>
          <w:rFonts w:ascii="Times" w:hAnsi="Times"/>
          <w:color w:val="000000"/>
        </w:rPr>
        <w:pPrChange w:id="3232" w:author="Bas Hofstra" w:date="2023-07-25T15:34:00Z">
          <w:pPr>
            <w:spacing w:line="276" w:lineRule="auto"/>
            <w:jc w:val="both"/>
          </w:pPr>
        </w:pPrChange>
      </w:pPr>
    </w:p>
    <w:p w14:paraId="0768A1F4" w14:textId="77777777" w:rsidR="0083495F" w:rsidRPr="0083495F" w:rsidRDefault="0083495F">
      <w:pPr>
        <w:spacing w:line="360" w:lineRule="auto"/>
        <w:jc w:val="both"/>
        <w:rPr>
          <w:rFonts w:ascii="Times" w:hAnsi="Times"/>
          <w:color w:val="000000"/>
        </w:rPr>
        <w:pPrChange w:id="3233" w:author="Bas Hofstra" w:date="2023-07-25T15:34:00Z">
          <w:pPr>
            <w:spacing w:line="276" w:lineRule="auto"/>
            <w:jc w:val="both"/>
          </w:pPr>
        </w:pPrChange>
      </w:pPr>
    </w:p>
    <w:p w14:paraId="1FE1E022" w14:textId="77777777" w:rsidR="002E3185" w:rsidRPr="0083495F" w:rsidRDefault="002E3185">
      <w:pPr>
        <w:spacing w:line="360" w:lineRule="auto"/>
        <w:jc w:val="both"/>
        <w:rPr>
          <w:rFonts w:ascii="Times" w:hAnsi="Times"/>
          <w:color w:val="000000"/>
        </w:rPr>
        <w:pPrChange w:id="3234" w:author="Bas Hofstra" w:date="2023-07-25T15:34:00Z">
          <w:pPr>
            <w:spacing w:line="276" w:lineRule="auto"/>
            <w:jc w:val="both"/>
          </w:pPr>
        </w:pPrChange>
      </w:pPr>
    </w:p>
    <w:p w14:paraId="6F3A36BD" w14:textId="2E4F07B6" w:rsidR="00243F9B" w:rsidRPr="00610C16" w:rsidRDefault="00243F9B">
      <w:pPr>
        <w:spacing w:line="360" w:lineRule="auto"/>
        <w:jc w:val="both"/>
        <w:rPr>
          <w:rFonts w:ascii="Times" w:hAnsi="Times"/>
        </w:rPr>
        <w:pPrChange w:id="3235" w:author="Bas Hofstra" w:date="2023-07-25T15:34:00Z">
          <w:pPr>
            <w:spacing w:line="276" w:lineRule="auto"/>
            <w:jc w:val="both"/>
          </w:pPr>
        </w:pPrChange>
      </w:pPr>
    </w:p>
    <w:p w14:paraId="7E967B36" w14:textId="77777777" w:rsidR="00E74DFC" w:rsidRPr="00610C16" w:rsidRDefault="00E74DFC">
      <w:pPr>
        <w:spacing w:line="360" w:lineRule="auto"/>
        <w:jc w:val="both"/>
        <w:rPr>
          <w:rFonts w:ascii="Times" w:hAnsi="Times"/>
        </w:rPr>
        <w:pPrChange w:id="3236" w:author="Bas Hofstra" w:date="2023-07-25T15:34:00Z">
          <w:pPr>
            <w:spacing w:line="276" w:lineRule="auto"/>
            <w:jc w:val="both"/>
          </w:pPr>
        </w:pPrChange>
      </w:pPr>
    </w:p>
    <w:p w14:paraId="3D8EAA23" w14:textId="2521C337" w:rsidR="002E3185" w:rsidRPr="00610C16" w:rsidRDefault="002E3185">
      <w:pPr>
        <w:spacing w:line="360" w:lineRule="auto"/>
        <w:jc w:val="both"/>
        <w:rPr>
          <w:rFonts w:ascii="Times" w:hAnsi="Times"/>
        </w:rPr>
        <w:pPrChange w:id="3237" w:author="Bas Hofstra" w:date="2023-07-25T15:34:00Z">
          <w:pPr>
            <w:spacing w:line="276" w:lineRule="auto"/>
            <w:jc w:val="both"/>
          </w:pPr>
        </w:pPrChange>
      </w:pPr>
    </w:p>
    <w:p w14:paraId="10918C97" w14:textId="77777777" w:rsidR="0047435F" w:rsidRDefault="0047435F">
      <w:pPr>
        <w:spacing w:line="360" w:lineRule="auto"/>
        <w:jc w:val="both"/>
        <w:rPr>
          <w:rFonts w:ascii="Times" w:hAnsi="Times"/>
        </w:rPr>
        <w:pPrChange w:id="3238" w:author="Bas Hofstra" w:date="2023-07-25T15:34:00Z">
          <w:pPr>
            <w:spacing w:line="276" w:lineRule="auto"/>
            <w:jc w:val="both"/>
          </w:pPr>
        </w:pPrChange>
      </w:pPr>
    </w:p>
    <w:p w14:paraId="7A77150A" w14:textId="77777777" w:rsidR="002E3185" w:rsidRPr="00E74DFC" w:rsidRDefault="002E3185">
      <w:pPr>
        <w:spacing w:line="360" w:lineRule="auto"/>
        <w:jc w:val="both"/>
        <w:rPr>
          <w:rFonts w:ascii="Times" w:hAnsi="Times"/>
        </w:rPr>
        <w:pPrChange w:id="3239" w:author="Bas Hofstra" w:date="2023-07-25T15:34:00Z">
          <w:pPr>
            <w:spacing w:line="276" w:lineRule="auto"/>
            <w:jc w:val="both"/>
          </w:pPr>
        </w:pPrChange>
      </w:pPr>
    </w:p>
    <w:p w14:paraId="388080A3" w14:textId="34D3AF9A" w:rsidR="003F303C" w:rsidRPr="00E74DFC" w:rsidRDefault="003F303C">
      <w:pPr>
        <w:spacing w:line="360" w:lineRule="auto"/>
        <w:jc w:val="both"/>
        <w:rPr>
          <w:rFonts w:ascii="Times" w:hAnsi="Times"/>
        </w:rPr>
        <w:pPrChange w:id="3240" w:author="Bas Hofstra" w:date="2023-07-25T15:34:00Z">
          <w:pPr>
            <w:spacing w:line="276" w:lineRule="auto"/>
            <w:jc w:val="both"/>
          </w:pPr>
        </w:pPrChange>
      </w:pPr>
    </w:p>
    <w:p w14:paraId="38047E3D" w14:textId="564C79BE" w:rsidR="003F303C" w:rsidRDefault="003F303C">
      <w:pPr>
        <w:spacing w:line="360" w:lineRule="auto"/>
        <w:jc w:val="both"/>
        <w:rPr>
          <w:ins w:id="3241" w:author="Bas Hofstra" w:date="2023-07-25T15:28:00Z"/>
          <w:rFonts w:ascii="Times" w:hAnsi="Times"/>
          <w:b/>
          <w:bCs/>
        </w:rPr>
        <w:pPrChange w:id="3242" w:author="Bas Hofstra" w:date="2023-07-25T15:34:00Z">
          <w:pPr>
            <w:spacing w:line="276" w:lineRule="auto"/>
            <w:jc w:val="both"/>
          </w:pPr>
        </w:pPrChange>
      </w:pPr>
      <w:del w:id="3243" w:author="Bas Hofstra" w:date="2023-07-25T15:27:00Z">
        <w:r w:rsidRPr="00BC534C" w:rsidDel="003D361D">
          <w:rPr>
            <w:rFonts w:ascii="Times" w:hAnsi="Times"/>
            <w:b/>
            <w:bCs/>
          </w:rPr>
          <w:delText>Discussion</w:delText>
        </w:r>
      </w:del>
      <w:ins w:id="3244" w:author="Bas Hofstra" w:date="2023-07-25T15:27:00Z">
        <w:r w:rsidR="003D361D">
          <w:rPr>
            <w:rFonts w:ascii="Times" w:hAnsi="Times"/>
            <w:b/>
            <w:bCs/>
          </w:rPr>
          <w:t>CONCLUSIONS AND DISCUSSION</w:t>
        </w:r>
      </w:ins>
    </w:p>
    <w:p w14:paraId="4EE7520D" w14:textId="2B8D3688" w:rsidR="003D361D" w:rsidRDefault="003D361D">
      <w:pPr>
        <w:pStyle w:val="ListParagraph"/>
        <w:numPr>
          <w:ilvl w:val="0"/>
          <w:numId w:val="1"/>
        </w:numPr>
        <w:spacing w:line="360" w:lineRule="auto"/>
        <w:jc w:val="both"/>
        <w:rPr>
          <w:ins w:id="3245" w:author="Bas Hofstra" w:date="2023-07-25T15:28:00Z"/>
          <w:rFonts w:ascii="Times" w:hAnsi="Times"/>
          <w:bCs/>
        </w:rPr>
        <w:pPrChange w:id="3246" w:author="Bas Hofstra" w:date="2023-07-25T15:34:00Z">
          <w:pPr>
            <w:pStyle w:val="ListParagraph"/>
            <w:numPr>
              <w:numId w:val="1"/>
            </w:numPr>
            <w:spacing w:line="276" w:lineRule="auto"/>
            <w:ind w:hanging="360"/>
            <w:jc w:val="both"/>
          </w:pPr>
        </w:pPrChange>
      </w:pPr>
      <w:ins w:id="3247" w:author="Bas Hofstra" w:date="2023-07-25T15:28:00Z">
        <w:r>
          <w:rPr>
            <w:rFonts w:ascii="Times" w:hAnsi="Times"/>
            <w:bCs/>
          </w:rPr>
          <w:t xml:space="preserve">Reflect: large number of </w:t>
        </w:r>
        <w:proofErr w:type="spellStart"/>
        <w:r>
          <w:rPr>
            <w:rFonts w:ascii="Times" w:hAnsi="Times"/>
            <w:bCs/>
          </w:rPr>
          <w:t>Xs</w:t>
        </w:r>
        <w:proofErr w:type="spellEnd"/>
        <w:r>
          <w:rPr>
            <w:rFonts w:ascii="Times" w:hAnsi="Times"/>
            <w:bCs/>
          </w:rPr>
          <w:t>, carefully curated</w:t>
        </w:r>
      </w:ins>
    </w:p>
    <w:p w14:paraId="28C937D5" w14:textId="3DC0DEA1" w:rsidR="003D361D" w:rsidRDefault="003D361D">
      <w:pPr>
        <w:pStyle w:val="ListParagraph"/>
        <w:numPr>
          <w:ilvl w:val="0"/>
          <w:numId w:val="1"/>
        </w:numPr>
        <w:spacing w:line="360" w:lineRule="auto"/>
        <w:jc w:val="both"/>
        <w:rPr>
          <w:ins w:id="3248" w:author="Bas Hofstra" w:date="2023-08-30T17:08:00Z"/>
          <w:rFonts w:ascii="Times" w:hAnsi="Times"/>
          <w:bCs/>
        </w:rPr>
      </w:pPr>
      <w:ins w:id="3249" w:author="Bas Hofstra" w:date="2023-07-25T15:28:00Z">
        <w:r>
          <w:rPr>
            <w:rFonts w:ascii="Times" w:hAnsi="Times"/>
            <w:bCs/>
          </w:rPr>
          <w:t>Reflect: brute-force approach checking for sensitivity</w:t>
        </w:r>
      </w:ins>
    </w:p>
    <w:p w14:paraId="2B298B33" w14:textId="7480A59D" w:rsidR="00E36B72" w:rsidRPr="003D361D" w:rsidRDefault="00E36B72">
      <w:pPr>
        <w:pStyle w:val="ListParagraph"/>
        <w:numPr>
          <w:ilvl w:val="0"/>
          <w:numId w:val="1"/>
        </w:numPr>
        <w:spacing w:line="360" w:lineRule="auto"/>
        <w:jc w:val="both"/>
        <w:rPr>
          <w:rFonts w:ascii="Times" w:hAnsi="Times"/>
          <w:bCs/>
          <w:rPrChange w:id="3250" w:author="Bas Hofstra" w:date="2023-07-25T15:28:00Z">
            <w:rPr>
              <w:rFonts w:ascii="Times" w:hAnsi="Times"/>
              <w:b/>
              <w:bCs/>
            </w:rPr>
          </w:rPrChange>
        </w:rPr>
        <w:pPrChange w:id="3251" w:author="Bas Hofstra" w:date="2023-07-25T15:34:00Z">
          <w:pPr>
            <w:spacing w:line="276" w:lineRule="auto"/>
            <w:jc w:val="both"/>
          </w:pPr>
        </w:pPrChange>
      </w:pPr>
      <w:ins w:id="3252" w:author="Bas Hofstra" w:date="2023-08-30T17:08:00Z">
        <w:r>
          <w:rPr>
            <w:rFonts w:ascii="Times" w:hAnsi="Times"/>
            <w:bCs/>
          </w:rPr>
          <w:t xml:space="preserve">Reflect: </w:t>
        </w:r>
      </w:ins>
      <w:ins w:id="3253" w:author="Bas Hofstra" w:date="2023-08-30T17:11:00Z">
        <w:r>
          <w:rPr>
            <w:rFonts w:ascii="Times" w:hAnsi="Times"/>
            <w:bCs/>
          </w:rPr>
          <w:t>comparison blocks of X’s</w:t>
        </w:r>
      </w:ins>
    </w:p>
    <w:p w14:paraId="79B7166B" w14:textId="77777777" w:rsidR="003F303C" w:rsidRPr="003336F9" w:rsidRDefault="003F303C">
      <w:pPr>
        <w:spacing w:line="360" w:lineRule="auto"/>
        <w:jc w:val="both"/>
        <w:rPr>
          <w:rFonts w:ascii="Times" w:hAnsi="Times"/>
        </w:rPr>
        <w:pPrChange w:id="3254" w:author="Bas Hofstra" w:date="2023-07-25T15:34:00Z">
          <w:pPr>
            <w:spacing w:line="276" w:lineRule="auto"/>
            <w:jc w:val="both"/>
          </w:pPr>
        </w:pPrChange>
      </w:pPr>
    </w:p>
    <w:p w14:paraId="700135BC" w14:textId="797766B7" w:rsidR="00E6007C" w:rsidRPr="003336F9" w:rsidRDefault="00E6007C">
      <w:pPr>
        <w:spacing w:line="360" w:lineRule="auto"/>
        <w:jc w:val="both"/>
        <w:rPr>
          <w:rFonts w:ascii="Times" w:hAnsi="Times"/>
        </w:rPr>
        <w:pPrChange w:id="3255" w:author="Bas Hofstra" w:date="2023-07-25T15:34:00Z">
          <w:pPr>
            <w:spacing w:line="276" w:lineRule="auto"/>
            <w:jc w:val="both"/>
          </w:pPr>
        </w:pPrChange>
      </w:pPr>
    </w:p>
    <w:p w14:paraId="74AC74FC" w14:textId="1710E727" w:rsidR="00E6007C" w:rsidRPr="003336F9" w:rsidRDefault="00E6007C" w:rsidP="00150FF9">
      <w:pPr>
        <w:spacing w:line="276" w:lineRule="auto"/>
        <w:jc w:val="both"/>
        <w:rPr>
          <w:rFonts w:ascii="Times" w:hAnsi="Times"/>
        </w:rPr>
      </w:pPr>
    </w:p>
    <w:p w14:paraId="7E808387" w14:textId="4254B67C" w:rsidR="00E6007C" w:rsidRPr="00BC534C" w:rsidRDefault="00E6007C" w:rsidP="00150FF9">
      <w:pPr>
        <w:spacing w:line="276" w:lineRule="auto"/>
        <w:jc w:val="both"/>
        <w:rPr>
          <w:rFonts w:ascii="Times" w:hAnsi="Times"/>
          <w:b/>
          <w:bCs/>
        </w:rPr>
      </w:pPr>
      <w:del w:id="3256" w:author="Bas Hofstra" w:date="2023-07-25T15:37:00Z">
        <w:r w:rsidRPr="00BC534C" w:rsidDel="00537287">
          <w:rPr>
            <w:rFonts w:ascii="Times" w:hAnsi="Times"/>
            <w:b/>
            <w:bCs/>
          </w:rPr>
          <w:delText>References</w:delText>
        </w:r>
      </w:del>
      <w:ins w:id="3257" w:author="Bas Hofstra" w:date="2023-07-25T15:37:00Z">
        <w:r w:rsidR="00537287">
          <w:rPr>
            <w:rFonts w:ascii="Times" w:hAnsi="Times"/>
            <w:b/>
            <w:bCs/>
          </w:rPr>
          <w:t>REFERENCES</w:t>
        </w:r>
      </w:ins>
    </w:p>
    <w:p w14:paraId="338D01B7" w14:textId="69B05B7B" w:rsidR="00E6007C" w:rsidRPr="003336F9" w:rsidRDefault="00E6007C" w:rsidP="00150FF9">
      <w:pPr>
        <w:spacing w:line="276" w:lineRule="auto"/>
        <w:jc w:val="both"/>
        <w:rPr>
          <w:rFonts w:ascii="Times" w:hAnsi="Times" w:cs="Arial"/>
          <w:color w:val="222222"/>
          <w:shd w:val="clear" w:color="auto" w:fill="FFFFFF"/>
        </w:rPr>
      </w:pPr>
    </w:p>
    <w:p w14:paraId="3EBF113B" w14:textId="05683CF0" w:rsidR="005066DA" w:rsidRPr="003336F9" w:rsidRDefault="005066DA" w:rsidP="00BC534C">
      <w:pPr>
        <w:autoSpaceDE w:val="0"/>
        <w:autoSpaceDN w:val="0"/>
        <w:adjustRightInd w:val="0"/>
        <w:spacing w:line="276" w:lineRule="auto"/>
        <w:jc w:val="both"/>
        <w:rPr>
          <w:rFonts w:ascii="Times" w:hAnsi="Times" w:cs="Arial"/>
          <w:color w:val="222222"/>
          <w:shd w:val="clear" w:color="auto" w:fill="FFFFFF"/>
        </w:rPr>
      </w:pPr>
      <w:r w:rsidRPr="003336F9">
        <w:rPr>
          <w:rFonts w:ascii="Times" w:hAnsi="Times"/>
        </w:rPr>
        <w:t xml:space="preserve">Bernard, H. R., Johnsen, E. C., </w:t>
      </w:r>
      <w:proofErr w:type="spellStart"/>
      <w:r w:rsidRPr="003336F9">
        <w:rPr>
          <w:rFonts w:ascii="Times" w:hAnsi="Times"/>
        </w:rPr>
        <w:t>Killworth</w:t>
      </w:r>
      <w:proofErr w:type="spellEnd"/>
      <w:r w:rsidRPr="003336F9">
        <w:rPr>
          <w:rFonts w:ascii="Times" w:hAnsi="Times"/>
        </w:rPr>
        <w:t>, P., and Robinson, S. (1991)</w:t>
      </w:r>
      <w:r w:rsidR="00BC534C">
        <w:rPr>
          <w:rFonts w:ascii="Times" w:hAnsi="Times"/>
        </w:rPr>
        <w:t xml:space="preserve">. </w:t>
      </w:r>
      <w:r w:rsidRPr="003336F9">
        <w:rPr>
          <w:rFonts w:ascii="Times" w:hAnsi="Times"/>
        </w:rPr>
        <w:t>Estimating</w:t>
      </w:r>
      <w:r w:rsidR="00BC534C">
        <w:rPr>
          <w:rFonts w:ascii="Times" w:hAnsi="Times"/>
        </w:rPr>
        <w:t xml:space="preserve"> </w:t>
      </w:r>
      <w:r w:rsidRPr="003336F9">
        <w:rPr>
          <w:rFonts w:ascii="Times" w:hAnsi="Times"/>
        </w:rPr>
        <w:t>the Size of an Average Personal Network and of an Event Subpopulation:</w:t>
      </w:r>
      <w:r w:rsidR="00BC534C">
        <w:rPr>
          <w:rFonts w:ascii="Times" w:hAnsi="Times"/>
        </w:rPr>
        <w:t xml:space="preserve"> </w:t>
      </w:r>
      <w:r w:rsidRPr="003336F9">
        <w:rPr>
          <w:rFonts w:ascii="Times" w:hAnsi="Times"/>
        </w:rPr>
        <w:t>Some Empirical Results</w:t>
      </w:r>
      <w:r w:rsidR="00BC534C">
        <w:rPr>
          <w:rFonts w:ascii="Times" w:hAnsi="Times"/>
        </w:rPr>
        <w:t xml:space="preserve">. </w:t>
      </w:r>
      <w:r w:rsidRPr="00BC534C">
        <w:rPr>
          <w:rFonts w:ascii="Times" w:hAnsi="Times"/>
          <w:i/>
          <w:iCs/>
        </w:rPr>
        <w:t>Social Science Research</w:t>
      </w:r>
      <w:r w:rsidRPr="003336F9">
        <w:rPr>
          <w:rFonts w:ascii="Times" w:hAnsi="Times"/>
        </w:rPr>
        <w:t>, 20, 109–121.</w:t>
      </w:r>
    </w:p>
    <w:p w14:paraId="6B102FDE" w14:textId="3B9A598F" w:rsidR="00BC534C" w:rsidRDefault="00BC534C" w:rsidP="00150FF9">
      <w:pPr>
        <w:spacing w:line="276" w:lineRule="auto"/>
        <w:jc w:val="both"/>
        <w:rPr>
          <w:ins w:id="3258" w:author="Beate Volker" w:date="2023-08-02T16:25:00Z"/>
          <w:rFonts w:ascii="Times" w:hAnsi="Times" w:cs="Arial"/>
          <w:color w:val="222222"/>
          <w:shd w:val="clear" w:color="auto" w:fill="FFFFFF"/>
        </w:rPr>
      </w:pPr>
    </w:p>
    <w:p w14:paraId="25AFCE45" w14:textId="77777777" w:rsidR="00087114" w:rsidRPr="005B1FB3" w:rsidRDefault="00087114" w:rsidP="00087114">
      <w:pPr>
        <w:rPr>
          <w:ins w:id="3259" w:author="Beate Volker" w:date="2023-08-02T16:25:00Z"/>
          <w:lang w:eastAsia="nl-NL"/>
          <w:rPrChange w:id="3260" w:author="Tubergen, F.A. van (Frank)" w:date="2023-08-22T09:01:00Z">
            <w:rPr>
              <w:ins w:id="3261" w:author="Beate Volker" w:date="2023-08-02T16:25:00Z"/>
              <w:lang w:val="nl-NL" w:eastAsia="nl-NL"/>
            </w:rPr>
          </w:rPrChange>
        </w:rPr>
      </w:pPr>
      <w:ins w:id="3262" w:author="Beate Volker" w:date="2023-08-02T16:25:00Z">
        <w:r w:rsidRPr="005B1FB3">
          <w:rPr>
            <w:rFonts w:ascii="Arial" w:hAnsi="Arial" w:cs="Arial"/>
            <w:color w:val="222222"/>
            <w:sz w:val="20"/>
            <w:szCs w:val="20"/>
            <w:shd w:val="clear" w:color="auto" w:fill="FFFFFF"/>
            <w:lang w:eastAsia="nl-NL"/>
            <w:rPrChange w:id="3263" w:author="Tubergen, F.A. van (Frank)" w:date="2023-08-22T09:01:00Z">
              <w:rPr>
                <w:rFonts w:ascii="Arial" w:hAnsi="Arial" w:cs="Arial"/>
                <w:color w:val="222222"/>
                <w:sz w:val="20"/>
                <w:szCs w:val="20"/>
                <w:shd w:val="clear" w:color="auto" w:fill="FFFFFF"/>
                <w:lang w:val="nl-NL" w:eastAsia="nl-NL"/>
              </w:rPr>
            </w:rPrChange>
          </w:rPr>
          <w:t xml:space="preserve">Berkman, L. F., &amp; Syme, S. L. (1979). </w:t>
        </w:r>
        <w:r w:rsidRPr="00087114">
          <w:rPr>
            <w:rFonts w:ascii="Arial" w:hAnsi="Arial" w:cs="Arial"/>
            <w:color w:val="222222"/>
            <w:sz w:val="20"/>
            <w:szCs w:val="20"/>
            <w:shd w:val="clear" w:color="auto" w:fill="FFFFFF"/>
            <w:lang w:eastAsia="nl-NL"/>
            <w:rPrChange w:id="3264" w:author="Beate Volker" w:date="2023-08-02T16:25:00Z">
              <w:rPr>
                <w:rFonts w:ascii="Arial" w:hAnsi="Arial" w:cs="Arial"/>
                <w:color w:val="222222"/>
                <w:sz w:val="20"/>
                <w:szCs w:val="20"/>
                <w:shd w:val="clear" w:color="auto" w:fill="FFFFFF"/>
                <w:lang w:val="nl-NL" w:eastAsia="nl-NL"/>
              </w:rPr>
            </w:rPrChange>
          </w:rPr>
          <w:t>Social networks, host resistance, and mortality: a nine-year follow-up study of Alameda County residents. </w:t>
        </w:r>
        <w:r w:rsidRPr="005B1FB3">
          <w:rPr>
            <w:rFonts w:ascii="Arial" w:hAnsi="Arial" w:cs="Arial"/>
            <w:i/>
            <w:iCs/>
            <w:color w:val="222222"/>
            <w:sz w:val="20"/>
            <w:szCs w:val="20"/>
            <w:lang w:eastAsia="nl-NL"/>
            <w:rPrChange w:id="3265" w:author="Tubergen, F.A. van (Frank)" w:date="2023-08-22T09:01:00Z">
              <w:rPr>
                <w:rFonts w:ascii="Arial" w:hAnsi="Arial" w:cs="Arial"/>
                <w:i/>
                <w:iCs/>
                <w:color w:val="222222"/>
                <w:sz w:val="20"/>
                <w:szCs w:val="20"/>
                <w:lang w:val="nl-NL" w:eastAsia="nl-NL"/>
              </w:rPr>
            </w:rPrChange>
          </w:rPr>
          <w:t>American journal of Epidemiology</w:t>
        </w:r>
        <w:r w:rsidRPr="005B1FB3">
          <w:rPr>
            <w:rFonts w:ascii="Arial" w:hAnsi="Arial" w:cs="Arial"/>
            <w:color w:val="222222"/>
            <w:sz w:val="20"/>
            <w:szCs w:val="20"/>
            <w:shd w:val="clear" w:color="auto" w:fill="FFFFFF"/>
            <w:lang w:eastAsia="nl-NL"/>
            <w:rPrChange w:id="3266" w:author="Tubergen, F.A. van (Frank)" w:date="2023-08-22T09:01:00Z">
              <w:rPr>
                <w:rFonts w:ascii="Arial" w:hAnsi="Arial" w:cs="Arial"/>
                <w:color w:val="222222"/>
                <w:sz w:val="20"/>
                <w:szCs w:val="20"/>
                <w:shd w:val="clear" w:color="auto" w:fill="FFFFFF"/>
                <w:lang w:val="nl-NL" w:eastAsia="nl-NL"/>
              </w:rPr>
            </w:rPrChange>
          </w:rPr>
          <w:t>, </w:t>
        </w:r>
        <w:r w:rsidRPr="005B1FB3">
          <w:rPr>
            <w:rFonts w:ascii="Arial" w:hAnsi="Arial" w:cs="Arial"/>
            <w:i/>
            <w:iCs/>
            <w:color w:val="222222"/>
            <w:sz w:val="20"/>
            <w:szCs w:val="20"/>
            <w:lang w:eastAsia="nl-NL"/>
            <w:rPrChange w:id="3267" w:author="Tubergen, F.A. van (Frank)" w:date="2023-08-22T09:01:00Z">
              <w:rPr>
                <w:rFonts w:ascii="Arial" w:hAnsi="Arial" w:cs="Arial"/>
                <w:i/>
                <w:iCs/>
                <w:color w:val="222222"/>
                <w:sz w:val="20"/>
                <w:szCs w:val="20"/>
                <w:lang w:val="nl-NL" w:eastAsia="nl-NL"/>
              </w:rPr>
            </w:rPrChange>
          </w:rPr>
          <w:t>109</w:t>
        </w:r>
        <w:r w:rsidRPr="005B1FB3">
          <w:rPr>
            <w:rFonts w:ascii="Arial" w:hAnsi="Arial" w:cs="Arial"/>
            <w:color w:val="222222"/>
            <w:sz w:val="20"/>
            <w:szCs w:val="20"/>
            <w:shd w:val="clear" w:color="auto" w:fill="FFFFFF"/>
            <w:lang w:eastAsia="nl-NL"/>
            <w:rPrChange w:id="3268" w:author="Tubergen, F.A. van (Frank)" w:date="2023-08-22T09:01:00Z">
              <w:rPr>
                <w:rFonts w:ascii="Arial" w:hAnsi="Arial" w:cs="Arial"/>
                <w:color w:val="222222"/>
                <w:sz w:val="20"/>
                <w:szCs w:val="20"/>
                <w:shd w:val="clear" w:color="auto" w:fill="FFFFFF"/>
                <w:lang w:val="nl-NL" w:eastAsia="nl-NL"/>
              </w:rPr>
            </w:rPrChange>
          </w:rPr>
          <w:t>(2), 186-204.</w:t>
        </w:r>
      </w:ins>
    </w:p>
    <w:p w14:paraId="2B6A888F" w14:textId="77777777" w:rsidR="00087114" w:rsidRDefault="00087114" w:rsidP="00150FF9">
      <w:pPr>
        <w:spacing w:line="276" w:lineRule="auto"/>
        <w:jc w:val="both"/>
        <w:rPr>
          <w:ins w:id="3269" w:author="Beate Volker" w:date="2023-08-02T16:25:00Z"/>
          <w:rFonts w:ascii="Times" w:hAnsi="Times" w:cs="Arial"/>
          <w:color w:val="222222"/>
          <w:shd w:val="clear" w:color="auto" w:fill="FFFFFF"/>
        </w:rPr>
      </w:pPr>
    </w:p>
    <w:p w14:paraId="1A048CCD" w14:textId="77777777" w:rsidR="00087114" w:rsidRDefault="00087114" w:rsidP="00150FF9">
      <w:pPr>
        <w:spacing w:line="276" w:lineRule="auto"/>
        <w:jc w:val="both"/>
        <w:rPr>
          <w:rFonts w:ascii="Times" w:hAnsi="Times" w:cs="Arial"/>
          <w:color w:val="222222"/>
          <w:shd w:val="clear" w:color="auto" w:fill="FFFFFF"/>
        </w:rPr>
      </w:pPr>
    </w:p>
    <w:p w14:paraId="34B650E4" w14:textId="2CA90421" w:rsidR="00472FB4" w:rsidRPr="00472FB4" w:rsidRDefault="00472FB4" w:rsidP="00150FF9">
      <w:pPr>
        <w:spacing w:line="276" w:lineRule="auto"/>
        <w:jc w:val="both"/>
        <w:rPr>
          <w:rFonts w:ascii="Times" w:hAnsi="Times"/>
        </w:rPr>
      </w:pPr>
      <w:proofErr w:type="spellStart"/>
      <w:r w:rsidRPr="00472FB4">
        <w:rPr>
          <w:rFonts w:ascii="Times" w:hAnsi="Times" w:cs="Arial"/>
          <w:color w:val="222222"/>
          <w:shd w:val="clear" w:color="auto" w:fill="FFFFFF"/>
        </w:rPr>
        <w:t>Bickart</w:t>
      </w:r>
      <w:proofErr w:type="spellEnd"/>
      <w:r w:rsidRPr="00472FB4">
        <w:rPr>
          <w:rFonts w:ascii="Times" w:hAnsi="Times" w:cs="Arial"/>
          <w:color w:val="222222"/>
          <w:shd w:val="clear" w:color="auto" w:fill="FFFFFF"/>
        </w:rPr>
        <w:t xml:space="preserve">, K. C., Wright, C. I., </w:t>
      </w:r>
      <w:proofErr w:type="spellStart"/>
      <w:r w:rsidRPr="00472FB4">
        <w:rPr>
          <w:rFonts w:ascii="Times" w:hAnsi="Times" w:cs="Arial"/>
          <w:color w:val="222222"/>
          <w:shd w:val="clear" w:color="auto" w:fill="FFFFFF"/>
        </w:rPr>
        <w:t>Dautoff</w:t>
      </w:r>
      <w:proofErr w:type="spellEnd"/>
      <w:r w:rsidRPr="00472FB4">
        <w:rPr>
          <w:rFonts w:ascii="Times" w:hAnsi="Times" w:cs="Arial"/>
          <w:color w:val="222222"/>
          <w:shd w:val="clear" w:color="auto" w:fill="FFFFFF"/>
        </w:rPr>
        <w:t>, R. J., Dickerson, B. C., &amp; Barrett, L. F. (2011). Amygdala volume and social network size in humans. </w:t>
      </w:r>
      <w:r w:rsidRPr="00472FB4">
        <w:rPr>
          <w:rFonts w:ascii="Times" w:hAnsi="Times" w:cs="Arial"/>
          <w:i/>
          <w:iCs/>
          <w:color w:val="222222"/>
        </w:rPr>
        <w:t>Nature neuroscience</w:t>
      </w:r>
      <w:r w:rsidRPr="00472FB4">
        <w:rPr>
          <w:rFonts w:ascii="Times" w:hAnsi="Times" w:cs="Arial"/>
          <w:color w:val="222222"/>
          <w:shd w:val="clear" w:color="auto" w:fill="FFFFFF"/>
        </w:rPr>
        <w:t>, </w:t>
      </w:r>
      <w:r w:rsidRPr="00472FB4">
        <w:rPr>
          <w:rFonts w:ascii="Times" w:hAnsi="Times" w:cs="Arial"/>
          <w:i/>
          <w:iCs/>
          <w:color w:val="222222"/>
        </w:rPr>
        <w:t>14</w:t>
      </w:r>
      <w:r w:rsidRPr="00472FB4">
        <w:rPr>
          <w:rFonts w:ascii="Times" w:hAnsi="Times" w:cs="Arial"/>
          <w:color w:val="222222"/>
          <w:shd w:val="clear" w:color="auto" w:fill="FFFFFF"/>
        </w:rPr>
        <w:t>(2), 163-164.</w:t>
      </w:r>
    </w:p>
    <w:p w14:paraId="094F6090" w14:textId="77777777" w:rsidR="00472FB4" w:rsidRPr="003336F9" w:rsidRDefault="00472FB4" w:rsidP="00150FF9">
      <w:pPr>
        <w:spacing w:line="276" w:lineRule="auto"/>
        <w:jc w:val="both"/>
        <w:rPr>
          <w:rFonts w:ascii="Times" w:hAnsi="Times" w:cs="Arial"/>
          <w:color w:val="222222"/>
          <w:shd w:val="clear" w:color="auto" w:fill="FFFFFF"/>
        </w:rPr>
      </w:pPr>
    </w:p>
    <w:p w14:paraId="1117E9B9" w14:textId="6709353B" w:rsidR="00E047F0" w:rsidRPr="00E047F0" w:rsidRDefault="00E047F0" w:rsidP="00150FF9">
      <w:pPr>
        <w:spacing w:line="276" w:lineRule="auto"/>
        <w:jc w:val="both"/>
        <w:rPr>
          <w:rFonts w:ascii="Times" w:hAnsi="Times"/>
        </w:rPr>
      </w:pPr>
      <w:proofErr w:type="spellStart"/>
      <w:r w:rsidRPr="00E047F0">
        <w:rPr>
          <w:rFonts w:ascii="Times" w:hAnsi="Times" w:cs="Arial"/>
          <w:color w:val="222222"/>
          <w:shd w:val="clear" w:color="auto" w:fill="FFFFFF"/>
        </w:rPr>
        <w:t>Bickart</w:t>
      </w:r>
      <w:proofErr w:type="spellEnd"/>
      <w:r w:rsidRPr="00E047F0">
        <w:rPr>
          <w:rFonts w:ascii="Times" w:hAnsi="Times" w:cs="Arial"/>
          <w:color w:val="222222"/>
          <w:shd w:val="clear" w:color="auto" w:fill="FFFFFF"/>
        </w:rPr>
        <w:t>, K. C., Hollenbeck, M. C., Barrett, L. F., &amp; Dickerson, B. C. (2012). Intrinsic amygdala–cortical functional connectivity predicts social network size in humans. </w:t>
      </w:r>
      <w:r w:rsidRPr="00E047F0">
        <w:rPr>
          <w:rFonts w:ascii="Times" w:hAnsi="Times" w:cs="Arial"/>
          <w:i/>
          <w:iCs/>
          <w:color w:val="222222"/>
        </w:rPr>
        <w:t>Journal of neuroscience</w:t>
      </w:r>
      <w:r w:rsidRPr="00E047F0">
        <w:rPr>
          <w:rFonts w:ascii="Times" w:hAnsi="Times" w:cs="Arial"/>
          <w:color w:val="222222"/>
          <w:shd w:val="clear" w:color="auto" w:fill="FFFFFF"/>
        </w:rPr>
        <w:t>, </w:t>
      </w:r>
      <w:r w:rsidRPr="00E047F0">
        <w:rPr>
          <w:rFonts w:ascii="Times" w:hAnsi="Times" w:cs="Arial"/>
          <w:i/>
          <w:iCs/>
          <w:color w:val="222222"/>
        </w:rPr>
        <w:t>32</w:t>
      </w:r>
      <w:r w:rsidRPr="00E047F0">
        <w:rPr>
          <w:rFonts w:ascii="Times" w:hAnsi="Times" w:cs="Arial"/>
          <w:color w:val="222222"/>
          <w:shd w:val="clear" w:color="auto" w:fill="FFFFFF"/>
        </w:rPr>
        <w:t>(42), 14729-14741.</w:t>
      </w:r>
    </w:p>
    <w:p w14:paraId="346DE617" w14:textId="6EAD16DA" w:rsidR="00A72433" w:rsidRPr="003336F9" w:rsidRDefault="00A72433" w:rsidP="00150FF9">
      <w:pPr>
        <w:spacing w:line="276" w:lineRule="auto"/>
        <w:jc w:val="both"/>
        <w:rPr>
          <w:rFonts w:ascii="Times" w:hAnsi="Times" w:cs="Arial"/>
          <w:color w:val="222222"/>
          <w:shd w:val="clear" w:color="auto" w:fill="FFFFFF"/>
        </w:rPr>
      </w:pPr>
    </w:p>
    <w:p w14:paraId="18292080" w14:textId="22A3C3B3" w:rsidR="004D3C72" w:rsidRPr="004D3C72" w:rsidRDefault="00892E83" w:rsidP="004D3C72">
      <w:pPr>
        <w:rPr>
          <w:ins w:id="3270" w:author="Beate Volker" w:date="2023-08-02T16:31:00Z"/>
          <w:lang w:eastAsia="nl-NL"/>
          <w:rPrChange w:id="3271" w:author="Beate Volker" w:date="2023-08-02T16:31:00Z">
            <w:rPr>
              <w:ins w:id="3272" w:author="Beate Volker" w:date="2023-08-02T16:31:00Z"/>
              <w:lang w:val="nl-NL" w:eastAsia="nl-NL"/>
            </w:rPr>
          </w:rPrChange>
        </w:rPr>
      </w:pPr>
      <w:proofErr w:type="spellStart"/>
      <w:r w:rsidRPr="003336F9">
        <w:rPr>
          <w:rFonts w:ascii="Times" w:hAnsi="Times" w:cs="Arial"/>
          <w:color w:val="222222"/>
          <w:shd w:val="clear" w:color="auto" w:fill="FFFFFF"/>
        </w:rPr>
        <w:t>Bidart</w:t>
      </w:r>
      <w:proofErr w:type="spellEnd"/>
      <w:r w:rsidRPr="003336F9">
        <w:rPr>
          <w:rFonts w:ascii="Times" w:hAnsi="Times" w:cs="Arial"/>
          <w:color w:val="222222"/>
          <w:shd w:val="clear" w:color="auto" w:fill="FFFFFF"/>
        </w:rPr>
        <w:t>, C.</w:t>
      </w:r>
      <w:ins w:id="3273" w:author="Beate Volker" w:date="2023-08-02T16:30:00Z">
        <w:r w:rsidR="004D3C72">
          <w:rPr>
            <w:rFonts w:ascii="Times" w:hAnsi="Times" w:cs="Arial"/>
            <w:color w:val="222222"/>
            <w:shd w:val="clear" w:color="auto" w:fill="FFFFFF"/>
          </w:rPr>
          <w:t xml:space="preserve"> (2020) Living in Networks. The Dynamics of Social Relationships. </w:t>
        </w:r>
      </w:ins>
      <w:ins w:id="3274" w:author="Beate Volker" w:date="2023-08-02T16:31:00Z">
        <w:r w:rsidR="004D3C72">
          <w:rPr>
            <w:rFonts w:ascii="Times" w:hAnsi="Times" w:cs="Arial"/>
            <w:color w:val="222222"/>
            <w:shd w:val="clear" w:color="auto" w:fill="FFFFFF"/>
          </w:rPr>
          <w:t xml:space="preserve">Cambridge University Press. Cambridge, UK. </w:t>
        </w:r>
        <w:r w:rsidR="004D3C72" w:rsidRPr="004D3C72">
          <w:rPr>
            <w:lang w:eastAsia="nl-NL"/>
            <w:rPrChange w:id="3275" w:author="Beate Volker" w:date="2023-08-02T16:31:00Z">
              <w:rPr>
                <w:lang w:val="nl-NL" w:eastAsia="nl-NL"/>
              </w:rPr>
            </w:rPrChange>
          </w:rPr>
          <w:t xml:space="preserve"> </w:t>
        </w:r>
      </w:ins>
    </w:p>
    <w:p w14:paraId="015295FF" w14:textId="7CFA018D" w:rsidR="00892E83" w:rsidRPr="003336F9" w:rsidDel="004D3C72" w:rsidRDefault="00892E83" w:rsidP="00150FF9">
      <w:pPr>
        <w:spacing w:line="276" w:lineRule="auto"/>
        <w:jc w:val="both"/>
        <w:rPr>
          <w:del w:id="3276" w:author="Beate Volker" w:date="2023-08-02T16:31:00Z"/>
          <w:rFonts w:ascii="Times" w:hAnsi="Times" w:cs="Arial"/>
          <w:color w:val="222222"/>
          <w:shd w:val="clear" w:color="auto" w:fill="FFFFFF"/>
        </w:rPr>
      </w:pPr>
    </w:p>
    <w:p w14:paraId="36A8BA48" w14:textId="0C9EF0DE" w:rsidR="00892E83" w:rsidRPr="003336F9" w:rsidRDefault="00892E83" w:rsidP="00150FF9">
      <w:pPr>
        <w:spacing w:line="276" w:lineRule="auto"/>
        <w:jc w:val="both"/>
        <w:rPr>
          <w:rFonts w:ascii="Times" w:hAnsi="Times" w:cs="Arial"/>
          <w:color w:val="222222"/>
          <w:shd w:val="clear" w:color="auto" w:fill="FFFFFF"/>
        </w:rPr>
      </w:pPr>
    </w:p>
    <w:p w14:paraId="488B262D" w14:textId="1E57253B" w:rsidR="005066DA" w:rsidRPr="003336F9" w:rsidRDefault="005066DA" w:rsidP="00150FF9">
      <w:pPr>
        <w:spacing w:line="276" w:lineRule="auto"/>
        <w:jc w:val="both"/>
        <w:rPr>
          <w:rFonts w:ascii="Times" w:hAnsi="Times" w:cs="Arial"/>
          <w:color w:val="222222"/>
          <w:shd w:val="clear" w:color="auto" w:fill="FFFFFF"/>
        </w:rPr>
      </w:pPr>
    </w:p>
    <w:p w14:paraId="7121656D" w14:textId="6C9C3F6B" w:rsidR="005066DA" w:rsidRPr="00BC534C" w:rsidRDefault="005066DA" w:rsidP="00150FF9">
      <w:pPr>
        <w:autoSpaceDE w:val="0"/>
        <w:autoSpaceDN w:val="0"/>
        <w:adjustRightInd w:val="0"/>
        <w:spacing w:line="276" w:lineRule="auto"/>
        <w:jc w:val="both"/>
        <w:rPr>
          <w:rFonts w:ascii="Times" w:hAnsi="Times" w:cs="Põ÷Ωò"/>
          <w:color w:val="2A2A2A"/>
        </w:rPr>
      </w:pPr>
      <w:r w:rsidRPr="003336F9">
        <w:rPr>
          <w:rFonts w:ascii="Times" w:hAnsi="Times" w:cs="Põ÷Ωò"/>
          <w:color w:val="2A2A2A"/>
        </w:rPr>
        <w:t xml:space="preserve">Bernard, R. H., Johnsen, E., </w:t>
      </w:r>
      <w:proofErr w:type="spellStart"/>
      <w:r w:rsidRPr="003336F9">
        <w:rPr>
          <w:rFonts w:ascii="Times" w:hAnsi="Times" w:cs="Põ÷Ωò"/>
          <w:color w:val="2A2A2A"/>
        </w:rPr>
        <w:t>Killworth</w:t>
      </w:r>
      <w:proofErr w:type="spellEnd"/>
      <w:r w:rsidRPr="003336F9">
        <w:rPr>
          <w:rFonts w:ascii="Times" w:hAnsi="Times" w:cs="Põ÷Ωò"/>
          <w:color w:val="2A2A2A"/>
        </w:rPr>
        <w:t>, P., &amp; Robinson, S. (1991). Estimating the size of an average personal network and of an</w:t>
      </w:r>
      <w:r w:rsidR="00BC534C">
        <w:rPr>
          <w:rFonts w:ascii="Times" w:hAnsi="Times" w:cs="Põ÷Ωò"/>
          <w:color w:val="2A2A2A"/>
        </w:rPr>
        <w:t xml:space="preserve"> </w:t>
      </w:r>
      <w:r w:rsidRPr="003336F9">
        <w:rPr>
          <w:rFonts w:ascii="Times" w:hAnsi="Times" w:cs="Põ÷Ωò"/>
          <w:color w:val="2A2A2A"/>
        </w:rPr>
        <w:t xml:space="preserve">event subpopulation: Some empirical results. </w:t>
      </w:r>
      <w:r w:rsidRPr="00BC534C">
        <w:rPr>
          <w:rFonts w:ascii="Times" w:hAnsi="Times" w:cs="Põ÷Ωò"/>
          <w:i/>
          <w:iCs/>
          <w:color w:val="2A2A2A"/>
        </w:rPr>
        <w:t>Social Science Research</w:t>
      </w:r>
      <w:r w:rsidRPr="00BC534C">
        <w:rPr>
          <w:rFonts w:ascii="Times" w:hAnsi="Times" w:cs="Põ÷Ωò"/>
          <w:color w:val="2A2A2A"/>
        </w:rPr>
        <w:t>, 20(2), 109–121.</w:t>
      </w:r>
    </w:p>
    <w:p w14:paraId="103C1C22" w14:textId="46E99A86" w:rsidR="005066DA" w:rsidRDefault="005066DA" w:rsidP="00150FF9">
      <w:pPr>
        <w:spacing w:line="276" w:lineRule="auto"/>
        <w:jc w:val="both"/>
        <w:rPr>
          <w:ins w:id="3277" w:author="Bas Hofstra" w:date="2023-07-25T15:37:00Z"/>
          <w:rFonts w:ascii="Times" w:hAnsi="Times" w:cs="Arial"/>
          <w:color w:val="222222"/>
          <w:shd w:val="clear" w:color="auto" w:fill="FFFFFF"/>
        </w:rPr>
      </w:pPr>
    </w:p>
    <w:p w14:paraId="0AD9DA9A" w14:textId="7F361B62" w:rsidR="00537287" w:rsidRPr="00537287" w:rsidRDefault="00537287">
      <w:pPr>
        <w:spacing w:line="276" w:lineRule="auto"/>
        <w:rPr>
          <w:ins w:id="3278" w:author="Bas Hofstra" w:date="2023-07-25T15:37:00Z"/>
          <w:rPrChange w:id="3279" w:author="Bas Hofstra" w:date="2023-07-25T15:37:00Z">
            <w:rPr>
              <w:ins w:id="3280" w:author="Bas Hofstra" w:date="2023-07-25T15:37:00Z"/>
              <w:rFonts w:ascii="Times" w:hAnsi="Times" w:cs="Arial"/>
              <w:color w:val="222222"/>
              <w:shd w:val="clear" w:color="auto" w:fill="FFFFFF"/>
            </w:rPr>
          </w:rPrChange>
        </w:rPr>
        <w:pPrChange w:id="3281" w:author="Bas Hofstra" w:date="2023-07-25T15:37:00Z">
          <w:pPr>
            <w:spacing w:line="276" w:lineRule="auto"/>
            <w:jc w:val="both"/>
          </w:pPr>
        </w:pPrChange>
      </w:pPr>
      <w:ins w:id="3282" w:author="Bas Hofstra" w:date="2023-07-25T15:37:00Z">
        <w:r>
          <w:t xml:space="preserve">Castles Stephen, de Haas Hein, Miller &amp; Mark J. (2013). </w:t>
        </w:r>
        <w:r>
          <w:rPr>
            <w:rStyle w:val="Emphasis"/>
          </w:rPr>
          <w:t>The Age of Migration: International Population Movements in the Modern World</w:t>
        </w:r>
        <w:r>
          <w:t>, 5th ed. New York: The Guilford Press.</w:t>
        </w:r>
      </w:ins>
    </w:p>
    <w:p w14:paraId="4A2858F0" w14:textId="77777777" w:rsidR="00537287" w:rsidRPr="003336F9" w:rsidRDefault="00537287" w:rsidP="00150FF9">
      <w:pPr>
        <w:spacing w:line="276" w:lineRule="auto"/>
        <w:jc w:val="both"/>
        <w:rPr>
          <w:rFonts w:ascii="Times" w:hAnsi="Times" w:cs="Arial"/>
          <w:color w:val="222222"/>
          <w:shd w:val="clear" w:color="auto" w:fill="FFFFFF"/>
        </w:rPr>
      </w:pPr>
    </w:p>
    <w:p w14:paraId="6D325B37" w14:textId="4139EF12" w:rsidR="00A72433" w:rsidRPr="00A72433" w:rsidRDefault="00A72433" w:rsidP="00150FF9">
      <w:pPr>
        <w:spacing w:line="276" w:lineRule="auto"/>
        <w:jc w:val="both"/>
        <w:rPr>
          <w:rFonts w:ascii="Times" w:hAnsi="Times"/>
        </w:rPr>
      </w:pPr>
      <w:r w:rsidRPr="00A72433">
        <w:rPr>
          <w:rFonts w:ascii="Times" w:hAnsi="Times" w:cs="Arial"/>
          <w:color w:val="222222"/>
          <w:shd w:val="clear" w:color="auto" w:fill="FFFFFF"/>
        </w:rPr>
        <w:t xml:space="preserve">Cohen, S., Doyle, W. J., </w:t>
      </w:r>
      <w:proofErr w:type="spellStart"/>
      <w:r w:rsidRPr="00A72433">
        <w:rPr>
          <w:rFonts w:ascii="Times" w:hAnsi="Times" w:cs="Arial"/>
          <w:color w:val="222222"/>
          <w:shd w:val="clear" w:color="auto" w:fill="FFFFFF"/>
        </w:rPr>
        <w:t>Skoner</w:t>
      </w:r>
      <w:proofErr w:type="spellEnd"/>
      <w:r w:rsidRPr="00A72433">
        <w:rPr>
          <w:rFonts w:ascii="Times" w:hAnsi="Times" w:cs="Arial"/>
          <w:color w:val="222222"/>
          <w:shd w:val="clear" w:color="auto" w:fill="FFFFFF"/>
        </w:rPr>
        <w:t>, D. P., Rabin, B. S., &amp; Gwaltney, J. M. (1997). Social ties and susceptibility to the common cold. </w:t>
      </w:r>
      <w:r w:rsidRPr="00A72433">
        <w:rPr>
          <w:rFonts w:ascii="Times" w:hAnsi="Times" w:cs="Arial"/>
          <w:i/>
          <w:iCs/>
          <w:color w:val="222222"/>
        </w:rPr>
        <w:t>Jama</w:t>
      </w:r>
      <w:r w:rsidRPr="00A72433">
        <w:rPr>
          <w:rFonts w:ascii="Times" w:hAnsi="Times" w:cs="Arial"/>
          <w:color w:val="222222"/>
          <w:shd w:val="clear" w:color="auto" w:fill="FFFFFF"/>
        </w:rPr>
        <w:t>, </w:t>
      </w:r>
      <w:r w:rsidRPr="00A72433">
        <w:rPr>
          <w:rFonts w:ascii="Times" w:hAnsi="Times" w:cs="Arial"/>
          <w:i/>
          <w:iCs/>
          <w:color w:val="222222"/>
        </w:rPr>
        <w:t>277</w:t>
      </w:r>
      <w:r w:rsidRPr="00A72433">
        <w:rPr>
          <w:rFonts w:ascii="Times" w:hAnsi="Times" w:cs="Arial"/>
          <w:color w:val="222222"/>
          <w:shd w:val="clear" w:color="auto" w:fill="FFFFFF"/>
        </w:rPr>
        <w:t>(24), 1940-1944.</w:t>
      </w:r>
    </w:p>
    <w:p w14:paraId="3B820D38" w14:textId="77777777" w:rsidR="00A72433" w:rsidRPr="003336F9" w:rsidRDefault="00A72433" w:rsidP="00150FF9">
      <w:pPr>
        <w:spacing w:line="276" w:lineRule="auto"/>
        <w:jc w:val="both"/>
        <w:rPr>
          <w:rFonts w:ascii="Times" w:hAnsi="Times" w:cs="Arial"/>
          <w:color w:val="222222"/>
          <w:shd w:val="clear" w:color="auto" w:fill="FFFFFF"/>
        </w:rPr>
      </w:pPr>
    </w:p>
    <w:p w14:paraId="2DB25CC5" w14:textId="66956179" w:rsidR="004643EC" w:rsidRPr="003336F9" w:rsidRDefault="004643EC" w:rsidP="00150FF9">
      <w:pPr>
        <w:spacing w:line="276" w:lineRule="auto"/>
        <w:jc w:val="both"/>
        <w:rPr>
          <w:rFonts w:ascii="Times" w:hAnsi="Times" w:cs="Arial"/>
          <w:color w:val="222222"/>
          <w:shd w:val="clear" w:color="auto" w:fill="FFFFFF"/>
        </w:rPr>
      </w:pPr>
      <w:r w:rsidRPr="004643EC">
        <w:rPr>
          <w:rFonts w:ascii="Times" w:hAnsi="Times" w:cs="Arial"/>
          <w:color w:val="222222"/>
          <w:shd w:val="clear" w:color="auto" w:fill="FFFFFF"/>
        </w:rPr>
        <w:t xml:space="preserve">Cornwell, B., Schumm, L. P., </w:t>
      </w:r>
      <w:proofErr w:type="spellStart"/>
      <w:r w:rsidRPr="004643EC">
        <w:rPr>
          <w:rFonts w:ascii="Times" w:hAnsi="Times" w:cs="Arial"/>
          <w:color w:val="222222"/>
          <w:shd w:val="clear" w:color="auto" w:fill="FFFFFF"/>
        </w:rPr>
        <w:t>Laumann</w:t>
      </w:r>
      <w:proofErr w:type="spellEnd"/>
      <w:r w:rsidRPr="004643EC">
        <w:rPr>
          <w:rFonts w:ascii="Times" w:hAnsi="Times" w:cs="Arial"/>
          <w:color w:val="222222"/>
          <w:shd w:val="clear" w:color="auto" w:fill="FFFFFF"/>
        </w:rPr>
        <w:t>, E. O., Kim, J., &amp; Kim, Y. J. (2014). Assessment of social network change in a national longitudinal survey. </w:t>
      </w:r>
      <w:r w:rsidRPr="004643EC">
        <w:rPr>
          <w:rFonts w:ascii="Times" w:hAnsi="Times" w:cs="Arial"/>
          <w:i/>
          <w:iCs/>
          <w:color w:val="222222"/>
        </w:rPr>
        <w:t>Journals of Gerontology Series B: Psychological Sciences and Social Sciences</w:t>
      </w:r>
      <w:r w:rsidRPr="004643EC">
        <w:rPr>
          <w:rFonts w:ascii="Times" w:hAnsi="Times" w:cs="Arial"/>
          <w:color w:val="222222"/>
          <w:shd w:val="clear" w:color="auto" w:fill="FFFFFF"/>
        </w:rPr>
        <w:t>, </w:t>
      </w:r>
      <w:r w:rsidRPr="004643EC">
        <w:rPr>
          <w:rFonts w:ascii="Times" w:hAnsi="Times" w:cs="Arial"/>
          <w:i/>
          <w:iCs/>
          <w:color w:val="222222"/>
        </w:rPr>
        <w:t>69</w:t>
      </w:r>
      <w:r w:rsidRPr="004643EC">
        <w:rPr>
          <w:rFonts w:ascii="Times" w:hAnsi="Times" w:cs="Arial"/>
          <w:color w:val="222222"/>
          <w:shd w:val="clear" w:color="auto" w:fill="FFFFFF"/>
        </w:rPr>
        <w:t>(Suppl_2), S75-S82.</w:t>
      </w:r>
    </w:p>
    <w:p w14:paraId="5F421AFB" w14:textId="0611EA60" w:rsidR="00472FB4" w:rsidRPr="003336F9" w:rsidRDefault="00472FB4" w:rsidP="00150FF9">
      <w:pPr>
        <w:spacing w:line="276" w:lineRule="auto"/>
        <w:jc w:val="both"/>
        <w:rPr>
          <w:rFonts w:ascii="Times" w:hAnsi="Times" w:cs="Arial"/>
          <w:color w:val="222222"/>
          <w:shd w:val="clear" w:color="auto" w:fill="FFFFFF"/>
        </w:rPr>
      </w:pPr>
    </w:p>
    <w:p w14:paraId="0D5B629F" w14:textId="0BC95A4B" w:rsidR="00472FB4" w:rsidRPr="00472FB4" w:rsidRDefault="00472FB4" w:rsidP="00150FF9">
      <w:pPr>
        <w:spacing w:line="276" w:lineRule="auto"/>
        <w:jc w:val="both"/>
        <w:rPr>
          <w:rFonts w:ascii="Times" w:hAnsi="Times"/>
        </w:rPr>
      </w:pPr>
      <w:proofErr w:type="gramStart"/>
      <w:r w:rsidRPr="005D069E">
        <w:rPr>
          <w:rFonts w:ascii="Times" w:hAnsi="Times" w:cs="Arial"/>
          <w:color w:val="222222"/>
          <w:shd w:val="clear" w:color="auto" w:fill="FFFFFF"/>
          <w:lang w:val="nl-NL"/>
        </w:rPr>
        <w:t>de</w:t>
      </w:r>
      <w:proofErr w:type="gramEnd"/>
      <w:r w:rsidRPr="005D069E">
        <w:rPr>
          <w:rFonts w:ascii="Times" w:hAnsi="Times" w:cs="Arial"/>
          <w:color w:val="222222"/>
          <w:shd w:val="clear" w:color="auto" w:fill="FFFFFF"/>
          <w:lang w:val="nl-NL"/>
        </w:rPr>
        <w:t xml:space="preserve"> </w:t>
      </w:r>
      <w:proofErr w:type="spellStart"/>
      <w:r w:rsidRPr="005D069E">
        <w:rPr>
          <w:rFonts w:ascii="Times" w:hAnsi="Times" w:cs="Arial"/>
          <w:color w:val="222222"/>
          <w:shd w:val="clear" w:color="auto" w:fill="FFFFFF"/>
          <w:lang w:val="nl-NL"/>
        </w:rPr>
        <w:t>Sola</w:t>
      </w:r>
      <w:proofErr w:type="spellEnd"/>
      <w:r w:rsidRPr="005D069E">
        <w:rPr>
          <w:rFonts w:ascii="Times" w:hAnsi="Times" w:cs="Arial"/>
          <w:color w:val="222222"/>
          <w:shd w:val="clear" w:color="auto" w:fill="FFFFFF"/>
          <w:lang w:val="nl-NL"/>
        </w:rPr>
        <w:t xml:space="preserve"> Pool, I., &amp; </w:t>
      </w:r>
      <w:proofErr w:type="spellStart"/>
      <w:r w:rsidRPr="005D069E">
        <w:rPr>
          <w:rFonts w:ascii="Times" w:hAnsi="Times" w:cs="Arial"/>
          <w:color w:val="222222"/>
          <w:shd w:val="clear" w:color="auto" w:fill="FFFFFF"/>
          <w:lang w:val="nl-NL"/>
        </w:rPr>
        <w:t>Kochen</w:t>
      </w:r>
      <w:proofErr w:type="spellEnd"/>
      <w:r w:rsidRPr="005D069E">
        <w:rPr>
          <w:rFonts w:ascii="Times" w:hAnsi="Times" w:cs="Arial"/>
          <w:color w:val="222222"/>
          <w:shd w:val="clear" w:color="auto" w:fill="FFFFFF"/>
          <w:lang w:val="nl-NL"/>
        </w:rPr>
        <w:t xml:space="preserve">, M. (1978). </w:t>
      </w:r>
      <w:r w:rsidRPr="00472FB4">
        <w:rPr>
          <w:rFonts w:ascii="Times" w:hAnsi="Times" w:cs="Arial"/>
          <w:color w:val="222222"/>
          <w:shd w:val="clear" w:color="auto" w:fill="FFFFFF"/>
        </w:rPr>
        <w:t>Contacts and influence. </w:t>
      </w:r>
      <w:r w:rsidRPr="00472FB4">
        <w:rPr>
          <w:rFonts w:ascii="Times" w:hAnsi="Times" w:cs="Arial"/>
          <w:i/>
          <w:iCs/>
          <w:color w:val="222222"/>
        </w:rPr>
        <w:t>Social networks</w:t>
      </w:r>
      <w:r w:rsidRPr="00472FB4">
        <w:rPr>
          <w:rFonts w:ascii="Times" w:hAnsi="Times" w:cs="Arial"/>
          <w:color w:val="222222"/>
          <w:shd w:val="clear" w:color="auto" w:fill="FFFFFF"/>
        </w:rPr>
        <w:t>, </w:t>
      </w:r>
      <w:r w:rsidRPr="00472FB4">
        <w:rPr>
          <w:rFonts w:ascii="Times" w:hAnsi="Times" w:cs="Arial"/>
          <w:i/>
          <w:iCs/>
          <w:color w:val="222222"/>
        </w:rPr>
        <w:t>1</w:t>
      </w:r>
      <w:r w:rsidRPr="00472FB4">
        <w:rPr>
          <w:rFonts w:ascii="Times" w:hAnsi="Times" w:cs="Arial"/>
          <w:color w:val="222222"/>
          <w:shd w:val="clear" w:color="auto" w:fill="FFFFFF"/>
        </w:rPr>
        <w:t>(1), 5-51.</w:t>
      </w:r>
    </w:p>
    <w:p w14:paraId="5E24B19A" w14:textId="34CA4063" w:rsidR="00E6007C" w:rsidRPr="003336F9" w:rsidRDefault="00E6007C" w:rsidP="00150FF9">
      <w:pPr>
        <w:spacing w:line="276" w:lineRule="auto"/>
        <w:jc w:val="both"/>
        <w:rPr>
          <w:rFonts w:ascii="Times" w:hAnsi="Times" w:cs="Arial"/>
          <w:color w:val="222222"/>
          <w:shd w:val="clear" w:color="auto" w:fill="FFFFFF"/>
        </w:rPr>
      </w:pPr>
    </w:p>
    <w:p w14:paraId="20192692" w14:textId="4699A1F9" w:rsidR="00472FB4" w:rsidRPr="002E3185" w:rsidRDefault="00472FB4" w:rsidP="00150FF9">
      <w:pPr>
        <w:spacing w:line="276" w:lineRule="auto"/>
        <w:jc w:val="both"/>
        <w:rPr>
          <w:rFonts w:ascii="Times" w:hAnsi="Times"/>
        </w:rPr>
      </w:pPr>
      <w:proofErr w:type="gramStart"/>
      <w:r w:rsidRPr="005D069E">
        <w:rPr>
          <w:rFonts w:ascii="Times" w:hAnsi="Times" w:cs="Arial"/>
          <w:color w:val="222222"/>
          <w:shd w:val="clear" w:color="auto" w:fill="FFFFFF"/>
          <w:lang w:val="nl-NL"/>
        </w:rPr>
        <w:t>de</w:t>
      </w:r>
      <w:proofErr w:type="gramEnd"/>
      <w:r w:rsidRPr="005D069E">
        <w:rPr>
          <w:rFonts w:ascii="Times" w:hAnsi="Times" w:cs="Arial"/>
          <w:color w:val="222222"/>
          <w:shd w:val="clear" w:color="auto" w:fill="FFFFFF"/>
          <w:lang w:val="nl-NL"/>
        </w:rPr>
        <w:t xml:space="preserve"> </w:t>
      </w:r>
      <w:proofErr w:type="spellStart"/>
      <w:r w:rsidRPr="005D069E">
        <w:rPr>
          <w:rFonts w:ascii="Times" w:hAnsi="Times" w:cs="Arial"/>
          <w:color w:val="222222"/>
          <w:shd w:val="clear" w:color="auto" w:fill="FFFFFF"/>
          <w:lang w:val="nl-NL"/>
        </w:rPr>
        <w:t>Sola</w:t>
      </w:r>
      <w:proofErr w:type="spellEnd"/>
      <w:r w:rsidRPr="005D069E">
        <w:rPr>
          <w:rFonts w:ascii="Times" w:hAnsi="Times" w:cs="Arial"/>
          <w:color w:val="222222"/>
          <w:shd w:val="clear" w:color="auto" w:fill="FFFFFF"/>
          <w:lang w:val="nl-NL"/>
        </w:rPr>
        <w:t xml:space="preserve"> Pool, I., &amp; </w:t>
      </w:r>
      <w:proofErr w:type="spellStart"/>
      <w:r w:rsidRPr="005D069E">
        <w:rPr>
          <w:rFonts w:ascii="Times" w:hAnsi="Times" w:cs="Arial"/>
          <w:color w:val="222222"/>
          <w:shd w:val="clear" w:color="auto" w:fill="FFFFFF"/>
          <w:lang w:val="nl-NL"/>
        </w:rPr>
        <w:t>Kochen</w:t>
      </w:r>
      <w:proofErr w:type="spellEnd"/>
      <w:r w:rsidRPr="005D069E">
        <w:rPr>
          <w:rFonts w:ascii="Times" w:hAnsi="Times" w:cs="Arial"/>
          <w:color w:val="222222"/>
          <w:shd w:val="clear" w:color="auto" w:fill="FFFFFF"/>
          <w:lang w:val="nl-NL"/>
        </w:rPr>
        <w:t xml:space="preserve">, M. (2011). </w:t>
      </w:r>
      <w:r w:rsidRPr="00472FB4">
        <w:rPr>
          <w:rFonts w:ascii="Times" w:hAnsi="Times" w:cs="Arial"/>
          <w:color w:val="222222"/>
          <w:shd w:val="clear" w:color="auto" w:fill="FFFFFF"/>
        </w:rPr>
        <w:t>Contacts and influence. In </w:t>
      </w:r>
      <w:r w:rsidRPr="00472FB4">
        <w:rPr>
          <w:rFonts w:ascii="Times" w:hAnsi="Times" w:cs="Arial"/>
          <w:i/>
          <w:iCs/>
          <w:color w:val="222222"/>
        </w:rPr>
        <w:t>The structure and dynamics of networks</w:t>
      </w:r>
      <w:r w:rsidRPr="00472FB4">
        <w:rPr>
          <w:rFonts w:ascii="Times" w:hAnsi="Times" w:cs="Arial"/>
          <w:color w:val="222222"/>
          <w:shd w:val="clear" w:color="auto" w:fill="FFFFFF"/>
        </w:rPr>
        <w:t xml:space="preserve"> (pp. 83-129). </w:t>
      </w:r>
      <w:r w:rsidRPr="002E3185">
        <w:rPr>
          <w:rFonts w:ascii="Times" w:hAnsi="Times" w:cs="Arial"/>
          <w:color w:val="222222"/>
          <w:shd w:val="clear" w:color="auto" w:fill="FFFFFF"/>
        </w:rPr>
        <w:t>Princeton University Press.</w:t>
      </w:r>
    </w:p>
    <w:p w14:paraId="4E14E9A9" w14:textId="0A9AD6EE" w:rsidR="00472FB4" w:rsidRPr="003336F9" w:rsidRDefault="00472FB4" w:rsidP="00150FF9">
      <w:pPr>
        <w:spacing w:line="276" w:lineRule="auto"/>
        <w:jc w:val="both"/>
        <w:rPr>
          <w:rFonts w:ascii="Times" w:hAnsi="Times" w:cs="Arial"/>
          <w:color w:val="222222"/>
          <w:shd w:val="clear" w:color="auto" w:fill="FFFFFF"/>
        </w:rPr>
      </w:pPr>
    </w:p>
    <w:p w14:paraId="0C7C1C58" w14:textId="0EE7A62D" w:rsidR="0078799B" w:rsidRPr="0078799B" w:rsidRDefault="0078799B" w:rsidP="00150FF9">
      <w:pPr>
        <w:spacing w:line="276" w:lineRule="auto"/>
        <w:jc w:val="both"/>
        <w:rPr>
          <w:rFonts w:ascii="Times" w:hAnsi="Times"/>
        </w:rPr>
      </w:pPr>
      <w:r w:rsidRPr="002E3185">
        <w:rPr>
          <w:rFonts w:ascii="Times" w:hAnsi="Times" w:cs="Arial"/>
          <w:color w:val="222222"/>
          <w:shd w:val="clear" w:color="auto" w:fill="FFFFFF"/>
        </w:rPr>
        <w:lastRenderedPageBreak/>
        <w:t xml:space="preserve">DiPrete, T. A., Gelman, A., McCormick, T., </w:t>
      </w:r>
      <w:proofErr w:type="spellStart"/>
      <w:r w:rsidRPr="002E3185">
        <w:rPr>
          <w:rFonts w:ascii="Times" w:hAnsi="Times" w:cs="Arial"/>
          <w:color w:val="222222"/>
          <w:shd w:val="clear" w:color="auto" w:fill="FFFFFF"/>
        </w:rPr>
        <w:t>Teitler</w:t>
      </w:r>
      <w:proofErr w:type="spellEnd"/>
      <w:r w:rsidRPr="002E3185">
        <w:rPr>
          <w:rFonts w:ascii="Times" w:hAnsi="Times" w:cs="Arial"/>
          <w:color w:val="222222"/>
          <w:shd w:val="clear" w:color="auto" w:fill="FFFFFF"/>
        </w:rPr>
        <w:t xml:space="preserve">, J., &amp; Zheng, T. (2011). </w:t>
      </w:r>
      <w:r w:rsidRPr="0078799B">
        <w:rPr>
          <w:rFonts w:ascii="Times" w:hAnsi="Times" w:cs="Arial"/>
          <w:color w:val="222222"/>
          <w:shd w:val="clear" w:color="auto" w:fill="FFFFFF"/>
        </w:rPr>
        <w:t>Segregation in social networks based on acquaintanceship and trust. </w:t>
      </w:r>
      <w:r w:rsidRPr="0078799B">
        <w:rPr>
          <w:rFonts w:ascii="Times" w:hAnsi="Times" w:cs="Arial"/>
          <w:i/>
          <w:iCs/>
          <w:color w:val="222222"/>
        </w:rPr>
        <w:t>American journal of sociology</w:t>
      </w:r>
      <w:r w:rsidRPr="0078799B">
        <w:rPr>
          <w:rFonts w:ascii="Times" w:hAnsi="Times" w:cs="Arial"/>
          <w:color w:val="222222"/>
          <w:shd w:val="clear" w:color="auto" w:fill="FFFFFF"/>
        </w:rPr>
        <w:t>, </w:t>
      </w:r>
      <w:r w:rsidRPr="0078799B">
        <w:rPr>
          <w:rFonts w:ascii="Times" w:hAnsi="Times" w:cs="Arial"/>
          <w:i/>
          <w:iCs/>
          <w:color w:val="222222"/>
        </w:rPr>
        <w:t>116</w:t>
      </w:r>
      <w:r w:rsidRPr="0078799B">
        <w:rPr>
          <w:rFonts w:ascii="Times" w:hAnsi="Times" w:cs="Arial"/>
          <w:color w:val="222222"/>
          <w:shd w:val="clear" w:color="auto" w:fill="FFFFFF"/>
        </w:rPr>
        <w:t>(4), 1234-83.</w:t>
      </w:r>
    </w:p>
    <w:p w14:paraId="5C2012E4" w14:textId="5DEFFDBA" w:rsidR="0078799B" w:rsidRPr="003336F9" w:rsidRDefault="0078799B" w:rsidP="00150FF9">
      <w:pPr>
        <w:spacing w:line="276" w:lineRule="auto"/>
        <w:jc w:val="both"/>
        <w:rPr>
          <w:rFonts w:ascii="Times" w:hAnsi="Times" w:cs="Arial"/>
          <w:color w:val="222222"/>
          <w:shd w:val="clear" w:color="auto" w:fill="FFFFFF"/>
        </w:rPr>
      </w:pPr>
    </w:p>
    <w:p w14:paraId="5AE5B477" w14:textId="31B4581B" w:rsidR="00235036" w:rsidRDefault="00235036" w:rsidP="00150FF9">
      <w:pPr>
        <w:spacing w:line="276" w:lineRule="auto"/>
        <w:jc w:val="both"/>
        <w:rPr>
          <w:ins w:id="3283" w:author="Beate Volker" w:date="2023-08-02T16:24:00Z"/>
          <w:rFonts w:ascii="Times" w:hAnsi="Times"/>
          <w:color w:val="333333"/>
          <w:shd w:val="clear" w:color="auto" w:fill="FFFFFF"/>
        </w:rPr>
      </w:pPr>
      <w:proofErr w:type="spellStart"/>
      <w:r w:rsidRPr="00235036">
        <w:rPr>
          <w:rFonts w:ascii="Times" w:hAnsi="Times"/>
          <w:color w:val="333333"/>
          <w:shd w:val="clear" w:color="auto" w:fill="FFFFFF"/>
        </w:rPr>
        <w:t>Dodds</w:t>
      </w:r>
      <w:proofErr w:type="spellEnd"/>
      <w:r w:rsidRPr="00235036">
        <w:rPr>
          <w:rFonts w:ascii="Times" w:hAnsi="Times"/>
          <w:color w:val="333333"/>
          <w:shd w:val="clear" w:color="auto" w:fill="FFFFFF"/>
        </w:rPr>
        <w:t xml:space="preserve"> P. S., Muhamad R., Watts D. J</w:t>
      </w:r>
      <w:r w:rsidR="00785DE2" w:rsidRPr="003336F9">
        <w:rPr>
          <w:rFonts w:ascii="Times" w:hAnsi="Times"/>
          <w:color w:val="333333"/>
          <w:shd w:val="clear" w:color="auto" w:fill="FFFFFF"/>
        </w:rPr>
        <w:t>. (2003).</w:t>
      </w:r>
      <w:r w:rsidRPr="00235036">
        <w:rPr>
          <w:rFonts w:ascii="Times" w:hAnsi="Times"/>
          <w:color w:val="333333"/>
          <w:shd w:val="clear" w:color="auto" w:fill="FFFFFF"/>
        </w:rPr>
        <w:t> </w:t>
      </w:r>
      <w:r w:rsidR="00FE0DE4" w:rsidRPr="003336F9">
        <w:rPr>
          <w:rFonts w:ascii="Times" w:hAnsi="Times"/>
          <w:color w:val="333333"/>
          <w:shd w:val="clear" w:color="auto" w:fill="FFFFFF"/>
        </w:rPr>
        <w:t xml:space="preserve">An experimental Study of search in global networks. </w:t>
      </w:r>
      <w:r w:rsidRPr="00235036">
        <w:rPr>
          <w:rFonts w:ascii="Times" w:hAnsi="Times"/>
          <w:i/>
          <w:iCs/>
          <w:color w:val="333333"/>
        </w:rPr>
        <w:t>Science</w:t>
      </w:r>
      <w:r w:rsidRPr="003336F9">
        <w:rPr>
          <w:rFonts w:ascii="Times" w:hAnsi="Times"/>
          <w:i/>
          <w:iCs/>
          <w:color w:val="333333"/>
        </w:rPr>
        <w:t xml:space="preserve"> </w:t>
      </w:r>
      <w:r w:rsidRPr="00235036">
        <w:rPr>
          <w:rFonts w:ascii="Times" w:hAnsi="Times"/>
          <w:i/>
          <w:iCs/>
          <w:color w:val="333333"/>
        </w:rPr>
        <w:t>301</w:t>
      </w:r>
      <w:r w:rsidRPr="00235036">
        <w:rPr>
          <w:rFonts w:ascii="Times" w:hAnsi="Times"/>
          <w:color w:val="333333"/>
          <w:shd w:val="clear" w:color="auto" w:fill="FFFFFF"/>
        </w:rPr>
        <w:t>, 827</w:t>
      </w:r>
      <w:r w:rsidRPr="003336F9">
        <w:rPr>
          <w:rFonts w:ascii="Times" w:hAnsi="Times"/>
          <w:color w:val="333333"/>
          <w:shd w:val="clear" w:color="auto" w:fill="FFFFFF"/>
        </w:rPr>
        <w:t>-879</w:t>
      </w:r>
      <w:r w:rsidRPr="00235036">
        <w:rPr>
          <w:rFonts w:ascii="Times" w:hAnsi="Times"/>
          <w:color w:val="333333"/>
          <w:shd w:val="clear" w:color="auto" w:fill="FFFFFF"/>
        </w:rPr>
        <w:t>.</w:t>
      </w:r>
    </w:p>
    <w:p w14:paraId="6EA4D3E8" w14:textId="77777777" w:rsidR="00F52E73" w:rsidRPr="003336F9" w:rsidRDefault="00F52E73" w:rsidP="00150FF9">
      <w:pPr>
        <w:spacing w:line="276" w:lineRule="auto"/>
        <w:jc w:val="both"/>
        <w:rPr>
          <w:rFonts w:ascii="Times" w:hAnsi="Times"/>
        </w:rPr>
      </w:pPr>
    </w:p>
    <w:p w14:paraId="5DB90A98" w14:textId="77777777" w:rsidR="00F52E73" w:rsidRPr="00F52E73" w:rsidRDefault="00F52E73" w:rsidP="00F52E73">
      <w:pPr>
        <w:rPr>
          <w:ins w:id="3284" w:author="Beate Volker" w:date="2023-08-02T16:24:00Z"/>
          <w:lang w:val="nl-NL" w:eastAsia="nl-NL"/>
        </w:rPr>
      </w:pPr>
      <w:proofErr w:type="spellStart"/>
      <w:ins w:id="3285" w:author="Beate Volker" w:date="2023-08-02T16:24:00Z">
        <w:r w:rsidRPr="00F52E73">
          <w:rPr>
            <w:rFonts w:ascii="Arial" w:hAnsi="Arial" w:cs="Arial"/>
            <w:color w:val="222222"/>
            <w:sz w:val="20"/>
            <w:szCs w:val="20"/>
            <w:shd w:val="clear" w:color="auto" w:fill="FFFFFF"/>
            <w:lang w:eastAsia="nl-NL"/>
            <w:rPrChange w:id="3286" w:author="Beate Volker" w:date="2023-08-02T16:24:00Z">
              <w:rPr>
                <w:rFonts w:ascii="Arial" w:hAnsi="Arial" w:cs="Arial"/>
                <w:color w:val="222222"/>
                <w:sz w:val="20"/>
                <w:szCs w:val="20"/>
                <w:shd w:val="clear" w:color="auto" w:fill="FFFFFF"/>
                <w:lang w:val="nl-NL" w:eastAsia="nl-NL"/>
              </w:rPr>
            </w:rPrChange>
          </w:rPr>
          <w:t>Domènech-Abella</w:t>
        </w:r>
        <w:proofErr w:type="spellEnd"/>
        <w:r w:rsidRPr="00F52E73">
          <w:rPr>
            <w:rFonts w:ascii="Arial" w:hAnsi="Arial" w:cs="Arial"/>
            <w:color w:val="222222"/>
            <w:sz w:val="20"/>
            <w:szCs w:val="20"/>
            <w:shd w:val="clear" w:color="auto" w:fill="FFFFFF"/>
            <w:lang w:eastAsia="nl-NL"/>
            <w:rPrChange w:id="3287" w:author="Beate Volker" w:date="2023-08-02T16:24:00Z">
              <w:rPr>
                <w:rFonts w:ascii="Arial" w:hAnsi="Arial" w:cs="Arial"/>
                <w:color w:val="222222"/>
                <w:sz w:val="20"/>
                <w:szCs w:val="20"/>
                <w:shd w:val="clear" w:color="auto" w:fill="FFFFFF"/>
                <w:lang w:val="nl-NL" w:eastAsia="nl-NL"/>
              </w:rPr>
            </w:rPrChange>
          </w:rPr>
          <w:t xml:space="preserve">, J., </w:t>
        </w:r>
        <w:proofErr w:type="spellStart"/>
        <w:r w:rsidRPr="00F52E73">
          <w:rPr>
            <w:rFonts w:ascii="Arial" w:hAnsi="Arial" w:cs="Arial"/>
            <w:color w:val="222222"/>
            <w:sz w:val="20"/>
            <w:szCs w:val="20"/>
            <w:shd w:val="clear" w:color="auto" w:fill="FFFFFF"/>
            <w:lang w:eastAsia="nl-NL"/>
            <w:rPrChange w:id="3288" w:author="Beate Volker" w:date="2023-08-02T16:24:00Z">
              <w:rPr>
                <w:rFonts w:ascii="Arial" w:hAnsi="Arial" w:cs="Arial"/>
                <w:color w:val="222222"/>
                <w:sz w:val="20"/>
                <w:szCs w:val="20"/>
                <w:shd w:val="clear" w:color="auto" w:fill="FFFFFF"/>
                <w:lang w:val="nl-NL" w:eastAsia="nl-NL"/>
              </w:rPr>
            </w:rPrChange>
          </w:rPr>
          <w:t>Mundó</w:t>
        </w:r>
        <w:proofErr w:type="spellEnd"/>
        <w:r w:rsidRPr="00F52E73">
          <w:rPr>
            <w:rFonts w:ascii="Arial" w:hAnsi="Arial" w:cs="Arial"/>
            <w:color w:val="222222"/>
            <w:sz w:val="20"/>
            <w:szCs w:val="20"/>
            <w:shd w:val="clear" w:color="auto" w:fill="FFFFFF"/>
            <w:lang w:eastAsia="nl-NL"/>
            <w:rPrChange w:id="3289" w:author="Beate Volker" w:date="2023-08-02T16:24:00Z">
              <w:rPr>
                <w:rFonts w:ascii="Arial" w:hAnsi="Arial" w:cs="Arial"/>
                <w:color w:val="222222"/>
                <w:sz w:val="20"/>
                <w:szCs w:val="20"/>
                <w:shd w:val="clear" w:color="auto" w:fill="FFFFFF"/>
                <w:lang w:val="nl-NL" w:eastAsia="nl-NL"/>
              </w:rPr>
            </w:rPrChange>
          </w:rPr>
          <w:t xml:space="preserve">, J., </w:t>
        </w:r>
        <w:proofErr w:type="spellStart"/>
        <w:r w:rsidRPr="00F52E73">
          <w:rPr>
            <w:rFonts w:ascii="Arial" w:hAnsi="Arial" w:cs="Arial"/>
            <w:color w:val="222222"/>
            <w:sz w:val="20"/>
            <w:szCs w:val="20"/>
            <w:shd w:val="clear" w:color="auto" w:fill="FFFFFF"/>
            <w:lang w:eastAsia="nl-NL"/>
            <w:rPrChange w:id="3290" w:author="Beate Volker" w:date="2023-08-02T16:24:00Z">
              <w:rPr>
                <w:rFonts w:ascii="Arial" w:hAnsi="Arial" w:cs="Arial"/>
                <w:color w:val="222222"/>
                <w:sz w:val="20"/>
                <w:szCs w:val="20"/>
                <w:shd w:val="clear" w:color="auto" w:fill="FFFFFF"/>
                <w:lang w:val="nl-NL" w:eastAsia="nl-NL"/>
              </w:rPr>
            </w:rPrChange>
          </w:rPr>
          <w:t>Haro</w:t>
        </w:r>
        <w:proofErr w:type="spellEnd"/>
        <w:r w:rsidRPr="00F52E73">
          <w:rPr>
            <w:rFonts w:ascii="Arial" w:hAnsi="Arial" w:cs="Arial"/>
            <w:color w:val="222222"/>
            <w:sz w:val="20"/>
            <w:szCs w:val="20"/>
            <w:shd w:val="clear" w:color="auto" w:fill="FFFFFF"/>
            <w:lang w:eastAsia="nl-NL"/>
            <w:rPrChange w:id="3291" w:author="Beate Volker" w:date="2023-08-02T16:24:00Z">
              <w:rPr>
                <w:rFonts w:ascii="Arial" w:hAnsi="Arial" w:cs="Arial"/>
                <w:color w:val="222222"/>
                <w:sz w:val="20"/>
                <w:szCs w:val="20"/>
                <w:shd w:val="clear" w:color="auto" w:fill="FFFFFF"/>
                <w:lang w:val="nl-NL" w:eastAsia="nl-NL"/>
              </w:rPr>
            </w:rPrChange>
          </w:rPr>
          <w:t>, J. M., &amp; Rubio-Valera, M. (2019). Anxiety, depression, loneliness and social network in the elderly: Longitudinal associations from The Irish Longitudinal Study on Ageing (TILDA). </w:t>
        </w:r>
        <w:r w:rsidRPr="00F52E73">
          <w:rPr>
            <w:rFonts w:ascii="Arial" w:hAnsi="Arial" w:cs="Arial"/>
            <w:i/>
            <w:iCs/>
            <w:color w:val="222222"/>
            <w:sz w:val="20"/>
            <w:szCs w:val="20"/>
            <w:lang w:val="nl-NL" w:eastAsia="nl-NL"/>
          </w:rPr>
          <w:t xml:space="preserve">Journal of </w:t>
        </w:r>
        <w:proofErr w:type="spellStart"/>
        <w:r w:rsidRPr="00F52E73">
          <w:rPr>
            <w:rFonts w:ascii="Arial" w:hAnsi="Arial" w:cs="Arial"/>
            <w:i/>
            <w:iCs/>
            <w:color w:val="222222"/>
            <w:sz w:val="20"/>
            <w:szCs w:val="20"/>
            <w:lang w:val="nl-NL" w:eastAsia="nl-NL"/>
          </w:rPr>
          <w:t>affective</w:t>
        </w:r>
        <w:proofErr w:type="spellEnd"/>
        <w:r w:rsidRPr="00F52E73">
          <w:rPr>
            <w:rFonts w:ascii="Arial" w:hAnsi="Arial" w:cs="Arial"/>
            <w:i/>
            <w:iCs/>
            <w:color w:val="222222"/>
            <w:sz w:val="20"/>
            <w:szCs w:val="20"/>
            <w:lang w:val="nl-NL" w:eastAsia="nl-NL"/>
          </w:rPr>
          <w:t xml:space="preserve"> disorders</w:t>
        </w:r>
        <w:r w:rsidRPr="00F52E73">
          <w:rPr>
            <w:rFonts w:ascii="Arial" w:hAnsi="Arial" w:cs="Arial"/>
            <w:color w:val="222222"/>
            <w:sz w:val="20"/>
            <w:szCs w:val="20"/>
            <w:shd w:val="clear" w:color="auto" w:fill="FFFFFF"/>
            <w:lang w:val="nl-NL" w:eastAsia="nl-NL"/>
          </w:rPr>
          <w:t>, </w:t>
        </w:r>
        <w:r w:rsidRPr="00F52E73">
          <w:rPr>
            <w:rFonts w:ascii="Arial" w:hAnsi="Arial" w:cs="Arial"/>
            <w:i/>
            <w:iCs/>
            <w:color w:val="222222"/>
            <w:sz w:val="20"/>
            <w:szCs w:val="20"/>
            <w:lang w:val="nl-NL" w:eastAsia="nl-NL"/>
          </w:rPr>
          <w:t>246</w:t>
        </w:r>
        <w:r w:rsidRPr="00F52E73">
          <w:rPr>
            <w:rFonts w:ascii="Arial" w:hAnsi="Arial" w:cs="Arial"/>
            <w:color w:val="222222"/>
            <w:sz w:val="20"/>
            <w:szCs w:val="20"/>
            <w:shd w:val="clear" w:color="auto" w:fill="FFFFFF"/>
            <w:lang w:val="nl-NL" w:eastAsia="nl-NL"/>
          </w:rPr>
          <w:t>, 82-88.</w:t>
        </w:r>
      </w:ins>
    </w:p>
    <w:p w14:paraId="46A945F7" w14:textId="142510E4" w:rsidR="00235036" w:rsidRDefault="00235036" w:rsidP="00150FF9">
      <w:pPr>
        <w:spacing w:line="276" w:lineRule="auto"/>
        <w:jc w:val="both"/>
        <w:rPr>
          <w:ins w:id="3292" w:author="Beate Volker" w:date="2023-08-02T16:24:00Z"/>
          <w:rFonts w:ascii="Times" w:hAnsi="Times" w:cs="Arial"/>
          <w:color w:val="222222"/>
          <w:shd w:val="clear" w:color="auto" w:fill="FFFFFF"/>
        </w:rPr>
      </w:pPr>
    </w:p>
    <w:p w14:paraId="6D05C65A" w14:textId="77777777" w:rsidR="00F52E73" w:rsidRPr="003336F9" w:rsidRDefault="00F52E73" w:rsidP="00150FF9">
      <w:pPr>
        <w:spacing w:line="276" w:lineRule="auto"/>
        <w:jc w:val="both"/>
        <w:rPr>
          <w:rFonts w:ascii="Times" w:hAnsi="Times" w:cs="Arial"/>
          <w:color w:val="222222"/>
          <w:shd w:val="clear" w:color="auto" w:fill="FFFFFF"/>
        </w:rPr>
      </w:pPr>
    </w:p>
    <w:p w14:paraId="31F58473" w14:textId="67CDCF2F" w:rsidR="005A21AA" w:rsidRPr="003336F9" w:rsidRDefault="005A21AA" w:rsidP="00150FF9">
      <w:pPr>
        <w:spacing w:line="276" w:lineRule="auto"/>
        <w:jc w:val="both"/>
        <w:rPr>
          <w:rFonts w:ascii="Times" w:hAnsi="Times" w:cs="Arial"/>
          <w:color w:val="222222"/>
          <w:shd w:val="clear" w:color="auto" w:fill="FFFFFF"/>
        </w:rPr>
      </w:pPr>
      <w:r w:rsidRPr="003336F9">
        <w:rPr>
          <w:rFonts w:ascii="Times" w:hAnsi="Times" w:cs="Arial"/>
          <w:color w:val="222222"/>
          <w:shd w:val="clear" w:color="auto" w:fill="FFFFFF"/>
        </w:rPr>
        <w:t xml:space="preserve">Freeman, L. &amp; C. Thompson (1989) Estimating acquaintanceship volume. Pp1470158 in M. </w:t>
      </w:r>
      <w:proofErr w:type="spellStart"/>
      <w:r w:rsidRPr="003336F9">
        <w:rPr>
          <w:rFonts w:ascii="Times" w:hAnsi="Times" w:cs="Arial"/>
          <w:color w:val="222222"/>
          <w:shd w:val="clear" w:color="auto" w:fill="FFFFFF"/>
        </w:rPr>
        <w:t>Kochen</w:t>
      </w:r>
      <w:proofErr w:type="spellEnd"/>
      <w:r w:rsidRPr="003336F9">
        <w:rPr>
          <w:rFonts w:ascii="Times" w:hAnsi="Times" w:cs="Arial"/>
          <w:color w:val="222222"/>
          <w:shd w:val="clear" w:color="auto" w:fill="FFFFFF"/>
        </w:rPr>
        <w:t xml:space="preserve"> (</w:t>
      </w:r>
      <w:proofErr w:type="spellStart"/>
      <w:r w:rsidRPr="003336F9">
        <w:rPr>
          <w:rFonts w:ascii="Times" w:hAnsi="Times" w:cs="Arial"/>
          <w:color w:val="222222"/>
          <w:shd w:val="clear" w:color="auto" w:fill="FFFFFF"/>
        </w:rPr>
        <w:t>ed</w:t>
      </w:r>
      <w:proofErr w:type="spellEnd"/>
      <w:r w:rsidRPr="003336F9">
        <w:rPr>
          <w:rFonts w:ascii="Times" w:hAnsi="Times" w:cs="Arial"/>
          <w:color w:val="222222"/>
          <w:shd w:val="clear" w:color="auto" w:fill="FFFFFF"/>
        </w:rPr>
        <w:t xml:space="preserve">) </w:t>
      </w:r>
      <w:r w:rsidRPr="003336F9">
        <w:rPr>
          <w:rFonts w:ascii="Times" w:hAnsi="Times" w:cs="Arial"/>
          <w:i/>
          <w:iCs/>
          <w:color w:val="222222"/>
          <w:shd w:val="clear" w:color="auto" w:fill="FFFFFF"/>
        </w:rPr>
        <w:t>The Small World.</w:t>
      </w:r>
      <w:r w:rsidRPr="003336F9">
        <w:rPr>
          <w:rFonts w:ascii="Times" w:hAnsi="Times" w:cs="Arial"/>
          <w:color w:val="222222"/>
          <w:shd w:val="clear" w:color="auto" w:fill="FFFFFF"/>
        </w:rPr>
        <w:t xml:space="preserve"> Norwood, </w:t>
      </w:r>
      <w:proofErr w:type="spellStart"/>
      <w:proofErr w:type="gramStart"/>
      <w:r w:rsidRPr="003336F9">
        <w:rPr>
          <w:rFonts w:ascii="Times" w:hAnsi="Times" w:cs="Arial"/>
          <w:color w:val="222222"/>
          <w:shd w:val="clear" w:color="auto" w:fill="FFFFFF"/>
        </w:rPr>
        <w:t>NJ:Ablex</w:t>
      </w:r>
      <w:proofErr w:type="spellEnd"/>
      <w:proofErr w:type="gramEnd"/>
      <w:r w:rsidRPr="003336F9">
        <w:rPr>
          <w:rFonts w:ascii="Times" w:hAnsi="Times" w:cs="Arial"/>
          <w:color w:val="222222"/>
          <w:shd w:val="clear" w:color="auto" w:fill="FFFFFF"/>
        </w:rPr>
        <w:t xml:space="preserve">. </w:t>
      </w:r>
    </w:p>
    <w:p w14:paraId="47FAFF16" w14:textId="0318D6D9" w:rsidR="005A21AA" w:rsidRPr="003336F9" w:rsidRDefault="005A21AA" w:rsidP="00150FF9">
      <w:pPr>
        <w:spacing w:line="276" w:lineRule="auto"/>
        <w:jc w:val="both"/>
        <w:rPr>
          <w:rFonts w:ascii="Times" w:hAnsi="Times" w:cs="Arial"/>
          <w:color w:val="222222"/>
          <w:shd w:val="clear" w:color="auto" w:fill="FFFFFF"/>
        </w:rPr>
      </w:pPr>
    </w:p>
    <w:p w14:paraId="298070CB" w14:textId="5D922D0B" w:rsidR="00E6007C" w:rsidRPr="00E6007C" w:rsidRDefault="00E6007C" w:rsidP="00150FF9">
      <w:pPr>
        <w:spacing w:line="276" w:lineRule="auto"/>
        <w:jc w:val="both"/>
        <w:rPr>
          <w:rFonts w:ascii="Times" w:hAnsi="Times"/>
        </w:rPr>
      </w:pPr>
      <w:proofErr w:type="spellStart"/>
      <w:r w:rsidRPr="00E6007C">
        <w:rPr>
          <w:rFonts w:ascii="Times" w:hAnsi="Times" w:cs="Arial"/>
          <w:color w:val="222222"/>
          <w:shd w:val="clear" w:color="auto" w:fill="FFFFFF"/>
        </w:rPr>
        <w:t>Gurevitch</w:t>
      </w:r>
      <w:proofErr w:type="spellEnd"/>
      <w:r w:rsidRPr="00E6007C">
        <w:rPr>
          <w:rFonts w:ascii="Times" w:hAnsi="Times" w:cs="Arial"/>
          <w:color w:val="222222"/>
          <w:shd w:val="clear" w:color="auto" w:fill="FFFFFF"/>
        </w:rPr>
        <w:t>, M. (1961). </w:t>
      </w:r>
      <w:r w:rsidRPr="00E6007C">
        <w:rPr>
          <w:rFonts w:ascii="Times" w:hAnsi="Times" w:cs="Arial"/>
          <w:i/>
          <w:iCs/>
          <w:color w:val="222222"/>
        </w:rPr>
        <w:t>The social structure of acquaintanceship networks</w:t>
      </w:r>
      <w:r w:rsidRPr="00E6007C">
        <w:rPr>
          <w:rFonts w:ascii="Times" w:hAnsi="Times" w:cs="Arial"/>
          <w:color w:val="222222"/>
          <w:shd w:val="clear" w:color="auto" w:fill="FFFFFF"/>
        </w:rPr>
        <w:t> (Doctoral dissertation, Massachusetts Institute of Technology).</w:t>
      </w:r>
    </w:p>
    <w:p w14:paraId="69CA293A" w14:textId="5AA86B44" w:rsidR="00E6007C" w:rsidRPr="003336F9" w:rsidRDefault="00E6007C" w:rsidP="00150FF9">
      <w:pPr>
        <w:spacing w:line="276" w:lineRule="auto"/>
        <w:jc w:val="both"/>
        <w:rPr>
          <w:rFonts w:ascii="Times" w:hAnsi="Times"/>
        </w:rPr>
      </w:pPr>
    </w:p>
    <w:p w14:paraId="4A8D2B7B" w14:textId="4BD6D936" w:rsidR="00E6007C" w:rsidRPr="00E6007C" w:rsidRDefault="00E6007C" w:rsidP="00150FF9">
      <w:pPr>
        <w:spacing w:line="276" w:lineRule="auto"/>
        <w:jc w:val="both"/>
        <w:rPr>
          <w:rFonts w:ascii="Times" w:hAnsi="Times"/>
        </w:rPr>
      </w:pPr>
      <w:r w:rsidRPr="00E6007C">
        <w:rPr>
          <w:rFonts w:ascii="Times" w:hAnsi="Times" w:cs="Arial"/>
          <w:color w:val="222222"/>
          <w:shd w:val="clear" w:color="auto" w:fill="FFFFFF"/>
        </w:rPr>
        <w:t>Hill, R. A., &amp; Dunbar, R. I. (2003). Social network size in humans. </w:t>
      </w:r>
      <w:r w:rsidRPr="00E6007C">
        <w:rPr>
          <w:rFonts w:ascii="Times" w:hAnsi="Times" w:cs="Arial"/>
          <w:i/>
          <w:iCs/>
          <w:color w:val="222222"/>
        </w:rPr>
        <w:t>Human nature</w:t>
      </w:r>
      <w:r w:rsidRPr="00E6007C">
        <w:rPr>
          <w:rFonts w:ascii="Times" w:hAnsi="Times" w:cs="Arial"/>
          <w:color w:val="222222"/>
          <w:shd w:val="clear" w:color="auto" w:fill="FFFFFF"/>
        </w:rPr>
        <w:t>, </w:t>
      </w:r>
      <w:r w:rsidRPr="00E6007C">
        <w:rPr>
          <w:rFonts w:ascii="Times" w:hAnsi="Times" w:cs="Arial"/>
          <w:i/>
          <w:iCs/>
          <w:color w:val="222222"/>
        </w:rPr>
        <w:t>14</w:t>
      </w:r>
      <w:r w:rsidRPr="00E6007C">
        <w:rPr>
          <w:rFonts w:ascii="Times" w:hAnsi="Times" w:cs="Arial"/>
          <w:color w:val="222222"/>
          <w:shd w:val="clear" w:color="auto" w:fill="FFFFFF"/>
        </w:rPr>
        <w:t>(1), 53-72.</w:t>
      </w:r>
    </w:p>
    <w:p w14:paraId="24C9EF64" w14:textId="77777777" w:rsidR="00E6007C" w:rsidRPr="003336F9" w:rsidRDefault="00E6007C" w:rsidP="00150FF9">
      <w:pPr>
        <w:spacing w:line="276" w:lineRule="auto"/>
        <w:jc w:val="both"/>
        <w:rPr>
          <w:rFonts w:ascii="Times" w:hAnsi="Times" w:cs="Arial"/>
          <w:color w:val="222222"/>
          <w:shd w:val="clear" w:color="auto" w:fill="FFFFFF"/>
        </w:rPr>
      </w:pPr>
    </w:p>
    <w:p w14:paraId="6A18BA5C" w14:textId="0C57BAC5" w:rsidR="00E6007C" w:rsidRPr="003336F9" w:rsidRDefault="00E6007C" w:rsidP="00150FF9">
      <w:pPr>
        <w:spacing w:line="276" w:lineRule="auto"/>
        <w:jc w:val="both"/>
        <w:rPr>
          <w:rFonts w:ascii="Times" w:hAnsi="Times" w:cs="Arial"/>
          <w:color w:val="222222"/>
          <w:shd w:val="clear" w:color="auto" w:fill="FFFFFF"/>
        </w:rPr>
      </w:pPr>
      <w:r w:rsidRPr="002E3185">
        <w:rPr>
          <w:rFonts w:ascii="Times" w:hAnsi="Times" w:cs="Arial"/>
          <w:color w:val="222222"/>
          <w:shd w:val="clear" w:color="auto" w:fill="FFFFFF"/>
        </w:rPr>
        <w:t xml:space="preserve">Hofstra, B., Corten, R., &amp; van Tubergen, F. (2021). </w:t>
      </w:r>
      <w:r w:rsidRPr="00E6007C">
        <w:rPr>
          <w:rFonts w:ascii="Times" w:hAnsi="Times" w:cs="Arial"/>
          <w:color w:val="222222"/>
          <w:shd w:val="clear" w:color="auto" w:fill="FFFFFF"/>
        </w:rPr>
        <w:t>Beyond the core: who has larger social networks? </w:t>
      </w:r>
      <w:r w:rsidRPr="00E6007C">
        <w:rPr>
          <w:rFonts w:ascii="Times" w:hAnsi="Times" w:cs="Arial"/>
          <w:i/>
          <w:iCs/>
          <w:color w:val="222222"/>
        </w:rPr>
        <w:t>Social Forces</w:t>
      </w:r>
      <w:r w:rsidRPr="00E6007C">
        <w:rPr>
          <w:rFonts w:ascii="Times" w:hAnsi="Times" w:cs="Arial"/>
          <w:color w:val="222222"/>
          <w:shd w:val="clear" w:color="auto" w:fill="FFFFFF"/>
        </w:rPr>
        <w:t>, </w:t>
      </w:r>
      <w:r w:rsidRPr="00E6007C">
        <w:rPr>
          <w:rFonts w:ascii="Times" w:hAnsi="Times" w:cs="Arial"/>
          <w:i/>
          <w:iCs/>
          <w:color w:val="222222"/>
        </w:rPr>
        <w:t>99</w:t>
      </w:r>
      <w:r w:rsidRPr="00E6007C">
        <w:rPr>
          <w:rFonts w:ascii="Times" w:hAnsi="Times" w:cs="Arial"/>
          <w:color w:val="222222"/>
          <w:shd w:val="clear" w:color="auto" w:fill="FFFFFF"/>
        </w:rPr>
        <w:t>(3), 1274-1305.</w:t>
      </w:r>
    </w:p>
    <w:p w14:paraId="7F8C9A96" w14:textId="50136B0C" w:rsidR="00BE35F1" w:rsidRPr="003336F9" w:rsidRDefault="00BE35F1" w:rsidP="00150FF9">
      <w:pPr>
        <w:spacing w:line="276" w:lineRule="auto"/>
        <w:jc w:val="both"/>
        <w:rPr>
          <w:rFonts w:ascii="Times" w:hAnsi="Times" w:cs="Arial"/>
          <w:color w:val="222222"/>
          <w:shd w:val="clear" w:color="auto" w:fill="FFFFFF"/>
        </w:rPr>
      </w:pPr>
    </w:p>
    <w:p w14:paraId="13FE7D42" w14:textId="1CA4DC5A" w:rsidR="00BE35F1" w:rsidRPr="003336F9" w:rsidRDefault="00BE35F1" w:rsidP="00BC534C">
      <w:pPr>
        <w:autoSpaceDE w:val="0"/>
        <w:autoSpaceDN w:val="0"/>
        <w:adjustRightInd w:val="0"/>
        <w:spacing w:line="276" w:lineRule="auto"/>
        <w:jc w:val="both"/>
        <w:rPr>
          <w:rFonts w:ascii="Times" w:hAnsi="Times" w:cs="Arial"/>
          <w:color w:val="222222"/>
          <w:shd w:val="clear" w:color="auto" w:fill="FFFFFF"/>
        </w:rPr>
      </w:pPr>
      <w:proofErr w:type="spellStart"/>
      <w:r w:rsidRPr="003336F9">
        <w:rPr>
          <w:rFonts w:ascii="Times" w:hAnsi="Times" w:cs="Põ÷Ωò"/>
          <w:color w:val="2A2A2A"/>
        </w:rPr>
        <w:t>Kadushin</w:t>
      </w:r>
      <w:proofErr w:type="spellEnd"/>
      <w:r w:rsidRPr="003336F9">
        <w:rPr>
          <w:rFonts w:ascii="Times" w:hAnsi="Times" w:cs="Põ÷Ωò"/>
          <w:color w:val="2A2A2A"/>
        </w:rPr>
        <w:t xml:space="preserve">, C., </w:t>
      </w:r>
      <w:proofErr w:type="spellStart"/>
      <w:r w:rsidRPr="003336F9">
        <w:rPr>
          <w:rFonts w:ascii="Times" w:hAnsi="Times" w:cs="Põ÷Ωò"/>
          <w:color w:val="2A2A2A"/>
        </w:rPr>
        <w:t>Killworth</w:t>
      </w:r>
      <w:proofErr w:type="spellEnd"/>
      <w:r w:rsidRPr="003336F9">
        <w:rPr>
          <w:rFonts w:ascii="Times" w:hAnsi="Times" w:cs="Põ÷Ωò"/>
          <w:color w:val="2A2A2A"/>
        </w:rPr>
        <w:t xml:space="preserve">, P., Bernard, H., &amp; Beveridge, A. (2006). Scale-up methods as applied to estimates of heroin use. </w:t>
      </w:r>
      <w:r w:rsidRPr="002E3185">
        <w:rPr>
          <w:rFonts w:ascii="Times" w:hAnsi="Times" w:cs="Põ÷Ωò"/>
          <w:i/>
          <w:iCs/>
          <w:color w:val="2A2A2A"/>
        </w:rPr>
        <w:t>Journal</w:t>
      </w:r>
      <w:r w:rsidR="00BC534C" w:rsidRPr="002E3185">
        <w:rPr>
          <w:rFonts w:ascii="Times" w:hAnsi="Times" w:cs="Põ÷Ωò"/>
          <w:i/>
          <w:iCs/>
          <w:color w:val="2A2A2A"/>
        </w:rPr>
        <w:t xml:space="preserve"> </w:t>
      </w:r>
      <w:r w:rsidRPr="002E3185">
        <w:rPr>
          <w:rFonts w:ascii="Times" w:hAnsi="Times" w:cs="Põ÷Ωò"/>
          <w:i/>
          <w:iCs/>
          <w:color w:val="2A2A2A"/>
        </w:rPr>
        <w:t>of Drug Issues</w:t>
      </w:r>
      <w:r w:rsidRPr="002E3185">
        <w:rPr>
          <w:rFonts w:ascii="Times" w:hAnsi="Times" w:cs="Põ÷Ωò"/>
          <w:color w:val="2A2A2A"/>
        </w:rPr>
        <w:t>, 36(2), 417.</w:t>
      </w:r>
    </w:p>
    <w:p w14:paraId="78DDCF62" w14:textId="7069D5EA" w:rsidR="00626BAE" w:rsidRPr="003336F9" w:rsidRDefault="00626BAE" w:rsidP="00150FF9">
      <w:pPr>
        <w:spacing w:line="276" w:lineRule="auto"/>
        <w:jc w:val="both"/>
        <w:rPr>
          <w:rFonts w:ascii="Times" w:hAnsi="Times" w:cs="Arial"/>
          <w:color w:val="222222"/>
          <w:shd w:val="clear" w:color="auto" w:fill="FFFFFF"/>
        </w:rPr>
      </w:pPr>
    </w:p>
    <w:p w14:paraId="3899EE92" w14:textId="77777777" w:rsidR="00626BAE" w:rsidRPr="002E3185" w:rsidRDefault="00626BAE" w:rsidP="00150FF9">
      <w:pPr>
        <w:spacing w:line="276" w:lineRule="auto"/>
        <w:jc w:val="both"/>
        <w:rPr>
          <w:rFonts w:ascii="Times" w:hAnsi="Times"/>
        </w:rPr>
      </w:pPr>
      <w:proofErr w:type="spellStart"/>
      <w:r w:rsidRPr="00626BAE">
        <w:rPr>
          <w:rFonts w:ascii="Times" w:hAnsi="Times" w:cs="Arial"/>
          <w:color w:val="222222"/>
          <w:shd w:val="clear" w:color="auto" w:fill="FFFFFF"/>
        </w:rPr>
        <w:t>Killworth</w:t>
      </w:r>
      <w:proofErr w:type="spellEnd"/>
      <w:r w:rsidRPr="00626BAE">
        <w:rPr>
          <w:rFonts w:ascii="Times" w:hAnsi="Times" w:cs="Arial"/>
          <w:color w:val="222222"/>
          <w:shd w:val="clear" w:color="auto" w:fill="FFFFFF"/>
        </w:rPr>
        <w:t xml:space="preserve">, P. D., Johnsen, E. C., Bernard, H. R., Shelley, G. A., &amp; McCarty, C. (1990). </w:t>
      </w:r>
      <w:r w:rsidRPr="002E3185">
        <w:rPr>
          <w:rFonts w:ascii="Times" w:hAnsi="Times" w:cs="Arial"/>
          <w:color w:val="222222"/>
          <w:shd w:val="clear" w:color="auto" w:fill="FFFFFF"/>
        </w:rPr>
        <w:t>Estimating the size of personal networks. </w:t>
      </w:r>
      <w:r w:rsidRPr="002E3185">
        <w:rPr>
          <w:rFonts w:ascii="Times" w:hAnsi="Times" w:cs="Arial"/>
          <w:i/>
          <w:iCs/>
          <w:color w:val="222222"/>
        </w:rPr>
        <w:t>Social Networks</w:t>
      </w:r>
      <w:r w:rsidRPr="002E3185">
        <w:rPr>
          <w:rFonts w:ascii="Times" w:hAnsi="Times" w:cs="Arial"/>
          <w:color w:val="222222"/>
          <w:shd w:val="clear" w:color="auto" w:fill="FFFFFF"/>
        </w:rPr>
        <w:t>, </w:t>
      </w:r>
      <w:r w:rsidRPr="002E3185">
        <w:rPr>
          <w:rFonts w:ascii="Times" w:hAnsi="Times" w:cs="Arial"/>
          <w:i/>
          <w:iCs/>
          <w:color w:val="222222"/>
        </w:rPr>
        <w:t>12</w:t>
      </w:r>
      <w:r w:rsidRPr="002E3185">
        <w:rPr>
          <w:rFonts w:ascii="Times" w:hAnsi="Times" w:cs="Arial"/>
          <w:color w:val="222222"/>
          <w:shd w:val="clear" w:color="auto" w:fill="FFFFFF"/>
        </w:rPr>
        <w:t>(4), 289-312.</w:t>
      </w:r>
    </w:p>
    <w:p w14:paraId="74C6FB1B" w14:textId="109C35C5" w:rsidR="00472FB4" w:rsidRPr="002E3185" w:rsidRDefault="00472FB4" w:rsidP="00150FF9">
      <w:pPr>
        <w:spacing w:line="276" w:lineRule="auto"/>
        <w:jc w:val="both"/>
        <w:rPr>
          <w:rFonts w:ascii="Times" w:hAnsi="Times" w:cs="Arial"/>
          <w:color w:val="222222"/>
          <w:shd w:val="clear" w:color="auto" w:fill="FFFFFF"/>
        </w:rPr>
      </w:pPr>
    </w:p>
    <w:p w14:paraId="5E426930" w14:textId="7BF329A7" w:rsidR="00472FB4" w:rsidRPr="003336F9" w:rsidRDefault="00BC534C" w:rsidP="00150FF9">
      <w:pPr>
        <w:spacing w:line="276" w:lineRule="auto"/>
        <w:jc w:val="both"/>
        <w:rPr>
          <w:rFonts w:ascii="Times" w:hAnsi="Times" w:cs="Arial"/>
          <w:color w:val="222222"/>
          <w:shd w:val="clear" w:color="auto" w:fill="FFFFFF"/>
        </w:rPr>
      </w:pPr>
      <w:r>
        <w:rPr>
          <w:rFonts w:ascii="Times" w:hAnsi="Times" w:cs="Arial"/>
          <w:color w:val="222222"/>
          <w:shd w:val="clear" w:color="auto" w:fill="FFFFFF"/>
        </w:rPr>
        <w:t>*</w:t>
      </w:r>
      <w:proofErr w:type="spellStart"/>
      <w:r w:rsidR="00472FB4" w:rsidRPr="00472FB4">
        <w:rPr>
          <w:rFonts w:ascii="Times" w:hAnsi="Times" w:cs="Arial"/>
          <w:color w:val="222222"/>
          <w:shd w:val="clear" w:color="auto" w:fill="FFFFFF"/>
        </w:rPr>
        <w:t>Kochen</w:t>
      </w:r>
      <w:proofErr w:type="spellEnd"/>
      <w:r w:rsidR="00472FB4" w:rsidRPr="00472FB4">
        <w:rPr>
          <w:rFonts w:ascii="Times" w:hAnsi="Times" w:cs="Arial"/>
          <w:color w:val="222222"/>
          <w:shd w:val="clear" w:color="auto" w:fill="FFFFFF"/>
        </w:rPr>
        <w:t>, M. (Ed.). (1989). </w:t>
      </w:r>
      <w:r w:rsidR="00472FB4" w:rsidRPr="00472FB4">
        <w:rPr>
          <w:rFonts w:ascii="Times" w:hAnsi="Times" w:cs="Arial"/>
          <w:i/>
          <w:iCs/>
          <w:color w:val="222222"/>
        </w:rPr>
        <w:t>The small world</w:t>
      </w:r>
      <w:r w:rsidR="00472FB4" w:rsidRPr="00472FB4">
        <w:rPr>
          <w:rFonts w:ascii="Times" w:hAnsi="Times" w:cs="Arial"/>
          <w:color w:val="222222"/>
          <w:shd w:val="clear" w:color="auto" w:fill="FFFFFF"/>
        </w:rPr>
        <w:t xml:space="preserve">. New York, NY, USA: </w:t>
      </w:r>
      <w:proofErr w:type="spellStart"/>
      <w:r w:rsidR="00472FB4" w:rsidRPr="00472FB4">
        <w:rPr>
          <w:rFonts w:ascii="Times" w:hAnsi="Times" w:cs="Arial"/>
          <w:color w:val="222222"/>
          <w:shd w:val="clear" w:color="auto" w:fill="FFFFFF"/>
        </w:rPr>
        <w:t>Ablex</w:t>
      </w:r>
      <w:proofErr w:type="spellEnd"/>
      <w:r w:rsidR="00472FB4" w:rsidRPr="00472FB4">
        <w:rPr>
          <w:rFonts w:ascii="Times" w:hAnsi="Times" w:cs="Arial"/>
          <w:color w:val="222222"/>
          <w:shd w:val="clear" w:color="auto" w:fill="FFFFFF"/>
        </w:rPr>
        <w:t xml:space="preserve"> Pub.</w:t>
      </w:r>
    </w:p>
    <w:p w14:paraId="04DE9F72" w14:textId="08F04B7A" w:rsidR="00646D2A" w:rsidRDefault="00646D2A">
      <w:pPr>
        <w:spacing w:line="276" w:lineRule="auto"/>
        <w:jc w:val="both"/>
        <w:rPr>
          <w:ins w:id="3293" w:author="Beate Volker" w:date="2023-08-02T16:22:00Z"/>
          <w:rFonts w:ascii="Times" w:hAnsi="Times" w:cs="Arial"/>
          <w:color w:val="222222"/>
          <w:shd w:val="clear" w:color="auto" w:fill="FFFFFF"/>
        </w:rPr>
      </w:pPr>
    </w:p>
    <w:p w14:paraId="3E9E69E3" w14:textId="77777777" w:rsidR="00B376B1" w:rsidRPr="00351F47" w:rsidRDefault="00B376B1" w:rsidP="00B376B1">
      <w:pPr>
        <w:rPr>
          <w:ins w:id="3294" w:author="Beate Volker" w:date="2023-08-02T16:22:00Z"/>
          <w:lang w:eastAsia="nl-NL"/>
          <w:rPrChange w:id="3295" w:author="Beate Volker" w:date="2023-08-02T16:44:00Z">
            <w:rPr>
              <w:ins w:id="3296" w:author="Beate Volker" w:date="2023-08-02T16:22:00Z"/>
              <w:lang w:val="nl-NL" w:eastAsia="nl-NL"/>
            </w:rPr>
          </w:rPrChange>
        </w:rPr>
      </w:pPr>
      <w:proofErr w:type="spellStart"/>
      <w:ins w:id="3297" w:author="Beate Volker" w:date="2023-08-02T16:22:00Z">
        <w:r w:rsidRPr="00B376B1">
          <w:rPr>
            <w:rFonts w:ascii="Arial" w:hAnsi="Arial" w:cs="Arial"/>
            <w:color w:val="222222"/>
            <w:sz w:val="20"/>
            <w:szCs w:val="20"/>
            <w:shd w:val="clear" w:color="auto" w:fill="FFFFFF"/>
            <w:lang w:val="nl-NL" w:eastAsia="nl-NL"/>
          </w:rPr>
          <w:t>Laugesen</w:t>
        </w:r>
        <w:proofErr w:type="spellEnd"/>
        <w:r w:rsidRPr="00B376B1">
          <w:rPr>
            <w:rFonts w:ascii="Arial" w:hAnsi="Arial" w:cs="Arial"/>
            <w:color w:val="222222"/>
            <w:sz w:val="20"/>
            <w:szCs w:val="20"/>
            <w:shd w:val="clear" w:color="auto" w:fill="FFFFFF"/>
            <w:lang w:val="nl-NL" w:eastAsia="nl-NL"/>
          </w:rPr>
          <w:t xml:space="preserve">, K., </w:t>
        </w:r>
        <w:proofErr w:type="spellStart"/>
        <w:r w:rsidRPr="00B376B1">
          <w:rPr>
            <w:rFonts w:ascii="Arial" w:hAnsi="Arial" w:cs="Arial"/>
            <w:color w:val="222222"/>
            <w:sz w:val="20"/>
            <w:szCs w:val="20"/>
            <w:shd w:val="clear" w:color="auto" w:fill="FFFFFF"/>
            <w:lang w:val="nl-NL" w:eastAsia="nl-NL"/>
          </w:rPr>
          <w:t>Baggesen</w:t>
        </w:r>
        <w:proofErr w:type="spellEnd"/>
        <w:r w:rsidRPr="00B376B1">
          <w:rPr>
            <w:rFonts w:ascii="Arial" w:hAnsi="Arial" w:cs="Arial"/>
            <w:color w:val="222222"/>
            <w:sz w:val="20"/>
            <w:szCs w:val="20"/>
            <w:shd w:val="clear" w:color="auto" w:fill="FFFFFF"/>
            <w:lang w:val="nl-NL" w:eastAsia="nl-NL"/>
          </w:rPr>
          <w:t xml:space="preserve">, L. M., Schmidt, S. A. J., </w:t>
        </w:r>
        <w:proofErr w:type="spellStart"/>
        <w:r w:rsidRPr="00B376B1">
          <w:rPr>
            <w:rFonts w:ascii="Arial" w:hAnsi="Arial" w:cs="Arial"/>
            <w:color w:val="222222"/>
            <w:sz w:val="20"/>
            <w:szCs w:val="20"/>
            <w:shd w:val="clear" w:color="auto" w:fill="FFFFFF"/>
            <w:lang w:val="nl-NL" w:eastAsia="nl-NL"/>
          </w:rPr>
          <w:t>Glymour</w:t>
        </w:r>
        <w:proofErr w:type="spellEnd"/>
        <w:r w:rsidRPr="00B376B1">
          <w:rPr>
            <w:rFonts w:ascii="Arial" w:hAnsi="Arial" w:cs="Arial"/>
            <w:color w:val="222222"/>
            <w:sz w:val="20"/>
            <w:szCs w:val="20"/>
            <w:shd w:val="clear" w:color="auto" w:fill="FFFFFF"/>
            <w:lang w:val="nl-NL" w:eastAsia="nl-NL"/>
          </w:rPr>
          <w:t xml:space="preserve">, M. M., Lasgaard, M., </w:t>
        </w:r>
        <w:proofErr w:type="spellStart"/>
        <w:r w:rsidRPr="00B376B1">
          <w:rPr>
            <w:rFonts w:ascii="Arial" w:hAnsi="Arial" w:cs="Arial"/>
            <w:color w:val="222222"/>
            <w:sz w:val="20"/>
            <w:szCs w:val="20"/>
            <w:shd w:val="clear" w:color="auto" w:fill="FFFFFF"/>
            <w:lang w:val="nl-NL" w:eastAsia="nl-NL"/>
          </w:rPr>
          <w:t>Milstein</w:t>
        </w:r>
        <w:proofErr w:type="spellEnd"/>
        <w:r w:rsidRPr="00B376B1">
          <w:rPr>
            <w:rFonts w:ascii="Arial" w:hAnsi="Arial" w:cs="Arial"/>
            <w:color w:val="222222"/>
            <w:sz w:val="20"/>
            <w:szCs w:val="20"/>
            <w:shd w:val="clear" w:color="auto" w:fill="FFFFFF"/>
            <w:lang w:val="nl-NL" w:eastAsia="nl-NL"/>
          </w:rPr>
          <w:t xml:space="preserve">, A., ... </w:t>
        </w:r>
        <w:r w:rsidRPr="00B376B1">
          <w:rPr>
            <w:rFonts w:ascii="Arial" w:hAnsi="Arial" w:cs="Arial"/>
            <w:color w:val="222222"/>
            <w:sz w:val="20"/>
            <w:szCs w:val="20"/>
            <w:shd w:val="clear" w:color="auto" w:fill="FFFFFF"/>
            <w:lang w:eastAsia="nl-NL"/>
            <w:rPrChange w:id="3298" w:author="Beate Volker" w:date="2023-08-02T16:22:00Z">
              <w:rPr>
                <w:rFonts w:ascii="Arial" w:hAnsi="Arial" w:cs="Arial"/>
                <w:color w:val="222222"/>
                <w:sz w:val="20"/>
                <w:szCs w:val="20"/>
                <w:shd w:val="clear" w:color="auto" w:fill="FFFFFF"/>
                <w:lang w:val="nl-NL" w:eastAsia="nl-NL"/>
              </w:rPr>
            </w:rPrChange>
          </w:rPr>
          <w:t>&amp; Ehrenstein, V. (2018). Social isolation and all-cause mortality: a population-based cohort study in Denmark. </w:t>
        </w:r>
        <w:r w:rsidRPr="00351F47">
          <w:rPr>
            <w:rFonts w:ascii="Arial" w:hAnsi="Arial" w:cs="Arial"/>
            <w:i/>
            <w:iCs/>
            <w:color w:val="222222"/>
            <w:sz w:val="20"/>
            <w:szCs w:val="20"/>
            <w:lang w:eastAsia="nl-NL"/>
            <w:rPrChange w:id="3299" w:author="Beate Volker" w:date="2023-08-02T16:44:00Z">
              <w:rPr>
                <w:rFonts w:ascii="Arial" w:hAnsi="Arial" w:cs="Arial"/>
                <w:i/>
                <w:iCs/>
                <w:color w:val="222222"/>
                <w:sz w:val="20"/>
                <w:szCs w:val="20"/>
                <w:lang w:val="nl-NL" w:eastAsia="nl-NL"/>
              </w:rPr>
            </w:rPrChange>
          </w:rPr>
          <w:t>Scientific reports</w:t>
        </w:r>
        <w:r w:rsidRPr="00351F47">
          <w:rPr>
            <w:rFonts w:ascii="Arial" w:hAnsi="Arial" w:cs="Arial"/>
            <w:color w:val="222222"/>
            <w:sz w:val="20"/>
            <w:szCs w:val="20"/>
            <w:shd w:val="clear" w:color="auto" w:fill="FFFFFF"/>
            <w:lang w:eastAsia="nl-NL"/>
            <w:rPrChange w:id="3300" w:author="Beate Volker" w:date="2023-08-02T16:44:00Z">
              <w:rPr>
                <w:rFonts w:ascii="Arial" w:hAnsi="Arial" w:cs="Arial"/>
                <w:color w:val="222222"/>
                <w:sz w:val="20"/>
                <w:szCs w:val="20"/>
                <w:shd w:val="clear" w:color="auto" w:fill="FFFFFF"/>
                <w:lang w:val="nl-NL" w:eastAsia="nl-NL"/>
              </w:rPr>
            </w:rPrChange>
          </w:rPr>
          <w:t>, </w:t>
        </w:r>
        <w:r w:rsidRPr="00351F47">
          <w:rPr>
            <w:rFonts w:ascii="Arial" w:hAnsi="Arial" w:cs="Arial"/>
            <w:i/>
            <w:iCs/>
            <w:color w:val="222222"/>
            <w:sz w:val="20"/>
            <w:szCs w:val="20"/>
            <w:lang w:eastAsia="nl-NL"/>
            <w:rPrChange w:id="3301" w:author="Beate Volker" w:date="2023-08-02T16:44:00Z">
              <w:rPr>
                <w:rFonts w:ascii="Arial" w:hAnsi="Arial" w:cs="Arial"/>
                <w:i/>
                <w:iCs/>
                <w:color w:val="222222"/>
                <w:sz w:val="20"/>
                <w:szCs w:val="20"/>
                <w:lang w:val="nl-NL" w:eastAsia="nl-NL"/>
              </w:rPr>
            </w:rPrChange>
          </w:rPr>
          <w:t>8</w:t>
        </w:r>
        <w:r w:rsidRPr="00351F47">
          <w:rPr>
            <w:rFonts w:ascii="Arial" w:hAnsi="Arial" w:cs="Arial"/>
            <w:color w:val="222222"/>
            <w:sz w:val="20"/>
            <w:szCs w:val="20"/>
            <w:shd w:val="clear" w:color="auto" w:fill="FFFFFF"/>
            <w:lang w:eastAsia="nl-NL"/>
            <w:rPrChange w:id="3302" w:author="Beate Volker" w:date="2023-08-02T16:44:00Z">
              <w:rPr>
                <w:rFonts w:ascii="Arial" w:hAnsi="Arial" w:cs="Arial"/>
                <w:color w:val="222222"/>
                <w:sz w:val="20"/>
                <w:szCs w:val="20"/>
                <w:shd w:val="clear" w:color="auto" w:fill="FFFFFF"/>
                <w:lang w:val="nl-NL" w:eastAsia="nl-NL"/>
              </w:rPr>
            </w:rPrChange>
          </w:rPr>
          <w:t>(1), 4731.</w:t>
        </w:r>
      </w:ins>
    </w:p>
    <w:p w14:paraId="058C31CF" w14:textId="6E5F854C" w:rsidR="00B376B1" w:rsidRDefault="00B376B1">
      <w:pPr>
        <w:spacing w:line="276" w:lineRule="auto"/>
        <w:jc w:val="both"/>
        <w:rPr>
          <w:ins w:id="3303" w:author="Beate Volker" w:date="2023-08-02T16:22:00Z"/>
          <w:rFonts w:ascii="Times" w:hAnsi="Times" w:cs="Arial"/>
          <w:color w:val="222222"/>
          <w:shd w:val="clear" w:color="auto" w:fill="FFFFFF"/>
        </w:rPr>
      </w:pPr>
    </w:p>
    <w:p w14:paraId="4A3D743A" w14:textId="77777777" w:rsidR="00351F47" w:rsidRPr="005B1FB3" w:rsidRDefault="00351F47" w:rsidP="00351F47">
      <w:pPr>
        <w:rPr>
          <w:ins w:id="3304" w:author="Beate Volker" w:date="2023-08-02T16:44:00Z"/>
          <w:lang w:eastAsia="nl-NL"/>
          <w:rPrChange w:id="3305" w:author="Tubergen, F.A. van (Frank)" w:date="2023-08-22T09:01:00Z">
            <w:rPr>
              <w:ins w:id="3306" w:author="Beate Volker" w:date="2023-08-02T16:44:00Z"/>
              <w:lang w:val="nl-NL" w:eastAsia="nl-NL"/>
            </w:rPr>
          </w:rPrChange>
        </w:rPr>
      </w:pPr>
      <w:ins w:id="3307" w:author="Beate Volker" w:date="2023-08-02T16:44:00Z">
        <w:r w:rsidRPr="00351F47">
          <w:rPr>
            <w:rFonts w:ascii="Arial" w:hAnsi="Arial" w:cs="Arial"/>
            <w:color w:val="222222"/>
            <w:sz w:val="20"/>
            <w:szCs w:val="20"/>
            <w:shd w:val="clear" w:color="auto" w:fill="FFFFFF"/>
            <w:lang w:eastAsia="nl-NL"/>
            <w:rPrChange w:id="3308" w:author="Beate Volker" w:date="2023-08-02T16:44:00Z">
              <w:rPr>
                <w:rFonts w:ascii="Arial" w:hAnsi="Arial" w:cs="Arial"/>
                <w:color w:val="222222"/>
                <w:sz w:val="20"/>
                <w:szCs w:val="20"/>
                <w:shd w:val="clear" w:color="auto" w:fill="FFFFFF"/>
                <w:lang w:val="nl-NL" w:eastAsia="nl-NL"/>
              </w:rPr>
            </w:rPrChange>
          </w:rPr>
          <w:t>Lubbers, M. J., Molina, J. L., &amp; Valenzuela-García, H. (2019). When networks speak volumes: Variation in the size of broader acquaintanceship networks. </w:t>
        </w:r>
        <w:r w:rsidRPr="005B1FB3">
          <w:rPr>
            <w:rFonts w:ascii="Arial" w:hAnsi="Arial" w:cs="Arial"/>
            <w:i/>
            <w:iCs/>
            <w:color w:val="222222"/>
            <w:sz w:val="20"/>
            <w:szCs w:val="20"/>
            <w:lang w:eastAsia="nl-NL"/>
            <w:rPrChange w:id="3309" w:author="Tubergen, F.A. van (Frank)" w:date="2023-08-22T09:01:00Z">
              <w:rPr>
                <w:rFonts w:ascii="Arial" w:hAnsi="Arial" w:cs="Arial"/>
                <w:i/>
                <w:iCs/>
                <w:color w:val="222222"/>
                <w:sz w:val="20"/>
                <w:szCs w:val="20"/>
                <w:lang w:val="nl-NL" w:eastAsia="nl-NL"/>
              </w:rPr>
            </w:rPrChange>
          </w:rPr>
          <w:t>Social Networks</w:t>
        </w:r>
        <w:r w:rsidRPr="005B1FB3">
          <w:rPr>
            <w:rFonts w:ascii="Arial" w:hAnsi="Arial" w:cs="Arial"/>
            <w:color w:val="222222"/>
            <w:sz w:val="20"/>
            <w:szCs w:val="20"/>
            <w:shd w:val="clear" w:color="auto" w:fill="FFFFFF"/>
            <w:lang w:eastAsia="nl-NL"/>
            <w:rPrChange w:id="3310" w:author="Tubergen, F.A. van (Frank)" w:date="2023-08-22T09:01:00Z">
              <w:rPr>
                <w:rFonts w:ascii="Arial" w:hAnsi="Arial" w:cs="Arial"/>
                <w:color w:val="222222"/>
                <w:sz w:val="20"/>
                <w:szCs w:val="20"/>
                <w:shd w:val="clear" w:color="auto" w:fill="FFFFFF"/>
                <w:lang w:val="nl-NL" w:eastAsia="nl-NL"/>
              </w:rPr>
            </w:rPrChange>
          </w:rPr>
          <w:t>, </w:t>
        </w:r>
        <w:r w:rsidRPr="005B1FB3">
          <w:rPr>
            <w:rFonts w:ascii="Arial" w:hAnsi="Arial" w:cs="Arial"/>
            <w:i/>
            <w:iCs/>
            <w:color w:val="222222"/>
            <w:sz w:val="20"/>
            <w:szCs w:val="20"/>
            <w:lang w:eastAsia="nl-NL"/>
            <w:rPrChange w:id="3311" w:author="Tubergen, F.A. van (Frank)" w:date="2023-08-22T09:01:00Z">
              <w:rPr>
                <w:rFonts w:ascii="Arial" w:hAnsi="Arial" w:cs="Arial"/>
                <w:i/>
                <w:iCs/>
                <w:color w:val="222222"/>
                <w:sz w:val="20"/>
                <w:szCs w:val="20"/>
                <w:lang w:val="nl-NL" w:eastAsia="nl-NL"/>
              </w:rPr>
            </w:rPrChange>
          </w:rPr>
          <w:t>56</w:t>
        </w:r>
        <w:r w:rsidRPr="005B1FB3">
          <w:rPr>
            <w:rFonts w:ascii="Arial" w:hAnsi="Arial" w:cs="Arial"/>
            <w:color w:val="222222"/>
            <w:sz w:val="20"/>
            <w:szCs w:val="20"/>
            <w:shd w:val="clear" w:color="auto" w:fill="FFFFFF"/>
            <w:lang w:eastAsia="nl-NL"/>
            <w:rPrChange w:id="3312" w:author="Tubergen, F.A. van (Frank)" w:date="2023-08-22T09:01:00Z">
              <w:rPr>
                <w:rFonts w:ascii="Arial" w:hAnsi="Arial" w:cs="Arial"/>
                <w:color w:val="222222"/>
                <w:sz w:val="20"/>
                <w:szCs w:val="20"/>
                <w:shd w:val="clear" w:color="auto" w:fill="FFFFFF"/>
                <w:lang w:val="nl-NL" w:eastAsia="nl-NL"/>
              </w:rPr>
            </w:rPrChange>
          </w:rPr>
          <w:t>, 55-69.</w:t>
        </w:r>
      </w:ins>
    </w:p>
    <w:p w14:paraId="6189B02A" w14:textId="77777777" w:rsidR="00B376B1" w:rsidRDefault="00B376B1">
      <w:pPr>
        <w:spacing w:line="276" w:lineRule="auto"/>
        <w:jc w:val="both"/>
        <w:rPr>
          <w:ins w:id="3313" w:author="Bas Hofstra" w:date="2023-07-25T15:39:00Z"/>
          <w:rFonts w:ascii="Times" w:hAnsi="Times" w:cs="Arial"/>
          <w:color w:val="222222"/>
          <w:shd w:val="clear" w:color="auto" w:fill="FFFFFF"/>
        </w:rPr>
      </w:pPr>
    </w:p>
    <w:p w14:paraId="63828F00" w14:textId="77777777" w:rsidR="00537287" w:rsidRDefault="00537287">
      <w:pPr>
        <w:spacing w:line="276" w:lineRule="auto"/>
        <w:rPr>
          <w:ins w:id="3314" w:author="Bas Hofstra" w:date="2023-07-25T15:39:00Z"/>
        </w:rPr>
        <w:pPrChange w:id="3315" w:author="Bas Hofstra" w:date="2023-07-25T15:40:00Z">
          <w:pPr/>
        </w:pPrChange>
      </w:pPr>
      <w:proofErr w:type="spellStart"/>
      <w:ins w:id="3316" w:author="Bas Hofstra" w:date="2023-07-25T15:39:00Z">
        <w:r>
          <w:t>Maltiel</w:t>
        </w:r>
        <w:proofErr w:type="spellEnd"/>
        <w:r>
          <w:t xml:space="preserve">, R., Raftery, A. E., McCormick, T. H., &amp; </w:t>
        </w:r>
        <w:proofErr w:type="spellStart"/>
        <w:r>
          <w:t>Baraff</w:t>
        </w:r>
        <w:proofErr w:type="spellEnd"/>
        <w:r>
          <w:t xml:space="preserve">, A. J. (2015). Estimating population size using the network scale up method. </w:t>
        </w:r>
        <w:r>
          <w:rPr>
            <w:i/>
            <w:iCs/>
          </w:rPr>
          <w:t>The annals of applied statistics</w:t>
        </w:r>
        <w:r>
          <w:t xml:space="preserve">, </w:t>
        </w:r>
        <w:r>
          <w:rPr>
            <w:i/>
            <w:iCs/>
          </w:rPr>
          <w:t>9</w:t>
        </w:r>
        <w:r>
          <w:t>(3), 1247.</w:t>
        </w:r>
      </w:ins>
    </w:p>
    <w:p w14:paraId="5EF5A152" w14:textId="77777777" w:rsidR="00537287" w:rsidRDefault="00537287">
      <w:pPr>
        <w:spacing w:line="276" w:lineRule="auto"/>
        <w:jc w:val="both"/>
        <w:rPr>
          <w:ins w:id="3317" w:author="Bas Hofstra" w:date="2023-07-25T15:39:00Z"/>
          <w:rFonts w:ascii="Times" w:hAnsi="Times" w:cs="Arial"/>
          <w:color w:val="222222"/>
          <w:shd w:val="clear" w:color="auto" w:fill="FFFFFF"/>
        </w:rPr>
      </w:pPr>
    </w:p>
    <w:p w14:paraId="20B5D36F" w14:textId="77777777" w:rsidR="00537287" w:rsidRDefault="00537287">
      <w:pPr>
        <w:spacing w:line="276" w:lineRule="auto"/>
        <w:rPr>
          <w:ins w:id="3318" w:author="Bas Hofstra" w:date="2023-07-25T15:39:00Z"/>
        </w:rPr>
        <w:pPrChange w:id="3319" w:author="Bas Hofstra" w:date="2023-07-25T15:40:00Z">
          <w:pPr/>
        </w:pPrChange>
      </w:pPr>
      <w:proofErr w:type="spellStart"/>
      <w:ins w:id="3320" w:author="Bas Hofstra" w:date="2023-07-25T15:39:00Z">
        <w:r>
          <w:t>Maltiel</w:t>
        </w:r>
        <w:proofErr w:type="spellEnd"/>
        <w:r>
          <w:t xml:space="preserve">, Rachael, and Aaron J. </w:t>
        </w:r>
        <w:proofErr w:type="spellStart"/>
        <w:r>
          <w:t>Baraff</w:t>
        </w:r>
        <w:proofErr w:type="spellEnd"/>
        <w:r>
          <w:t xml:space="preserve">. "NSUM: Network Scale Up Method." </w:t>
        </w:r>
        <w:r>
          <w:rPr>
            <w:i/>
            <w:iCs/>
          </w:rPr>
          <w:t>R package version</w:t>
        </w:r>
        <w:r>
          <w:t xml:space="preserve"> 1 (2015).</w:t>
        </w:r>
      </w:ins>
    </w:p>
    <w:p w14:paraId="57ABB93E" w14:textId="77777777" w:rsidR="00537287" w:rsidRPr="003336F9" w:rsidRDefault="00537287">
      <w:pPr>
        <w:spacing w:line="276" w:lineRule="auto"/>
        <w:jc w:val="both"/>
        <w:rPr>
          <w:rFonts w:ascii="Times" w:hAnsi="Times" w:cs="Arial"/>
          <w:color w:val="222222"/>
          <w:shd w:val="clear" w:color="auto" w:fill="FFFFFF"/>
        </w:rPr>
      </w:pPr>
    </w:p>
    <w:p w14:paraId="2C67932B" w14:textId="7BA638CA" w:rsidR="00646D2A" w:rsidRPr="00646D2A" w:rsidRDefault="00646D2A" w:rsidP="00150FF9">
      <w:pPr>
        <w:spacing w:line="276" w:lineRule="auto"/>
        <w:jc w:val="both"/>
        <w:rPr>
          <w:rFonts w:ascii="Times" w:hAnsi="Times"/>
        </w:rPr>
      </w:pPr>
      <w:r w:rsidRPr="00646D2A">
        <w:rPr>
          <w:rFonts w:ascii="Times" w:hAnsi="Times" w:cs="Arial"/>
          <w:color w:val="222222"/>
          <w:shd w:val="clear" w:color="auto" w:fill="FFFFFF"/>
        </w:rPr>
        <w:lastRenderedPageBreak/>
        <w:t>Marsden, P. V. (1987). Core discussion networks of Americans. </w:t>
      </w:r>
      <w:r w:rsidRPr="00646D2A">
        <w:rPr>
          <w:rFonts w:ascii="Times" w:hAnsi="Times" w:cs="Arial"/>
          <w:i/>
          <w:iCs/>
          <w:color w:val="222222"/>
        </w:rPr>
        <w:t>American sociological review</w:t>
      </w:r>
      <w:r w:rsidRPr="00646D2A">
        <w:rPr>
          <w:rFonts w:ascii="Times" w:hAnsi="Times" w:cs="Arial"/>
          <w:color w:val="222222"/>
          <w:shd w:val="clear" w:color="auto" w:fill="FFFFFF"/>
        </w:rPr>
        <w:t>, 122-131.</w:t>
      </w:r>
    </w:p>
    <w:p w14:paraId="5A6586B5" w14:textId="77777777" w:rsidR="00B84870" w:rsidRPr="003336F9" w:rsidRDefault="00B84870" w:rsidP="00150FF9">
      <w:pPr>
        <w:spacing w:line="276" w:lineRule="auto"/>
        <w:jc w:val="both"/>
        <w:rPr>
          <w:rFonts w:ascii="Times" w:hAnsi="Times" w:cs="Arial"/>
          <w:color w:val="222222"/>
          <w:shd w:val="clear" w:color="auto" w:fill="FFFFFF"/>
        </w:rPr>
      </w:pPr>
    </w:p>
    <w:p w14:paraId="44F33993" w14:textId="32DDA441" w:rsidR="00E6007C" w:rsidRPr="008452EA" w:rsidRDefault="00B84870" w:rsidP="00150FF9">
      <w:pPr>
        <w:spacing w:line="276" w:lineRule="auto"/>
        <w:jc w:val="both"/>
        <w:rPr>
          <w:rFonts w:ascii="Times" w:hAnsi="Times"/>
        </w:rPr>
      </w:pPr>
      <w:r w:rsidRPr="00CA5EDC">
        <w:rPr>
          <w:rFonts w:ascii="Times" w:hAnsi="Times" w:cs="Arial"/>
          <w:color w:val="222222"/>
          <w:shd w:val="clear" w:color="auto" w:fill="FFFFFF"/>
        </w:rPr>
        <w:t>Marsden, P. V. (2003). Interviewer effects in measuring network size using a single name generator. </w:t>
      </w:r>
      <w:r w:rsidRPr="008452EA">
        <w:rPr>
          <w:rFonts w:ascii="Times" w:hAnsi="Times" w:cs="Arial"/>
          <w:i/>
          <w:iCs/>
          <w:color w:val="222222"/>
        </w:rPr>
        <w:t>Social networks</w:t>
      </w:r>
      <w:r w:rsidRPr="008452EA">
        <w:rPr>
          <w:rFonts w:ascii="Times" w:hAnsi="Times" w:cs="Arial"/>
          <w:color w:val="222222"/>
          <w:shd w:val="clear" w:color="auto" w:fill="FFFFFF"/>
        </w:rPr>
        <w:t>, </w:t>
      </w:r>
      <w:r w:rsidRPr="008452EA">
        <w:rPr>
          <w:rFonts w:ascii="Times" w:hAnsi="Times" w:cs="Arial"/>
          <w:i/>
          <w:iCs/>
          <w:color w:val="222222"/>
        </w:rPr>
        <w:t>25</w:t>
      </w:r>
      <w:r w:rsidRPr="008452EA">
        <w:rPr>
          <w:rFonts w:ascii="Times" w:hAnsi="Times" w:cs="Arial"/>
          <w:color w:val="222222"/>
          <w:shd w:val="clear" w:color="auto" w:fill="FFFFFF"/>
        </w:rPr>
        <w:t>(1), 1-16.</w:t>
      </w:r>
    </w:p>
    <w:p w14:paraId="256EA2C8" w14:textId="77777777" w:rsidR="00B84870" w:rsidRPr="003336F9" w:rsidRDefault="00B84870" w:rsidP="00150FF9">
      <w:pPr>
        <w:spacing w:line="276" w:lineRule="auto"/>
        <w:jc w:val="both"/>
        <w:rPr>
          <w:rFonts w:ascii="Times" w:hAnsi="Times"/>
        </w:rPr>
      </w:pPr>
    </w:p>
    <w:p w14:paraId="37B081AD" w14:textId="096B8891" w:rsidR="00E6007C" w:rsidRPr="002E3185" w:rsidRDefault="00E6007C" w:rsidP="00150FF9">
      <w:pPr>
        <w:spacing w:line="276" w:lineRule="auto"/>
        <w:jc w:val="both"/>
        <w:rPr>
          <w:rFonts w:ascii="Times" w:hAnsi="Times" w:cs="Arial"/>
          <w:color w:val="222222"/>
          <w:shd w:val="clear" w:color="auto" w:fill="FFFFFF"/>
        </w:rPr>
      </w:pPr>
      <w:r w:rsidRPr="00E6007C">
        <w:rPr>
          <w:rFonts w:ascii="Times" w:hAnsi="Times" w:cs="Arial"/>
          <w:color w:val="222222"/>
          <w:shd w:val="clear" w:color="auto" w:fill="FFFFFF"/>
        </w:rPr>
        <w:t xml:space="preserve">McCormick, T. H., </w:t>
      </w:r>
      <w:proofErr w:type="spellStart"/>
      <w:r w:rsidRPr="00E6007C">
        <w:rPr>
          <w:rFonts w:ascii="Times" w:hAnsi="Times" w:cs="Arial"/>
          <w:color w:val="222222"/>
          <w:shd w:val="clear" w:color="auto" w:fill="FFFFFF"/>
        </w:rPr>
        <w:t>Salganik</w:t>
      </w:r>
      <w:proofErr w:type="spellEnd"/>
      <w:r w:rsidRPr="00E6007C">
        <w:rPr>
          <w:rFonts w:ascii="Times" w:hAnsi="Times" w:cs="Arial"/>
          <w:color w:val="222222"/>
          <w:shd w:val="clear" w:color="auto" w:fill="FFFFFF"/>
        </w:rPr>
        <w:t xml:space="preserve">, M. J., &amp; Zheng, T. (2010). How many people do you </w:t>
      </w:r>
      <w:proofErr w:type="gramStart"/>
      <w:r w:rsidRPr="00E6007C">
        <w:rPr>
          <w:rFonts w:ascii="Times" w:hAnsi="Times" w:cs="Arial"/>
          <w:color w:val="222222"/>
          <w:shd w:val="clear" w:color="auto" w:fill="FFFFFF"/>
        </w:rPr>
        <w:t>know?:</w:t>
      </w:r>
      <w:proofErr w:type="gramEnd"/>
      <w:r w:rsidRPr="00E6007C">
        <w:rPr>
          <w:rFonts w:ascii="Times" w:hAnsi="Times" w:cs="Arial"/>
          <w:color w:val="222222"/>
          <w:shd w:val="clear" w:color="auto" w:fill="FFFFFF"/>
        </w:rPr>
        <w:t xml:space="preserve"> Efficiently estimating personal network size. </w:t>
      </w:r>
      <w:r w:rsidRPr="002E3185">
        <w:rPr>
          <w:rFonts w:ascii="Times" w:hAnsi="Times" w:cs="Arial"/>
          <w:i/>
          <w:iCs/>
          <w:color w:val="222222"/>
        </w:rPr>
        <w:t>Journal of the American Statistical Association</w:t>
      </w:r>
      <w:r w:rsidRPr="002E3185">
        <w:rPr>
          <w:rFonts w:ascii="Times" w:hAnsi="Times" w:cs="Arial"/>
          <w:color w:val="222222"/>
          <w:shd w:val="clear" w:color="auto" w:fill="FFFFFF"/>
        </w:rPr>
        <w:t>, </w:t>
      </w:r>
      <w:r w:rsidRPr="002E3185">
        <w:rPr>
          <w:rFonts w:ascii="Times" w:hAnsi="Times" w:cs="Arial"/>
          <w:i/>
          <w:iCs/>
          <w:color w:val="222222"/>
        </w:rPr>
        <w:t>105</w:t>
      </w:r>
      <w:r w:rsidRPr="002E3185">
        <w:rPr>
          <w:rFonts w:ascii="Times" w:hAnsi="Times" w:cs="Arial"/>
          <w:color w:val="222222"/>
          <w:shd w:val="clear" w:color="auto" w:fill="FFFFFF"/>
        </w:rPr>
        <w:t>(489), 59-70.</w:t>
      </w:r>
    </w:p>
    <w:p w14:paraId="7D62D76C" w14:textId="53EF45A4" w:rsidR="00E6007C" w:rsidRPr="002E3185" w:rsidRDefault="00E6007C" w:rsidP="00150FF9">
      <w:pPr>
        <w:spacing w:line="276" w:lineRule="auto"/>
        <w:jc w:val="both"/>
        <w:rPr>
          <w:rFonts w:ascii="Times" w:hAnsi="Times" w:cs="Arial"/>
          <w:color w:val="222222"/>
          <w:shd w:val="clear" w:color="auto" w:fill="FFFFFF"/>
        </w:rPr>
      </w:pPr>
    </w:p>
    <w:p w14:paraId="6532160E" w14:textId="3A91D5EB" w:rsidR="004643EC" w:rsidRPr="002E3185" w:rsidRDefault="004643EC" w:rsidP="00150FF9">
      <w:pPr>
        <w:spacing w:line="276" w:lineRule="auto"/>
        <w:jc w:val="both"/>
        <w:rPr>
          <w:rFonts w:ascii="Times" w:hAnsi="Times"/>
        </w:rPr>
      </w:pPr>
      <w:r w:rsidRPr="004643EC">
        <w:rPr>
          <w:rFonts w:ascii="Times" w:hAnsi="Times" w:cs="Arial"/>
          <w:color w:val="222222"/>
          <w:shd w:val="clear" w:color="auto" w:fill="FFFFFF"/>
        </w:rPr>
        <w:t xml:space="preserve">McLaughlin, D., </w:t>
      </w:r>
      <w:proofErr w:type="spellStart"/>
      <w:r w:rsidRPr="004643EC">
        <w:rPr>
          <w:rFonts w:ascii="Times" w:hAnsi="Times" w:cs="Arial"/>
          <w:color w:val="222222"/>
          <w:shd w:val="clear" w:color="auto" w:fill="FFFFFF"/>
        </w:rPr>
        <w:t>Vagenas</w:t>
      </w:r>
      <w:proofErr w:type="spellEnd"/>
      <w:r w:rsidRPr="004643EC">
        <w:rPr>
          <w:rFonts w:ascii="Times" w:hAnsi="Times" w:cs="Arial"/>
          <w:color w:val="222222"/>
          <w:shd w:val="clear" w:color="auto" w:fill="FFFFFF"/>
        </w:rPr>
        <w:t xml:space="preserve">, D., </w:t>
      </w:r>
      <w:proofErr w:type="spellStart"/>
      <w:r w:rsidRPr="004643EC">
        <w:rPr>
          <w:rFonts w:ascii="Times" w:hAnsi="Times" w:cs="Arial"/>
          <w:color w:val="222222"/>
          <w:shd w:val="clear" w:color="auto" w:fill="FFFFFF"/>
        </w:rPr>
        <w:t>Pachana</w:t>
      </w:r>
      <w:proofErr w:type="spellEnd"/>
      <w:r w:rsidRPr="004643EC">
        <w:rPr>
          <w:rFonts w:ascii="Times" w:hAnsi="Times" w:cs="Arial"/>
          <w:color w:val="222222"/>
          <w:shd w:val="clear" w:color="auto" w:fill="FFFFFF"/>
        </w:rPr>
        <w:t>, N. A., Begum, N., &amp; Dobson, A. (2010). Gender differences in social network size and satisfaction in adults in their 70s. </w:t>
      </w:r>
      <w:r w:rsidRPr="002E3185">
        <w:rPr>
          <w:rFonts w:ascii="Times" w:hAnsi="Times" w:cs="Arial"/>
          <w:i/>
          <w:iCs/>
          <w:color w:val="222222"/>
        </w:rPr>
        <w:t>Journal of Health Psychology</w:t>
      </w:r>
      <w:r w:rsidRPr="002E3185">
        <w:rPr>
          <w:rFonts w:ascii="Times" w:hAnsi="Times" w:cs="Arial"/>
          <w:color w:val="222222"/>
          <w:shd w:val="clear" w:color="auto" w:fill="FFFFFF"/>
        </w:rPr>
        <w:t>, </w:t>
      </w:r>
      <w:r w:rsidRPr="002E3185">
        <w:rPr>
          <w:rFonts w:ascii="Times" w:hAnsi="Times" w:cs="Arial"/>
          <w:i/>
          <w:iCs/>
          <w:color w:val="222222"/>
        </w:rPr>
        <w:t>15</w:t>
      </w:r>
      <w:r w:rsidRPr="002E3185">
        <w:rPr>
          <w:rFonts w:ascii="Times" w:hAnsi="Times" w:cs="Arial"/>
          <w:color w:val="222222"/>
          <w:shd w:val="clear" w:color="auto" w:fill="FFFFFF"/>
        </w:rPr>
        <w:t>(5), 671-679.</w:t>
      </w:r>
    </w:p>
    <w:p w14:paraId="247DF204" w14:textId="7B9F8B0D" w:rsidR="004643EC" w:rsidRPr="003336F9" w:rsidRDefault="004643EC" w:rsidP="00150FF9">
      <w:pPr>
        <w:spacing w:line="276" w:lineRule="auto"/>
        <w:jc w:val="both"/>
        <w:rPr>
          <w:rFonts w:ascii="Times" w:hAnsi="Times"/>
        </w:rPr>
      </w:pPr>
    </w:p>
    <w:p w14:paraId="32A67C57" w14:textId="07C861BB" w:rsidR="00CA3EF8" w:rsidRPr="003336F9" w:rsidRDefault="00CA3EF8" w:rsidP="00150FF9">
      <w:pPr>
        <w:spacing w:line="276" w:lineRule="auto"/>
        <w:jc w:val="both"/>
        <w:rPr>
          <w:rFonts w:ascii="Times" w:hAnsi="Times"/>
        </w:rPr>
      </w:pPr>
      <w:r w:rsidRPr="003336F9">
        <w:rPr>
          <w:rFonts w:ascii="Times" w:hAnsi="Times"/>
        </w:rPr>
        <w:t>Milgram, S. (1967) The small world problem. Psychology Today, 22:61-67.</w:t>
      </w:r>
    </w:p>
    <w:p w14:paraId="33DC3724" w14:textId="223C3EDD" w:rsidR="0002376E" w:rsidRPr="003336F9" w:rsidRDefault="0002376E" w:rsidP="00150FF9">
      <w:pPr>
        <w:spacing w:line="276" w:lineRule="auto"/>
        <w:jc w:val="both"/>
        <w:rPr>
          <w:rFonts w:ascii="Times" w:hAnsi="Times"/>
        </w:rPr>
      </w:pPr>
    </w:p>
    <w:p w14:paraId="37EBDEFA" w14:textId="2D59EFBE" w:rsidR="0002376E" w:rsidRPr="0002376E" w:rsidRDefault="0002376E" w:rsidP="00150FF9">
      <w:pPr>
        <w:spacing w:line="276" w:lineRule="auto"/>
        <w:jc w:val="both"/>
        <w:rPr>
          <w:rFonts w:ascii="Times" w:hAnsi="Times"/>
          <w:lang w:val="nl-NL"/>
        </w:rPr>
      </w:pPr>
      <w:r w:rsidRPr="0002376E">
        <w:rPr>
          <w:rFonts w:ascii="Times" w:hAnsi="Times" w:cs="Arial"/>
          <w:color w:val="222222"/>
          <w:shd w:val="clear" w:color="auto" w:fill="FFFFFF"/>
        </w:rPr>
        <w:t xml:space="preserve">Paik, A., &amp; </w:t>
      </w:r>
      <w:proofErr w:type="spellStart"/>
      <w:r w:rsidRPr="0002376E">
        <w:rPr>
          <w:rFonts w:ascii="Times" w:hAnsi="Times" w:cs="Arial"/>
          <w:color w:val="222222"/>
          <w:shd w:val="clear" w:color="auto" w:fill="FFFFFF"/>
        </w:rPr>
        <w:t>Sanchagrin</w:t>
      </w:r>
      <w:proofErr w:type="spellEnd"/>
      <w:r w:rsidRPr="0002376E">
        <w:rPr>
          <w:rFonts w:ascii="Times" w:hAnsi="Times" w:cs="Arial"/>
          <w:color w:val="222222"/>
          <w:shd w:val="clear" w:color="auto" w:fill="FFFFFF"/>
        </w:rPr>
        <w:t>, K. (2013). Social isolation in America: An artifact. </w:t>
      </w:r>
      <w:r w:rsidRPr="0002376E">
        <w:rPr>
          <w:rFonts w:ascii="Times" w:hAnsi="Times" w:cs="Arial"/>
          <w:i/>
          <w:iCs/>
          <w:color w:val="222222"/>
          <w:lang w:val="nl-NL"/>
        </w:rPr>
        <w:t>American Sociological Review</w:t>
      </w:r>
      <w:r w:rsidRPr="0002376E">
        <w:rPr>
          <w:rFonts w:ascii="Times" w:hAnsi="Times" w:cs="Arial"/>
          <w:color w:val="222222"/>
          <w:shd w:val="clear" w:color="auto" w:fill="FFFFFF"/>
          <w:lang w:val="nl-NL"/>
        </w:rPr>
        <w:t>, </w:t>
      </w:r>
      <w:r w:rsidRPr="0002376E">
        <w:rPr>
          <w:rFonts w:ascii="Times" w:hAnsi="Times" w:cs="Arial"/>
          <w:i/>
          <w:iCs/>
          <w:color w:val="222222"/>
          <w:lang w:val="nl-NL"/>
        </w:rPr>
        <w:t>78</w:t>
      </w:r>
      <w:r w:rsidRPr="0002376E">
        <w:rPr>
          <w:rFonts w:ascii="Times" w:hAnsi="Times" w:cs="Arial"/>
          <w:color w:val="222222"/>
          <w:shd w:val="clear" w:color="auto" w:fill="FFFFFF"/>
          <w:lang w:val="nl-NL"/>
        </w:rPr>
        <w:t>(3), 339-360.</w:t>
      </w:r>
    </w:p>
    <w:p w14:paraId="6ADEDC10" w14:textId="77777777" w:rsidR="00CA3EF8" w:rsidRPr="002E3185" w:rsidRDefault="00CA3EF8" w:rsidP="00150FF9">
      <w:pPr>
        <w:spacing w:line="276" w:lineRule="auto"/>
        <w:jc w:val="both"/>
        <w:rPr>
          <w:rFonts w:ascii="Times" w:hAnsi="Times"/>
          <w:lang w:val="nl-NL"/>
        </w:rPr>
      </w:pPr>
    </w:p>
    <w:p w14:paraId="58CD7EA7" w14:textId="6E4F1753" w:rsidR="004643EC" w:rsidRPr="002E3185" w:rsidRDefault="004643EC" w:rsidP="00150FF9">
      <w:pPr>
        <w:spacing w:line="276" w:lineRule="auto"/>
        <w:jc w:val="both"/>
        <w:rPr>
          <w:rFonts w:ascii="Times" w:hAnsi="Times"/>
        </w:rPr>
      </w:pPr>
      <w:r w:rsidRPr="004643EC">
        <w:rPr>
          <w:rFonts w:ascii="Times" w:hAnsi="Times" w:cs="Arial"/>
          <w:color w:val="222222"/>
          <w:shd w:val="clear" w:color="auto" w:fill="FFFFFF"/>
          <w:lang w:val="nl-NL"/>
        </w:rPr>
        <w:t xml:space="preserve">Penninx, B. W., Van Tilburg, T., </w:t>
      </w:r>
      <w:proofErr w:type="spellStart"/>
      <w:r w:rsidRPr="004643EC">
        <w:rPr>
          <w:rFonts w:ascii="Times" w:hAnsi="Times" w:cs="Arial"/>
          <w:color w:val="222222"/>
          <w:shd w:val="clear" w:color="auto" w:fill="FFFFFF"/>
          <w:lang w:val="nl-NL"/>
        </w:rPr>
        <w:t>Kriegsman</w:t>
      </w:r>
      <w:proofErr w:type="spellEnd"/>
      <w:r w:rsidRPr="004643EC">
        <w:rPr>
          <w:rFonts w:ascii="Times" w:hAnsi="Times" w:cs="Arial"/>
          <w:color w:val="222222"/>
          <w:shd w:val="clear" w:color="auto" w:fill="FFFFFF"/>
          <w:lang w:val="nl-NL"/>
        </w:rPr>
        <w:t xml:space="preserve">, D. M., Boeke, A. J. P., Deeg, D. J., &amp; Van Eijk, J. T. M. (1999). </w:t>
      </w:r>
      <w:r w:rsidRPr="004643EC">
        <w:rPr>
          <w:rFonts w:ascii="Times" w:hAnsi="Times" w:cs="Arial"/>
          <w:color w:val="222222"/>
          <w:shd w:val="clear" w:color="auto" w:fill="FFFFFF"/>
        </w:rPr>
        <w:t>Social network, social support, and loneliness in older persons with different chronic diseases. </w:t>
      </w:r>
      <w:r w:rsidRPr="002E3185">
        <w:rPr>
          <w:rFonts w:ascii="Times" w:hAnsi="Times" w:cs="Arial"/>
          <w:i/>
          <w:iCs/>
          <w:color w:val="222222"/>
        </w:rPr>
        <w:t>Journal of aging and health</w:t>
      </w:r>
      <w:r w:rsidRPr="002E3185">
        <w:rPr>
          <w:rFonts w:ascii="Times" w:hAnsi="Times" w:cs="Arial"/>
          <w:color w:val="222222"/>
          <w:shd w:val="clear" w:color="auto" w:fill="FFFFFF"/>
        </w:rPr>
        <w:t>, </w:t>
      </w:r>
      <w:r w:rsidRPr="002E3185">
        <w:rPr>
          <w:rFonts w:ascii="Times" w:hAnsi="Times" w:cs="Arial"/>
          <w:i/>
          <w:iCs/>
          <w:color w:val="222222"/>
        </w:rPr>
        <w:t>11</w:t>
      </w:r>
      <w:r w:rsidRPr="002E3185">
        <w:rPr>
          <w:rFonts w:ascii="Times" w:hAnsi="Times" w:cs="Arial"/>
          <w:color w:val="222222"/>
          <w:shd w:val="clear" w:color="auto" w:fill="FFFFFF"/>
        </w:rPr>
        <w:t>(2), 151-168.</w:t>
      </w:r>
    </w:p>
    <w:p w14:paraId="65B28A8B" w14:textId="40825F8F" w:rsidR="004643EC" w:rsidRPr="003336F9" w:rsidRDefault="004643EC" w:rsidP="00150FF9">
      <w:pPr>
        <w:spacing w:line="276" w:lineRule="auto"/>
        <w:jc w:val="both"/>
        <w:rPr>
          <w:rFonts w:ascii="Times" w:hAnsi="Times"/>
        </w:rPr>
      </w:pPr>
    </w:p>
    <w:p w14:paraId="553552B7" w14:textId="6B3EBA0B" w:rsidR="004643EC" w:rsidRPr="002E3185" w:rsidRDefault="004643EC" w:rsidP="00150FF9">
      <w:pPr>
        <w:spacing w:line="276" w:lineRule="auto"/>
        <w:jc w:val="both"/>
        <w:rPr>
          <w:rFonts w:ascii="Times" w:hAnsi="Times"/>
        </w:rPr>
      </w:pPr>
      <w:proofErr w:type="spellStart"/>
      <w:r w:rsidRPr="004643EC">
        <w:rPr>
          <w:rFonts w:ascii="Times" w:hAnsi="Times" w:cs="Arial"/>
          <w:color w:val="222222"/>
          <w:shd w:val="clear" w:color="auto" w:fill="FFFFFF"/>
        </w:rPr>
        <w:t>Pollet</w:t>
      </w:r>
      <w:proofErr w:type="spellEnd"/>
      <w:r w:rsidRPr="004643EC">
        <w:rPr>
          <w:rFonts w:ascii="Times" w:hAnsi="Times" w:cs="Arial"/>
          <w:color w:val="222222"/>
          <w:shd w:val="clear" w:color="auto" w:fill="FFFFFF"/>
        </w:rPr>
        <w:t>, T. V., Roberts, S. G., &amp; Dunbar, R. I. (2011). Extraverts have larger social network layers: But do not feel emotionally closer to individuals at any layer. </w:t>
      </w:r>
      <w:r w:rsidRPr="002E3185">
        <w:rPr>
          <w:rFonts w:ascii="Times" w:hAnsi="Times" w:cs="Arial"/>
          <w:i/>
          <w:iCs/>
          <w:color w:val="222222"/>
        </w:rPr>
        <w:t>Journal of Individual Differences</w:t>
      </w:r>
      <w:r w:rsidRPr="002E3185">
        <w:rPr>
          <w:rFonts w:ascii="Times" w:hAnsi="Times" w:cs="Arial"/>
          <w:color w:val="222222"/>
          <w:shd w:val="clear" w:color="auto" w:fill="FFFFFF"/>
        </w:rPr>
        <w:t>, </w:t>
      </w:r>
      <w:r w:rsidRPr="002E3185">
        <w:rPr>
          <w:rFonts w:ascii="Times" w:hAnsi="Times" w:cs="Arial"/>
          <w:i/>
          <w:iCs/>
          <w:color w:val="222222"/>
        </w:rPr>
        <w:t>32</w:t>
      </w:r>
      <w:r w:rsidRPr="002E3185">
        <w:rPr>
          <w:rFonts w:ascii="Times" w:hAnsi="Times" w:cs="Arial"/>
          <w:color w:val="222222"/>
          <w:shd w:val="clear" w:color="auto" w:fill="FFFFFF"/>
        </w:rPr>
        <w:t>(3), 161.</w:t>
      </w:r>
    </w:p>
    <w:p w14:paraId="7DFC9665" w14:textId="7AC85FC0" w:rsidR="00E6007C" w:rsidRPr="002E3185" w:rsidRDefault="00E6007C" w:rsidP="00150FF9">
      <w:pPr>
        <w:spacing w:line="276" w:lineRule="auto"/>
        <w:jc w:val="both"/>
        <w:rPr>
          <w:rFonts w:ascii="Times" w:hAnsi="Times"/>
        </w:rPr>
      </w:pPr>
    </w:p>
    <w:p w14:paraId="76CBAD46" w14:textId="6074319A" w:rsidR="004643EC" w:rsidRPr="00E6007C" w:rsidRDefault="004643EC" w:rsidP="00150FF9">
      <w:pPr>
        <w:spacing w:line="276" w:lineRule="auto"/>
        <w:jc w:val="both"/>
        <w:rPr>
          <w:rFonts w:ascii="Times" w:hAnsi="Times"/>
        </w:rPr>
      </w:pPr>
      <w:r w:rsidRPr="00E6007C">
        <w:rPr>
          <w:rFonts w:ascii="Times" w:hAnsi="Times" w:cs="Arial"/>
          <w:color w:val="222222"/>
          <w:shd w:val="clear" w:color="auto" w:fill="FFFFFF"/>
        </w:rPr>
        <w:t xml:space="preserve">Roberts, S. G., Wilson, R., </w:t>
      </w:r>
      <w:proofErr w:type="spellStart"/>
      <w:r w:rsidRPr="00E6007C">
        <w:rPr>
          <w:rFonts w:ascii="Times" w:hAnsi="Times" w:cs="Arial"/>
          <w:color w:val="222222"/>
          <w:shd w:val="clear" w:color="auto" w:fill="FFFFFF"/>
        </w:rPr>
        <w:t>Fedurek</w:t>
      </w:r>
      <w:proofErr w:type="spellEnd"/>
      <w:r w:rsidRPr="00E6007C">
        <w:rPr>
          <w:rFonts w:ascii="Times" w:hAnsi="Times" w:cs="Arial"/>
          <w:color w:val="222222"/>
          <w:shd w:val="clear" w:color="auto" w:fill="FFFFFF"/>
        </w:rPr>
        <w:t>, P., &amp; Dunbar, R. I. (2008). Individual differences and personal social network size and structure. </w:t>
      </w:r>
      <w:r w:rsidRPr="00E6007C">
        <w:rPr>
          <w:rFonts w:ascii="Times" w:hAnsi="Times" w:cs="Arial"/>
          <w:i/>
          <w:iCs/>
          <w:color w:val="222222"/>
        </w:rPr>
        <w:t>Personality and individual differences</w:t>
      </w:r>
      <w:r w:rsidRPr="00E6007C">
        <w:rPr>
          <w:rFonts w:ascii="Times" w:hAnsi="Times" w:cs="Arial"/>
          <w:color w:val="222222"/>
          <w:shd w:val="clear" w:color="auto" w:fill="FFFFFF"/>
        </w:rPr>
        <w:t>, </w:t>
      </w:r>
      <w:r w:rsidRPr="00E6007C">
        <w:rPr>
          <w:rFonts w:ascii="Times" w:hAnsi="Times" w:cs="Arial"/>
          <w:i/>
          <w:iCs/>
          <w:color w:val="222222"/>
        </w:rPr>
        <w:t>44</w:t>
      </w:r>
      <w:r w:rsidRPr="00E6007C">
        <w:rPr>
          <w:rFonts w:ascii="Times" w:hAnsi="Times" w:cs="Arial"/>
          <w:color w:val="222222"/>
          <w:shd w:val="clear" w:color="auto" w:fill="FFFFFF"/>
        </w:rPr>
        <w:t>(4), 954-964.</w:t>
      </w:r>
    </w:p>
    <w:p w14:paraId="09B81A0A" w14:textId="407A2BD1" w:rsidR="004643EC" w:rsidRDefault="004643EC" w:rsidP="00150FF9">
      <w:pPr>
        <w:spacing w:line="276" w:lineRule="auto"/>
        <w:jc w:val="both"/>
        <w:rPr>
          <w:ins w:id="3321" w:author="Beate Volker" w:date="2023-08-02T16:11:00Z"/>
          <w:rFonts w:ascii="Times" w:hAnsi="Times"/>
        </w:rPr>
      </w:pPr>
    </w:p>
    <w:p w14:paraId="1D3A2DB7" w14:textId="77777777" w:rsidR="00B376B1" w:rsidRPr="005B1FB3" w:rsidRDefault="00B376B1" w:rsidP="00B376B1">
      <w:pPr>
        <w:rPr>
          <w:ins w:id="3322" w:author="Beate Volker" w:date="2023-08-02T16:11:00Z"/>
          <w:lang w:eastAsia="nl-NL"/>
          <w:rPrChange w:id="3323" w:author="Tubergen, F.A. van (Frank)" w:date="2023-08-22T09:01:00Z">
            <w:rPr>
              <w:ins w:id="3324" w:author="Beate Volker" w:date="2023-08-02T16:11:00Z"/>
              <w:lang w:val="nl-NL" w:eastAsia="nl-NL"/>
            </w:rPr>
          </w:rPrChange>
        </w:rPr>
      </w:pPr>
      <w:ins w:id="3325" w:author="Beate Volker" w:date="2023-08-02T16:11:00Z">
        <w:r w:rsidRPr="00B376B1">
          <w:rPr>
            <w:rFonts w:ascii="Arial" w:hAnsi="Arial" w:cs="Arial"/>
            <w:color w:val="222222"/>
            <w:sz w:val="20"/>
            <w:szCs w:val="20"/>
            <w:shd w:val="clear" w:color="auto" w:fill="FFFFFF"/>
            <w:lang w:val="nl-NL" w:eastAsia="nl-NL"/>
          </w:rPr>
          <w:t xml:space="preserve">Schutter, N., Holwerda, T. J., </w:t>
        </w:r>
        <w:proofErr w:type="spellStart"/>
        <w:r w:rsidRPr="00B376B1">
          <w:rPr>
            <w:rFonts w:ascii="Arial" w:hAnsi="Arial" w:cs="Arial"/>
            <w:color w:val="222222"/>
            <w:sz w:val="20"/>
            <w:szCs w:val="20"/>
            <w:shd w:val="clear" w:color="auto" w:fill="FFFFFF"/>
            <w:lang w:val="nl-NL" w:eastAsia="nl-NL"/>
          </w:rPr>
          <w:t>Comijs</w:t>
        </w:r>
        <w:proofErr w:type="spellEnd"/>
        <w:r w:rsidRPr="00B376B1">
          <w:rPr>
            <w:rFonts w:ascii="Arial" w:hAnsi="Arial" w:cs="Arial"/>
            <w:color w:val="222222"/>
            <w:sz w:val="20"/>
            <w:szCs w:val="20"/>
            <w:shd w:val="clear" w:color="auto" w:fill="FFFFFF"/>
            <w:lang w:val="nl-NL" w:eastAsia="nl-NL"/>
          </w:rPr>
          <w:t xml:space="preserve">, H. C., Stek, M. L., Peen, J., &amp; Dekker, J. J. (2022). </w:t>
        </w:r>
        <w:r w:rsidRPr="00B376B1">
          <w:rPr>
            <w:rFonts w:ascii="Arial" w:hAnsi="Arial" w:cs="Arial"/>
            <w:color w:val="222222"/>
            <w:sz w:val="20"/>
            <w:szCs w:val="20"/>
            <w:shd w:val="clear" w:color="auto" w:fill="FFFFFF"/>
            <w:lang w:eastAsia="nl-NL"/>
            <w:rPrChange w:id="3326" w:author="Beate Volker" w:date="2023-08-02T16:11:00Z">
              <w:rPr>
                <w:rFonts w:ascii="Arial" w:hAnsi="Arial" w:cs="Arial"/>
                <w:color w:val="222222"/>
                <w:sz w:val="20"/>
                <w:szCs w:val="20"/>
                <w:shd w:val="clear" w:color="auto" w:fill="FFFFFF"/>
                <w:lang w:val="nl-NL" w:eastAsia="nl-NL"/>
              </w:rPr>
            </w:rPrChange>
          </w:rPr>
          <w:t>Loneliness, social network size and mortality in older adults: a meta-analysis. </w:t>
        </w:r>
        <w:r w:rsidRPr="005B1FB3">
          <w:rPr>
            <w:rFonts w:ascii="Arial" w:hAnsi="Arial" w:cs="Arial"/>
            <w:i/>
            <w:iCs/>
            <w:color w:val="222222"/>
            <w:sz w:val="20"/>
            <w:szCs w:val="20"/>
            <w:lang w:eastAsia="nl-NL"/>
            <w:rPrChange w:id="3327" w:author="Tubergen, F.A. van (Frank)" w:date="2023-08-22T09:01:00Z">
              <w:rPr>
                <w:rFonts w:ascii="Arial" w:hAnsi="Arial" w:cs="Arial"/>
                <w:i/>
                <w:iCs/>
                <w:color w:val="222222"/>
                <w:sz w:val="20"/>
                <w:szCs w:val="20"/>
                <w:lang w:val="nl-NL" w:eastAsia="nl-NL"/>
              </w:rPr>
            </w:rPrChange>
          </w:rPr>
          <w:t>European journal of ageing</w:t>
        </w:r>
        <w:r w:rsidRPr="005B1FB3">
          <w:rPr>
            <w:rFonts w:ascii="Arial" w:hAnsi="Arial" w:cs="Arial"/>
            <w:color w:val="222222"/>
            <w:sz w:val="20"/>
            <w:szCs w:val="20"/>
            <w:shd w:val="clear" w:color="auto" w:fill="FFFFFF"/>
            <w:lang w:eastAsia="nl-NL"/>
            <w:rPrChange w:id="3328" w:author="Tubergen, F.A. van (Frank)" w:date="2023-08-22T09:01:00Z">
              <w:rPr>
                <w:rFonts w:ascii="Arial" w:hAnsi="Arial" w:cs="Arial"/>
                <w:color w:val="222222"/>
                <w:sz w:val="20"/>
                <w:szCs w:val="20"/>
                <w:shd w:val="clear" w:color="auto" w:fill="FFFFFF"/>
                <w:lang w:val="nl-NL" w:eastAsia="nl-NL"/>
              </w:rPr>
            </w:rPrChange>
          </w:rPr>
          <w:t>, </w:t>
        </w:r>
        <w:r w:rsidRPr="005B1FB3">
          <w:rPr>
            <w:rFonts w:ascii="Arial" w:hAnsi="Arial" w:cs="Arial"/>
            <w:i/>
            <w:iCs/>
            <w:color w:val="222222"/>
            <w:sz w:val="20"/>
            <w:szCs w:val="20"/>
            <w:lang w:eastAsia="nl-NL"/>
            <w:rPrChange w:id="3329" w:author="Tubergen, F.A. van (Frank)" w:date="2023-08-22T09:01:00Z">
              <w:rPr>
                <w:rFonts w:ascii="Arial" w:hAnsi="Arial" w:cs="Arial"/>
                <w:i/>
                <w:iCs/>
                <w:color w:val="222222"/>
                <w:sz w:val="20"/>
                <w:szCs w:val="20"/>
                <w:lang w:val="nl-NL" w:eastAsia="nl-NL"/>
              </w:rPr>
            </w:rPrChange>
          </w:rPr>
          <w:t>19</w:t>
        </w:r>
        <w:r w:rsidRPr="005B1FB3">
          <w:rPr>
            <w:rFonts w:ascii="Arial" w:hAnsi="Arial" w:cs="Arial"/>
            <w:color w:val="222222"/>
            <w:sz w:val="20"/>
            <w:szCs w:val="20"/>
            <w:shd w:val="clear" w:color="auto" w:fill="FFFFFF"/>
            <w:lang w:eastAsia="nl-NL"/>
            <w:rPrChange w:id="3330" w:author="Tubergen, F.A. van (Frank)" w:date="2023-08-22T09:01:00Z">
              <w:rPr>
                <w:rFonts w:ascii="Arial" w:hAnsi="Arial" w:cs="Arial"/>
                <w:color w:val="222222"/>
                <w:sz w:val="20"/>
                <w:szCs w:val="20"/>
                <w:shd w:val="clear" w:color="auto" w:fill="FFFFFF"/>
                <w:lang w:val="nl-NL" w:eastAsia="nl-NL"/>
              </w:rPr>
            </w:rPrChange>
          </w:rPr>
          <w:t>(4), 1057-1076.</w:t>
        </w:r>
      </w:ins>
    </w:p>
    <w:p w14:paraId="29EFC466" w14:textId="6E4E3DDD" w:rsidR="00B376B1" w:rsidRDefault="00B376B1" w:rsidP="00150FF9">
      <w:pPr>
        <w:spacing w:line="276" w:lineRule="auto"/>
        <w:jc w:val="both"/>
        <w:rPr>
          <w:ins w:id="3331" w:author="Beate Volker" w:date="2023-08-02T16:11:00Z"/>
          <w:rFonts w:ascii="Times" w:hAnsi="Times"/>
        </w:rPr>
      </w:pPr>
    </w:p>
    <w:p w14:paraId="4AA84C0F" w14:textId="357AB032" w:rsidR="00B376B1" w:rsidRDefault="00B376B1" w:rsidP="00150FF9">
      <w:pPr>
        <w:spacing w:line="276" w:lineRule="auto"/>
        <w:jc w:val="both"/>
        <w:rPr>
          <w:ins w:id="3332" w:author="Beate Volker" w:date="2023-08-02T16:11:00Z"/>
          <w:rFonts w:ascii="Times" w:hAnsi="Times"/>
        </w:rPr>
      </w:pPr>
    </w:p>
    <w:p w14:paraId="3EC63259" w14:textId="77777777" w:rsidR="00B376B1" w:rsidRPr="003336F9" w:rsidRDefault="00B376B1" w:rsidP="00150FF9">
      <w:pPr>
        <w:spacing w:line="276" w:lineRule="auto"/>
        <w:jc w:val="both"/>
        <w:rPr>
          <w:rFonts w:ascii="Times" w:hAnsi="Times"/>
        </w:rPr>
      </w:pPr>
    </w:p>
    <w:p w14:paraId="043EC5EE" w14:textId="649FD9A7" w:rsidR="00E6007C" w:rsidRPr="00E6007C" w:rsidRDefault="00E6007C" w:rsidP="00150FF9">
      <w:pPr>
        <w:spacing w:line="276" w:lineRule="auto"/>
        <w:jc w:val="both"/>
        <w:rPr>
          <w:rFonts w:ascii="Times" w:hAnsi="Times"/>
        </w:rPr>
      </w:pPr>
      <w:r w:rsidRPr="00E6007C">
        <w:rPr>
          <w:rFonts w:ascii="Times" w:hAnsi="Times" w:cs="Arial"/>
          <w:color w:val="222222"/>
          <w:shd w:val="clear" w:color="auto" w:fill="FFFFFF"/>
        </w:rPr>
        <w:t>Stokes, J. P. (1983). Predicting satisfaction with social support from social network structure. </w:t>
      </w:r>
      <w:r w:rsidRPr="00E6007C">
        <w:rPr>
          <w:rFonts w:ascii="Times" w:hAnsi="Times" w:cs="Arial"/>
          <w:i/>
          <w:iCs/>
          <w:color w:val="222222"/>
        </w:rPr>
        <w:t>American Journal of Community Psychology</w:t>
      </w:r>
      <w:r w:rsidRPr="00E6007C">
        <w:rPr>
          <w:rFonts w:ascii="Times" w:hAnsi="Times" w:cs="Arial"/>
          <w:color w:val="222222"/>
          <w:shd w:val="clear" w:color="auto" w:fill="FFFFFF"/>
        </w:rPr>
        <w:t>, </w:t>
      </w:r>
      <w:r w:rsidRPr="00E6007C">
        <w:rPr>
          <w:rFonts w:ascii="Times" w:hAnsi="Times" w:cs="Arial"/>
          <w:i/>
          <w:iCs/>
          <w:color w:val="222222"/>
        </w:rPr>
        <w:t>11</w:t>
      </w:r>
      <w:r w:rsidRPr="00E6007C">
        <w:rPr>
          <w:rFonts w:ascii="Times" w:hAnsi="Times" w:cs="Arial"/>
          <w:color w:val="222222"/>
          <w:shd w:val="clear" w:color="auto" w:fill="FFFFFF"/>
        </w:rPr>
        <w:t>(2), 141.</w:t>
      </w:r>
    </w:p>
    <w:p w14:paraId="0FF4418D" w14:textId="53D25AB0" w:rsidR="004643EC" w:rsidRPr="003336F9" w:rsidRDefault="004643EC" w:rsidP="00150FF9">
      <w:pPr>
        <w:spacing w:line="276" w:lineRule="auto"/>
        <w:jc w:val="both"/>
        <w:rPr>
          <w:rFonts w:ascii="Times" w:hAnsi="Times" w:cs="Arial"/>
          <w:color w:val="222222"/>
          <w:shd w:val="clear" w:color="auto" w:fill="FFFFFF"/>
        </w:rPr>
      </w:pPr>
    </w:p>
    <w:p w14:paraId="47EDEBED" w14:textId="70FC89BE" w:rsidR="00C23113" w:rsidRPr="003336F9" w:rsidRDefault="00C23113" w:rsidP="00150FF9">
      <w:pPr>
        <w:spacing w:line="276" w:lineRule="auto"/>
        <w:jc w:val="both"/>
        <w:rPr>
          <w:rFonts w:ascii="Times" w:hAnsi="Times" w:cs="Arial"/>
          <w:color w:val="222222"/>
          <w:shd w:val="clear" w:color="auto" w:fill="FFFFFF"/>
        </w:rPr>
      </w:pPr>
      <w:proofErr w:type="spellStart"/>
      <w:r w:rsidRPr="003336F9">
        <w:rPr>
          <w:rFonts w:ascii="Times" w:hAnsi="Times" w:cs="Arial"/>
          <w:color w:val="222222"/>
          <w:shd w:val="clear" w:color="auto" w:fill="FFFFFF"/>
        </w:rPr>
        <w:t>Tulin</w:t>
      </w:r>
      <w:proofErr w:type="spellEnd"/>
      <w:r w:rsidRPr="003336F9">
        <w:rPr>
          <w:rFonts w:ascii="Times" w:hAnsi="Times" w:cs="Arial"/>
          <w:color w:val="222222"/>
          <w:shd w:val="clear" w:color="auto" w:fill="FFFFFF"/>
        </w:rPr>
        <w:t>…. Paper over personality en social capital</w:t>
      </w:r>
      <w:r w:rsidR="00892E83" w:rsidRPr="003336F9">
        <w:rPr>
          <w:rFonts w:ascii="Times" w:hAnsi="Times" w:cs="Arial"/>
          <w:color w:val="222222"/>
          <w:shd w:val="clear" w:color="auto" w:fill="FFFFFF"/>
        </w:rPr>
        <w:t xml:space="preserve"> 2019</w:t>
      </w:r>
    </w:p>
    <w:p w14:paraId="1FBA6AE7" w14:textId="77777777" w:rsidR="00C23113" w:rsidRPr="003336F9" w:rsidRDefault="00C23113" w:rsidP="00150FF9">
      <w:pPr>
        <w:spacing w:line="276" w:lineRule="auto"/>
        <w:jc w:val="both"/>
        <w:rPr>
          <w:rFonts w:ascii="Times" w:hAnsi="Times" w:cs="Arial"/>
          <w:color w:val="222222"/>
          <w:shd w:val="clear" w:color="auto" w:fill="FFFFFF"/>
        </w:rPr>
      </w:pPr>
    </w:p>
    <w:p w14:paraId="71CA1038" w14:textId="636DCD68" w:rsidR="004643EC" w:rsidRPr="00E6007C" w:rsidRDefault="004643EC" w:rsidP="00150FF9">
      <w:pPr>
        <w:spacing w:line="276" w:lineRule="auto"/>
        <w:jc w:val="both"/>
        <w:rPr>
          <w:rFonts w:ascii="Times" w:hAnsi="Times"/>
        </w:rPr>
      </w:pPr>
      <w:r w:rsidRPr="00E6007C">
        <w:rPr>
          <w:rFonts w:ascii="Times" w:hAnsi="Times" w:cs="Arial"/>
          <w:color w:val="222222"/>
          <w:shd w:val="clear" w:color="auto" w:fill="FFFFFF"/>
        </w:rPr>
        <w:t>Van Tilburg, T. G. (1995). Delineation of the social network and differences in network size. </w:t>
      </w:r>
      <w:r w:rsidRPr="00E6007C">
        <w:rPr>
          <w:rFonts w:ascii="Times" w:hAnsi="Times" w:cs="Arial"/>
          <w:i/>
          <w:iCs/>
          <w:color w:val="222222"/>
        </w:rPr>
        <w:t>Living arrangements and social networks of older adults</w:t>
      </w:r>
      <w:r w:rsidRPr="00E6007C">
        <w:rPr>
          <w:rFonts w:ascii="Times" w:hAnsi="Times" w:cs="Arial"/>
          <w:color w:val="222222"/>
          <w:shd w:val="clear" w:color="auto" w:fill="FFFFFF"/>
        </w:rPr>
        <w:t>, 83-96.</w:t>
      </w:r>
    </w:p>
    <w:p w14:paraId="56ED89BE" w14:textId="42334158" w:rsidR="004643EC" w:rsidRDefault="004643EC" w:rsidP="00150FF9">
      <w:pPr>
        <w:spacing w:line="276" w:lineRule="auto"/>
        <w:jc w:val="both"/>
        <w:rPr>
          <w:rFonts w:ascii="Times" w:hAnsi="Times"/>
        </w:rPr>
      </w:pPr>
    </w:p>
    <w:p w14:paraId="56863E8C" w14:textId="77777777" w:rsidR="003E0C25" w:rsidRDefault="003E0C25" w:rsidP="003E0C25">
      <w:r>
        <w:rPr>
          <w:sz w:val="20"/>
          <w:szCs w:val="20"/>
        </w:rPr>
        <w:t>Van Tubergen &amp; Volker 2015, Inequality in access to social capital in the Netherlands</w:t>
      </w:r>
    </w:p>
    <w:p w14:paraId="435EA42F" w14:textId="20CD8966" w:rsidR="003E0C25" w:rsidRDefault="003E0C25" w:rsidP="00150FF9">
      <w:pPr>
        <w:spacing w:line="276" w:lineRule="auto"/>
        <w:jc w:val="both"/>
        <w:rPr>
          <w:rFonts w:ascii="Times" w:hAnsi="Times"/>
        </w:rPr>
      </w:pPr>
    </w:p>
    <w:p w14:paraId="081CDE3B" w14:textId="77777777" w:rsidR="003E0C25" w:rsidRPr="003336F9" w:rsidRDefault="003E0C25" w:rsidP="00150FF9">
      <w:pPr>
        <w:spacing w:line="276" w:lineRule="auto"/>
        <w:jc w:val="both"/>
        <w:rPr>
          <w:rFonts w:ascii="Times" w:hAnsi="Times"/>
        </w:rPr>
      </w:pPr>
    </w:p>
    <w:p w14:paraId="5FBBF1BC" w14:textId="066E04A6" w:rsidR="004643EC" w:rsidRPr="002E3185" w:rsidRDefault="004643EC" w:rsidP="00150FF9">
      <w:pPr>
        <w:spacing w:line="276" w:lineRule="auto"/>
        <w:jc w:val="both"/>
        <w:rPr>
          <w:rFonts w:ascii="Times" w:hAnsi="Times"/>
        </w:rPr>
      </w:pPr>
      <w:r w:rsidRPr="004643EC">
        <w:rPr>
          <w:rFonts w:ascii="Times" w:hAnsi="Times" w:cs="Arial"/>
          <w:color w:val="222222"/>
          <w:shd w:val="clear" w:color="auto" w:fill="FFFFFF"/>
        </w:rPr>
        <w:t>Wang, X. (2016). Subjective well-being associated with size of social network and social support of elderly. </w:t>
      </w:r>
      <w:r w:rsidRPr="002E3185">
        <w:rPr>
          <w:rFonts w:ascii="Times" w:hAnsi="Times" w:cs="Arial"/>
          <w:i/>
          <w:iCs/>
          <w:color w:val="222222"/>
        </w:rPr>
        <w:t>Journal of health psychology</w:t>
      </w:r>
      <w:r w:rsidRPr="002E3185">
        <w:rPr>
          <w:rFonts w:ascii="Times" w:hAnsi="Times" w:cs="Arial"/>
          <w:color w:val="222222"/>
          <w:shd w:val="clear" w:color="auto" w:fill="FFFFFF"/>
        </w:rPr>
        <w:t>, </w:t>
      </w:r>
      <w:r w:rsidRPr="002E3185">
        <w:rPr>
          <w:rFonts w:ascii="Times" w:hAnsi="Times" w:cs="Arial"/>
          <w:i/>
          <w:iCs/>
          <w:color w:val="222222"/>
        </w:rPr>
        <w:t>21</w:t>
      </w:r>
      <w:r w:rsidRPr="002E3185">
        <w:rPr>
          <w:rFonts w:ascii="Times" w:hAnsi="Times" w:cs="Arial"/>
          <w:color w:val="222222"/>
          <w:shd w:val="clear" w:color="auto" w:fill="FFFFFF"/>
        </w:rPr>
        <w:t>(6), 1037-1042.</w:t>
      </w:r>
    </w:p>
    <w:p w14:paraId="78868E80" w14:textId="77777777" w:rsidR="007239A9" w:rsidRPr="003336F9" w:rsidRDefault="007239A9" w:rsidP="00150FF9">
      <w:pPr>
        <w:spacing w:line="276" w:lineRule="auto"/>
        <w:jc w:val="both"/>
        <w:rPr>
          <w:rFonts w:ascii="Times" w:hAnsi="Times"/>
        </w:rPr>
      </w:pPr>
    </w:p>
    <w:p w14:paraId="7FF9275A" w14:textId="45B4FD11" w:rsidR="004643EC" w:rsidRPr="002E3185" w:rsidRDefault="004643EC" w:rsidP="00150FF9">
      <w:pPr>
        <w:spacing w:line="276" w:lineRule="auto"/>
        <w:jc w:val="both"/>
        <w:rPr>
          <w:rFonts w:ascii="Times" w:hAnsi="Times" w:cs="Arial"/>
          <w:color w:val="222222"/>
          <w:shd w:val="clear" w:color="auto" w:fill="FFFFFF"/>
        </w:rPr>
      </w:pPr>
      <w:proofErr w:type="spellStart"/>
      <w:r w:rsidRPr="004643EC">
        <w:rPr>
          <w:rFonts w:ascii="Times" w:hAnsi="Times" w:cs="Arial"/>
          <w:color w:val="222222"/>
          <w:shd w:val="clear" w:color="auto" w:fill="FFFFFF"/>
        </w:rPr>
        <w:t>Wrzus</w:t>
      </w:r>
      <w:proofErr w:type="spellEnd"/>
      <w:r w:rsidRPr="004643EC">
        <w:rPr>
          <w:rFonts w:ascii="Times" w:hAnsi="Times" w:cs="Arial"/>
          <w:color w:val="222222"/>
          <w:shd w:val="clear" w:color="auto" w:fill="FFFFFF"/>
        </w:rPr>
        <w:t xml:space="preserve">, C., </w:t>
      </w:r>
      <w:proofErr w:type="spellStart"/>
      <w:r w:rsidRPr="004643EC">
        <w:rPr>
          <w:rFonts w:ascii="Times" w:hAnsi="Times" w:cs="Arial"/>
          <w:color w:val="222222"/>
          <w:shd w:val="clear" w:color="auto" w:fill="FFFFFF"/>
        </w:rPr>
        <w:t>Hänel</w:t>
      </w:r>
      <w:proofErr w:type="spellEnd"/>
      <w:r w:rsidRPr="004643EC">
        <w:rPr>
          <w:rFonts w:ascii="Times" w:hAnsi="Times" w:cs="Arial"/>
          <w:color w:val="222222"/>
          <w:shd w:val="clear" w:color="auto" w:fill="FFFFFF"/>
        </w:rPr>
        <w:t xml:space="preserve">, M., Wagner, J., &amp; </w:t>
      </w:r>
      <w:proofErr w:type="spellStart"/>
      <w:r w:rsidRPr="004643EC">
        <w:rPr>
          <w:rFonts w:ascii="Times" w:hAnsi="Times" w:cs="Arial"/>
          <w:color w:val="222222"/>
          <w:shd w:val="clear" w:color="auto" w:fill="FFFFFF"/>
        </w:rPr>
        <w:t>Neyer</w:t>
      </w:r>
      <w:proofErr w:type="spellEnd"/>
      <w:r w:rsidRPr="004643EC">
        <w:rPr>
          <w:rFonts w:ascii="Times" w:hAnsi="Times" w:cs="Arial"/>
          <w:color w:val="222222"/>
          <w:shd w:val="clear" w:color="auto" w:fill="FFFFFF"/>
        </w:rPr>
        <w:t>, F. J. (2013). Social network changes and life events across the life span: a meta-analysis. </w:t>
      </w:r>
      <w:r w:rsidRPr="002E3185">
        <w:rPr>
          <w:rFonts w:ascii="Times" w:hAnsi="Times" w:cs="Arial"/>
          <w:i/>
          <w:iCs/>
          <w:color w:val="222222"/>
        </w:rPr>
        <w:t>Psychological bulletin</w:t>
      </w:r>
      <w:r w:rsidRPr="002E3185">
        <w:rPr>
          <w:rFonts w:ascii="Times" w:hAnsi="Times" w:cs="Arial"/>
          <w:color w:val="222222"/>
          <w:shd w:val="clear" w:color="auto" w:fill="FFFFFF"/>
        </w:rPr>
        <w:t>, </w:t>
      </w:r>
      <w:r w:rsidRPr="002E3185">
        <w:rPr>
          <w:rFonts w:ascii="Times" w:hAnsi="Times" w:cs="Arial"/>
          <w:i/>
          <w:iCs/>
          <w:color w:val="222222"/>
        </w:rPr>
        <w:t>139</w:t>
      </w:r>
      <w:r w:rsidRPr="002E3185">
        <w:rPr>
          <w:rFonts w:ascii="Times" w:hAnsi="Times" w:cs="Arial"/>
          <w:color w:val="222222"/>
          <w:shd w:val="clear" w:color="auto" w:fill="FFFFFF"/>
        </w:rPr>
        <w:t>(1), 53.</w:t>
      </w:r>
    </w:p>
    <w:p w14:paraId="310E1F29" w14:textId="05CE341A" w:rsidR="00B93D25" w:rsidRPr="002E3185" w:rsidRDefault="00B93D25" w:rsidP="00150FF9">
      <w:pPr>
        <w:spacing w:line="276" w:lineRule="auto"/>
        <w:jc w:val="both"/>
        <w:rPr>
          <w:rFonts w:ascii="Times" w:hAnsi="Times" w:cs="Arial"/>
          <w:color w:val="222222"/>
          <w:shd w:val="clear" w:color="auto" w:fill="FFFFFF"/>
        </w:rPr>
      </w:pPr>
    </w:p>
    <w:p w14:paraId="52B17281" w14:textId="48FAF2B1" w:rsidR="00B93D25" w:rsidRPr="004643EC" w:rsidRDefault="00B93D25" w:rsidP="00150FF9">
      <w:pPr>
        <w:autoSpaceDE w:val="0"/>
        <w:autoSpaceDN w:val="0"/>
        <w:adjustRightInd w:val="0"/>
        <w:spacing w:line="276" w:lineRule="auto"/>
        <w:jc w:val="both"/>
        <w:rPr>
          <w:rFonts w:ascii="Times" w:hAnsi="Times"/>
        </w:rPr>
      </w:pPr>
      <w:r w:rsidRPr="003336F9">
        <w:rPr>
          <w:rFonts w:ascii="Times" w:hAnsi="Times"/>
          <w:color w:val="000000"/>
        </w:rPr>
        <w:t xml:space="preserve">Zheng, T., </w:t>
      </w:r>
      <w:proofErr w:type="spellStart"/>
      <w:r w:rsidRPr="003336F9">
        <w:rPr>
          <w:rFonts w:ascii="Times" w:hAnsi="Times"/>
          <w:color w:val="000000"/>
        </w:rPr>
        <w:t>Salganik</w:t>
      </w:r>
      <w:proofErr w:type="spellEnd"/>
      <w:r w:rsidRPr="003336F9">
        <w:rPr>
          <w:rFonts w:ascii="Times" w:hAnsi="Times"/>
          <w:color w:val="000000"/>
        </w:rPr>
        <w:t>, M. J., and Gelman, A. (2006)</w:t>
      </w:r>
      <w:r w:rsidR="00BC534C">
        <w:rPr>
          <w:rFonts w:ascii="Times" w:hAnsi="Times"/>
          <w:color w:val="000000"/>
        </w:rPr>
        <w:t xml:space="preserve">. </w:t>
      </w:r>
      <w:r w:rsidRPr="003336F9">
        <w:rPr>
          <w:rFonts w:ascii="Times" w:hAnsi="Times"/>
          <w:color w:val="000000"/>
        </w:rPr>
        <w:t>How Many People Do You Know in Prison? Using Overdispersion in Count Data to Estimate Social Structure in Networks</w:t>
      </w:r>
      <w:r w:rsidR="00BC534C">
        <w:rPr>
          <w:rFonts w:ascii="Times" w:hAnsi="Times"/>
          <w:color w:val="000000"/>
        </w:rPr>
        <w:t xml:space="preserve">. </w:t>
      </w:r>
      <w:r w:rsidRPr="00BC534C">
        <w:rPr>
          <w:rFonts w:ascii="Times" w:hAnsi="Times"/>
          <w:i/>
          <w:iCs/>
          <w:color w:val="000000"/>
        </w:rPr>
        <w:t>Journal of the American Statistical Association</w:t>
      </w:r>
      <w:r w:rsidRPr="003336F9">
        <w:rPr>
          <w:rFonts w:ascii="Times" w:hAnsi="Times"/>
          <w:color w:val="000000"/>
        </w:rPr>
        <w:t>, 101, 409–423. [</w:t>
      </w:r>
      <w:r w:rsidRPr="003336F9">
        <w:rPr>
          <w:rFonts w:ascii="Times" w:hAnsi="Times"/>
          <w:color w:val="000064"/>
        </w:rPr>
        <w:t>60</w:t>
      </w:r>
      <w:r w:rsidRPr="003336F9">
        <w:rPr>
          <w:rFonts w:ascii="Times" w:hAnsi="Times"/>
          <w:color w:val="000000"/>
        </w:rPr>
        <w:t>,</w:t>
      </w:r>
      <w:r w:rsidRPr="003336F9">
        <w:rPr>
          <w:rFonts w:ascii="Times" w:hAnsi="Times"/>
          <w:color w:val="000064"/>
        </w:rPr>
        <w:t>61</w:t>
      </w:r>
      <w:r w:rsidRPr="003336F9">
        <w:rPr>
          <w:rFonts w:ascii="Times" w:hAnsi="Times"/>
          <w:color w:val="000000"/>
        </w:rPr>
        <w:t>,</w:t>
      </w:r>
      <w:r w:rsidRPr="003336F9">
        <w:rPr>
          <w:rFonts w:ascii="Times" w:hAnsi="Times"/>
          <w:color w:val="000064"/>
        </w:rPr>
        <w:t>63</w:t>
      </w:r>
      <w:r w:rsidRPr="003336F9">
        <w:rPr>
          <w:rFonts w:ascii="Times" w:hAnsi="Times"/>
          <w:color w:val="000000"/>
        </w:rPr>
        <w:t>-</w:t>
      </w:r>
      <w:r w:rsidRPr="003336F9">
        <w:rPr>
          <w:rFonts w:ascii="Times" w:hAnsi="Times"/>
          <w:color w:val="000064"/>
        </w:rPr>
        <w:t>66</w:t>
      </w:r>
      <w:r w:rsidRPr="003336F9">
        <w:rPr>
          <w:rFonts w:ascii="Times" w:hAnsi="Times"/>
          <w:color w:val="000000"/>
        </w:rPr>
        <w:t>]</w:t>
      </w:r>
    </w:p>
    <w:p w14:paraId="4A7CF5D6" w14:textId="6E2BABA5" w:rsidR="004643EC" w:rsidRDefault="004643EC" w:rsidP="00150FF9">
      <w:pPr>
        <w:spacing w:line="276" w:lineRule="auto"/>
        <w:jc w:val="both"/>
        <w:rPr>
          <w:rFonts w:ascii="Times" w:hAnsi="Times"/>
        </w:rPr>
      </w:pPr>
    </w:p>
    <w:p w14:paraId="1C64B99A" w14:textId="5F3108B5" w:rsidR="0037506F" w:rsidRDefault="0037506F" w:rsidP="00150FF9">
      <w:pPr>
        <w:spacing w:line="276" w:lineRule="auto"/>
        <w:jc w:val="both"/>
        <w:rPr>
          <w:rFonts w:ascii="Times" w:hAnsi="Times"/>
        </w:rPr>
      </w:pPr>
    </w:p>
    <w:p w14:paraId="7727F7B2" w14:textId="1B540BB6" w:rsidR="0037506F" w:rsidRDefault="0037506F" w:rsidP="00150FF9">
      <w:pPr>
        <w:spacing w:line="276" w:lineRule="auto"/>
        <w:jc w:val="both"/>
        <w:rPr>
          <w:rFonts w:ascii="Times" w:hAnsi="Times"/>
        </w:rPr>
      </w:pPr>
    </w:p>
    <w:p w14:paraId="025215D2" w14:textId="221BBE75" w:rsidR="0037506F" w:rsidRDefault="0037506F" w:rsidP="00150FF9">
      <w:pPr>
        <w:spacing w:line="276" w:lineRule="auto"/>
        <w:jc w:val="both"/>
        <w:rPr>
          <w:rFonts w:ascii="Times" w:hAnsi="Times"/>
        </w:rPr>
      </w:pPr>
    </w:p>
    <w:p w14:paraId="1D664595" w14:textId="77881CA6" w:rsidR="0037506F" w:rsidRDefault="0037506F" w:rsidP="00150FF9">
      <w:pPr>
        <w:spacing w:line="276" w:lineRule="auto"/>
        <w:jc w:val="both"/>
        <w:rPr>
          <w:rFonts w:ascii="Times" w:hAnsi="Times"/>
        </w:rPr>
      </w:pPr>
    </w:p>
    <w:p w14:paraId="3BBFFCFF" w14:textId="4F59A3AB" w:rsidR="0037506F" w:rsidRDefault="0037506F" w:rsidP="00150FF9">
      <w:pPr>
        <w:spacing w:line="276" w:lineRule="auto"/>
        <w:jc w:val="both"/>
        <w:rPr>
          <w:rFonts w:ascii="Times" w:hAnsi="Times"/>
        </w:rPr>
      </w:pPr>
    </w:p>
    <w:p w14:paraId="3CE8B994" w14:textId="4724302B" w:rsidR="0037506F" w:rsidRDefault="0037506F" w:rsidP="00150FF9">
      <w:pPr>
        <w:spacing w:line="276" w:lineRule="auto"/>
        <w:jc w:val="both"/>
        <w:rPr>
          <w:rFonts w:ascii="Times" w:hAnsi="Times"/>
        </w:rPr>
      </w:pPr>
    </w:p>
    <w:p w14:paraId="5258AD73" w14:textId="2F02E7B9" w:rsidR="0037506F" w:rsidRDefault="0037506F" w:rsidP="00150FF9">
      <w:pPr>
        <w:spacing w:line="276" w:lineRule="auto"/>
        <w:jc w:val="both"/>
        <w:rPr>
          <w:rFonts w:ascii="Times" w:hAnsi="Times"/>
        </w:rPr>
      </w:pPr>
    </w:p>
    <w:p w14:paraId="1D8080F8" w14:textId="65E07EFC" w:rsidR="0037506F" w:rsidRDefault="0037506F" w:rsidP="00150FF9">
      <w:pPr>
        <w:spacing w:line="276" w:lineRule="auto"/>
        <w:jc w:val="both"/>
        <w:rPr>
          <w:rFonts w:ascii="Times" w:hAnsi="Times"/>
        </w:rPr>
      </w:pPr>
    </w:p>
    <w:p w14:paraId="70748207" w14:textId="40AD49BE" w:rsidR="0037506F" w:rsidRDefault="0037506F" w:rsidP="00150FF9">
      <w:pPr>
        <w:spacing w:line="276" w:lineRule="auto"/>
        <w:jc w:val="both"/>
        <w:rPr>
          <w:rFonts w:ascii="Times" w:hAnsi="Times"/>
        </w:rPr>
      </w:pPr>
    </w:p>
    <w:p w14:paraId="52F2D9F6" w14:textId="49A08756" w:rsidR="0037506F" w:rsidRDefault="0037506F" w:rsidP="00150FF9">
      <w:pPr>
        <w:spacing w:line="276" w:lineRule="auto"/>
        <w:jc w:val="both"/>
        <w:rPr>
          <w:rFonts w:ascii="Times" w:hAnsi="Times"/>
        </w:rPr>
      </w:pPr>
    </w:p>
    <w:p w14:paraId="2E74C755" w14:textId="510FE098" w:rsidR="0037506F" w:rsidRDefault="0037506F" w:rsidP="00150FF9">
      <w:pPr>
        <w:spacing w:line="276" w:lineRule="auto"/>
        <w:jc w:val="both"/>
        <w:rPr>
          <w:rFonts w:ascii="Times" w:hAnsi="Times"/>
        </w:rPr>
      </w:pPr>
    </w:p>
    <w:p w14:paraId="69280374" w14:textId="3F1969FC" w:rsidR="0037506F" w:rsidRDefault="0037506F" w:rsidP="00150FF9">
      <w:pPr>
        <w:spacing w:line="276" w:lineRule="auto"/>
        <w:jc w:val="both"/>
        <w:rPr>
          <w:rFonts w:ascii="Times" w:hAnsi="Times"/>
        </w:rPr>
      </w:pPr>
    </w:p>
    <w:p w14:paraId="4D03B127" w14:textId="21AFFF62" w:rsidR="0037506F" w:rsidRDefault="0037506F" w:rsidP="00150FF9">
      <w:pPr>
        <w:spacing w:line="276" w:lineRule="auto"/>
        <w:jc w:val="both"/>
        <w:rPr>
          <w:rFonts w:ascii="Times" w:hAnsi="Times"/>
        </w:rPr>
      </w:pPr>
    </w:p>
    <w:p w14:paraId="77E520C0" w14:textId="2C2650E6" w:rsidR="0037506F" w:rsidRDefault="0037506F" w:rsidP="00150FF9">
      <w:pPr>
        <w:spacing w:line="276" w:lineRule="auto"/>
        <w:jc w:val="both"/>
        <w:rPr>
          <w:rFonts w:ascii="Times" w:hAnsi="Times"/>
        </w:rPr>
      </w:pPr>
    </w:p>
    <w:p w14:paraId="54FA57CD" w14:textId="230741EB" w:rsidR="0037506F" w:rsidRDefault="0037506F" w:rsidP="00150FF9">
      <w:pPr>
        <w:spacing w:line="276" w:lineRule="auto"/>
        <w:jc w:val="both"/>
        <w:rPr>
          <w:rFonts w:ascii="Times" w:hAnsi="Times"/>
        </w:rPr>
      </w:pPr>
    </w:p>
    <w:p w14:paraId="6878A42B" w14:textId="773EF09E" w:rsidR="0037506F" w:rsidRDefault="0037506F" w:rsidP="00150FF9">
      <w:pPr>
        <w:spacing w:line="276" w:lineRule="auto"/>
        <w:jc w:val="both"/>
        <w:rPr>
          <w:rFonts w:ascii="Times" w:hAnsi="Times"/>
        </w:rPr>
      </w:pPr>
    </w:p>
    <w:p w14:paraId="44A1C5EC" w14:textId="0D32D790" w:rsidR="0037506F" w:rsidRDefault="0037506F" w:rsidP="00150FF9">
      <w:pPr>
        <w:spacing w:line="276" w:lineRule="auto"/>
        <w:jc w:val="both"/>
        <w:rPr>
          <w:rFonts w:ascii="Times" w:hAnsi="Times"/>
        </w:rPr>
      </w:pPr>
    </w:p>
    <w:p w14:paraId="72846735" w14:textId="5C78496C" w:rsidR="0037506F" w:rsidRDefault="0037506F" w:rsidP="00150FF9">
      <w:pPr>
        <w:spacing w:line="276" w:lineRule="auto"/>
        <w:jc w:val="both"/>
        <w:rPr>
          <w:rFonts w:ascii="Times" w:hAnsi="Times"/>
        </w:rPr>
      </w:pPr>
    </w:p>
    <w:p w14:paraId="0DA5A71A" w14:textId="27085562" w:rsidR="0037506F" w:rsidRDefault="0037506F" w:rsidP="00150FF9">
      <w:pPr>
        <w:spacing w:line="276" w:lineRule="auto"/>
        <w:jc w:val="both"/>
        <w:rPr>
          <w:rFonts w:ascii="Times" w:hAnsi="Times"/>
        </w:rPr>
      </w:pPr>
    </w:p>
    <w:p w14:paraId="05C04847" w14:textId="3CA17DB2" w:rsidR="0037506F" w:rsidRDefault="0037506F" w:rsidP="00150FF9">
      <w:pPr>
        <w:spacing w:line="276" w:lineRule="auto"/>
        <w:jc w:val="both"/>
        <w:rPr>
          <w:rFonts w:ascii="Times" w:hAnsi="Times"/>
        </w:rPr>
      </w:pPr>
    </w:p>
    <w:p w14:paraId="1A5FEE75" w14:textId="6D4BBB58" w:rsidR="0037506F" w:rsidRDefault="0037506F" w:rsidP="00150FF9">
      <w:pPr>
        <w:spacing w:line="276" w:lineRule="auto"/>
        <w:jc w:val="both"/>
        <w:rPr>
          <w:rFonts w:ascii="Times" w:hAnsi="Times"/>
        </w:rPr>
      </w:pPr>
    </w:p>
    <w:p w14:paraId="0D5F0BB1" w14:textId="12504E5C" w:rsidR="0037506F" w:rsidRDefault="0037506F" w:rsidP="00150FF9">
      <w:pPr>
        <w:spacing w:line="276" w:lineRule="auto"/>
        <w:jc w:val="both"/>
        <w:rPr>
          <w:rFonts w:ascii="Times" w:hAnsi="Times"/>
        </w:rPr>
      </w:pPr>
    </w:p>
    <w:p w14:paraId="2DDAD6B8" w14:textId="3F6C2CA2" w:rsidR="0037506F" w:rsidRDefault="0037506F" w:rsidP="00150FF9">
      <w:pPr>
        <w:spacing w:line="276" w:lineRule="auto"/>
        <w:jc w:val="both"/>
        <w:rPr>
          <w:rFonts w:ascii="Times" w:hAnsi="Times"/>
        </w:rPr>
      </w:pPr>
    </w:p>
    <w:p w14:paraId="33F909E2" w14:textId="73FD046E" w:rsidR="0037506F" w:rsidRDefault="0037506F" w:rsidP="00150FF9">
      <w:pPr>
        <w:spacing w:line="276" w:lineRule="auto"/>
        <w:jc w:val="both"/>
        <w:rPr>
          <w:rFonts w:ascii="Times" w:hAnsi="Times"/>
        </w:rPr>
      </w:pPr>
    </w:p>
    <w:p w14:paraId="4C9FEE4A" w14:textId="2E857050" w:rsidR="0037506F" w:rsidRDefault="0037506F" w:rsidP="00150FF9">
      <w:pPr>
        <w:spacing w:line="276" w:lineRule="auto"/>
        <w:jc w:val="both"/>
        <w:rPr>
          <w:rFonts w:ascii="Times" w:hAnsi="Times"/>
        </w:rPr>
      </w:pPr>
    </w:p>
    <w:p w14:paraId="50328853" w14:textId="3DA4BB22" w:rsidR="0037506F" w:rsidRDefault="0037506F" w:rsidP="00150FF9">
      <w:pPr>
        <w:spacing w:line="276" w:lineRule="auto"/>
        <w:jc w:val="both"/>
        <w:rPr>
          <w:rFonts w:ascii="Times" w:hAnsi="Times"/>
        </w:rPr>
      </w:pPr>
    </w:p>
    <w:p w14:paraId="73ABDF2A" w14:textId="239D49F7" w:rsidR="0037506F" w:rsidRDefault="0037506F" w:rsidP="00150FF9">
      <w:pPr>
        <w:spacing w:line="276" w:lineRule="auto"/>
        <w:jc w:val="both"/>
        <w:rPr>
          <w:rFonts w:ascii="Times" w:hAnsi="Times"/>
        </w:rPr>
      </w:pPr>
    </w:p>
    <w:p w14:paraId="642B5E5F" w14:textId="59FDAC20" w:rsidR="0037506F" w:rsidRPr="001243DB" w:rsidRDefault="007E7C90" w:rsidP="00150FF9">
      <w:pPr>
        <w:spacing w:line="276" w:lineRule="auto"/>
        <w:jc w:val="both"/>
        <w:rPr>
          <w:ins w:id="3333" w:author="Bas Hofstra" w:date="2023-08-30T15:01:00Z"/>
          <w:rFonts w:ascii="Times" w:hAnsi="Times"/>
          <w:b/>
          <w:rPrChange w:id="3334" w:author="Bas Hofstra" w:date="2023-08-30T15:25:00Z">
            <w:rPr>
              <w:ins w:id="3335" w:author="Bas Hofstra" w:date="2023-08-30T15:01:00Z"/>
              <w:rFonts w:ascii="Times" w:hAnsi="Times"/>
            </w:rPr>
          </w:rPrChange>
        </w:rPr>
      </w:pPr>
      <w:ins w:id="3336" w:author="Bas Hofstra" w:date="2023-08-30T15:01:00Z">
        <w:r w:rsidRPr="001243DB">
          <w:rPr>
            <w:rFonts w:ascii="Times" w:hAnsi="Times"/>
            <w:b/>
            <w:rPrChange w:id="3337" w:author="Bas Hofstra" w:date="2023-08-30T15:25:00Z">
              <w:rPr>
                <w:rFonts w:ascii="Times" w:hAnsi="Times"/>
              </w:rPr>
            </w:rPrChange>
          </w:rPr>
          <w:t xml:space="preserve">Appendix </w:t>
        </w:r>
      </w:ins>
      <w:ins w:id="3338" w:author="Bas Hofstra" w:date="2023-08-30T15:26:00Z">
        <w:r w:rsidR="001243DB">
          <w:rPr>
            <w:rFonts w:ascii="Times" w:hAnsi="Times"/>
            <w:b/>
            <w:highlight w:val="red"/>
          </w:rPr>
          <w:t>A</w:t>
        </w:r>
      </w:ins>
      <w:ins w:id="3339" w:author="Bas Hofstra" w:date="2023-08-30T15:01:00Z">
        <w:r w:rsidRPr="001243DB">
          <w:rPr>
            <w:rFonts w:ascii="Times" w:hAnsi="Times"/>
            <w:b/>
            <w:rPrChange w:id="3340" w:author="Bas Hofstra" w:date="2023-08-30T15:25:00Z">
              <w:rPr>
                <w:rFonts w:ascii="Times" w:hAnsi="Times"/>
              </w:rPr>
            </w:rPrChange>
          </w:rPr>
          <w:t>.</w:t>
        </w:r>
      </w:ins>
      <w:ins w:id="3341" w:author="Bas Hofstra" w:date="2023-08-30T15:10:00Z">
        <w:r w:rsidRPr="001243DB">
          <w:rPr>
            <w:rFonts w:ascii="Times" w:hAnsi="Times"/>
            <w:b/>
            <w:rPrChange w:id="3342" w:author="Bas Hofstra" w:date="2023-08-30T15:25:00Z">
              <w:rPr>
                <w:rFonts w:ascii="Times" w:hAnsi="Times"/>
              </w:rPr>
            </w:rPrChange>
          </w:rPr>
          <w:t xml:space="preserve"> </w:t>
        </w:r>
      </w:ins>
      <w:ins w:id="3343" w:author="Bas Hofstra" w:date="2023-08-30T15:25:00Z">
        <w:r w:rsidR="001243DB" w:rsidRPr="001243DB">
          <w:rPr>
            <w:rFonts w:ascii="Times" w:hAnsi="Times"/>
            <w:b/>
            <w:rPrChange w:id="3344" w:author="Bas Hofstra" w:date="2023-08-30T15:25:00Z">
              <w:rPr>
                <w:rFonts w:ascii="Times" w:hAnsi="Times"/>
              </w:rPr>
            </w:rPrChange>
          </w:rPr>
          <w:t>X-categories and their population sizes.</w:t>
        </w:r>
      </w:ins>
    </w:p>
    <w:p w14:paraId="21C7FE9A" w14:textId="0D1BD2DD" w:rsidR="007E7C90" w:rsidRDefault="007E7C90" w:rsidP="00150FF9">
      <w:pPr>
        <w:spacing w:line="276" w:lineRule="auto"/>
        <w:jc w:val="both"/>
        <w:rPr>
          <w:ins w:id="3345" w:author="Bas Hofstra" w:date="2023-08-30T15:25:00Z"/>
          <w:rFonts w:ascii="Times" w:hAnsi="Times"/>
        </w:rPr>
      </w:pPr>
    </w:p>
    <w:p w14:paraId="7F751AB5" w14:textId="77777777" w:rsidR="001243DB" w:rsidRDefault="001243DB" w:rsidP="00150FF9">
      <w:pPr>
        <w:spacing w:line="276" w:lineRule="auto"/>
        <w:jc w:val="both"/>
        <w:rPr>
          <w:ins w:id="3346" w:author="Bas Hofstra" w:date="2023-08-30T15:01:00Z"/>
          <w:rFonts w:ascii="Times" w:hAnsi="Times"/>
        </w:rPr>
      </w:pPr>
    </w:p>
    <w:tbl>
      <w:tblPr>
        <w:tblStyle w:val="TableGrid"/>
        <w:tblW w:w="905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Change w:id="3347" w:author="Bas Hofstra" w:date="2023-08-30T15:06:00Z">
          <w:tblPr>
            <w:tblStyle w:val="TableGrid"/>
            <w:tblW w:w="905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PrChange>
      </w:tblPr>
      <w:tblGrid>
        <w:gridCol w:w="2264"/>
        <w:gridCol w:w="2264"/>
        <w:gridCol w:w="2264"/>
        <w:gridCol w:w="2264"/>
        <w:tblGridChange w:id="3348">
          <w:tblGrid>
            <w:gridCol w:w="5"/>
            <w:gridCol w:w="2259"/>
            <w:gridCol w:w="5"/>
            <w:gridCol w:w="2259"/>
            <w:gridCol w:w="5"/>
            <w:gridCol w:w="2259"/>
            <w:gridCol w:w="5"/>
            <w:gridCol w:w="2259"/>
            <w:gridCol w:w="5"/>
          </w:tblGrid>
        </w:tblGridChange>
      </w:tblGrid>
      <w:tr w:rsidR="007E7C90" w:rsidRPr="007E7C90" w14:paraId="1E71CE4A" w14:textId="77777777" w:rsidTr="007E7C90">
        <w:trPr>
          <w:ins w:id="3349" w:author="Bas Hofstra" w:date="2023-08-30T15:04:00Z"/>
          <w:trPrChange w:id="3350" w:author="Bas Hofstra" w:date="2023-08-30T15:06:00Z">
            <w:trPr>
              <w:gridAfter w:val="0"/>
            </w:trPr>
          </w:trPrChange>
        </w:trPr>
        <w:tc>
          <w:tcPr>
            <w:tcW w:w="9056" w:type="dxa"/>
            <w:gridSpan w:val="4"/>
            <w:tcBorders>
              <w:top w:val="nil"/>
              <w:bottom w:val="single" w:sz="4" w:space="0" w:color="auto"/>
            </w:tcBorders>
            <w:tcPrChange w:id="3351" w:author="Bas Hofstra" w:date="2023-08-30T15:06:00Z">
              <w:tcPr>
                <w:tcW w:w="9056" w:type="dxa"/>
                <w:gridSpan w:val="8"/>
                <w:tcBorders>
                  <w:bottom w:val="nil"/>
                </w:tcBorders>
              </w:tcPr>
            </w:tcPrChange>
          </w:tcPr>
          <w:p w14:paraId="20C6400E" w14:textId="3698EDAA" w:rsidR="007E7C90" w:rsidRPr="007E7C90" w:rsidRDefault="007E7C90" w:rsidP="00150FF9">
            <w:pPr>
              <w:spacing w:line="276" w:lineRule="auto"/>
              <w:jc w:val="both"/>
              <w:rPr>
                <w:ins w:id="3352" w:author="Bas Hofstra" w:date="2023-08-30T15:04:00Z"/>
                <w:i/>
                <w:sz w:val="20"/>
                <w:szCs w:val="20"/>
                <w:rPrChange w:id="3353" w:author="Bas Hofstra" w:date="2023-08-30T15:06:00Z">
                  <w:rPr>
                    <w:ins w:id="3354" w:author="Bas Hofstra" w:date="2023-08-30T15:04:00Z"/>
                    <w:rFonts w:ascii="Times" w:hAnsi="Times"/>
                  </w:rPr>
                </w:rPrChange>
              </w:rPr>
            </w:pPr>
            <w:ins w:id="3355" w:author="Bas Hofstra" w:date="2023-08-30T15:05:00Z">
              <w:r w:rsidRPr="007E7C90">
                <w:rPr>
                  <w:sz w:val="20"/>
                  <w:szCs w:val="20"/>
                  <w:rPrChange w:id="3356" w:author="Bas Hofstra" w:date="2023-08-30T15:06:00Z">
                    <w:rPr>
                      <w:rFonts w:ascii="Times" w:hAnsi="Times"/>
                    </w:rPr>
                  </w:rPrChange>
                </w:rPr>
                <w:lastRenderedPageBreak/>
                <w:t xml:space="preserve">Table </w:t>
              </w:r>
              <w:r w:rsidRPr="007E7C90">
                <w:rPr>
                  <w:sz w:val="20"/>
                  <w:szCs w:val="20"/>
                  <w:highlight w:val="red"/>
                  <w:rPrChange w:id="3357" w:author="Bas Hofstra" w:date="2023-08-30T15:06:00Z">
                    <w:rPr>
                      <w:rFonts w:ascii="Times" w:hAnsi="Times"/>
                    </w:rPr>
                  </w:rPrChange>
                </w:rPr>
                <w:t>X</w:t>
              </w:r>
              <w:r w:rsidRPr="007E7C90">
                <w:rPr>
                  <w:sz w:val="20"/>
                  <w:szCs w:val="20"/>
                  <w:rPrChange w:id="3358" w:author="Bas Hofstra" w:date="2023-08-30T15:06:00Z">
                    <w:rPr>
                      <w:rFonts w:ascii="Times" w:hAnsi="Times"/>
                    </w:rPr>
                  </w:rPrChange>
                </w:rPr>
                <w:t xml:space="preserve">. </w:t>
              </w:r>
              <w:r w:rsidRPr="007E7C90">
                <w:rPr>
                  <w:i/>
                  <w:sz w:val="20"/>
                  <w:szCs w:val="20"/>
                  <w:rPrChange w:id="3359" w:author="Bas Hofstra" w:date="2023-08-30T15:06:00Z">
                    <w:rPr>
                      <w:rFonts w:ascii="Times" w:hAnsi="Times"/>
                    </w:rPr>
                  </w:rPrChange>
                </w:rPr>
                <w:t>X-categories and their associated population size</w:t>
              </w:r>
            </w:ins>
            <w:ins w:id="3360" w:author="Bas Hofstra" w:date="2023-08-30T15:06:00Z">
              <w:r w:rsidRPr="007E7C90">
                <w:rPr>
                  <w:i/>
                  <w:sz w:val="20"/>
                  <w:szCs w:val="20"/>
                  <w:rPrChange w:id="3361" w:author="Bas Hofstra" w:date="2023-08-30T15:06:00Z">
                    <w:rPr>
                      <w:rFonts w:ascii="Times" w:hAnsi="Times"/>
                    </w:rPr>
                  </w:rPrChange>
                </w:rPr>
                <w:t>s in the Netherlands, 2021.</w:t>
              </w:r>
            </w:ins>
          </w:p>
        </w:tc>
      </w:tr>
      <w:tr w:rsidR="007E7C90" w:rsidRPr="007E7C90" w14:paraId="010C82BA" w14:textId="77777777" w:rsidTr="007E7C90">
        <w:trPr>
          <w:ins w:id="3362" w:author="Bas Hofstra" w:date="2023-08-30T15:01:00Z"/>
          <w:trPrChange w:id="3363" w:author="Bas Hofstra" w:date="2023-08-30T15:06:00Z">
            <w:trPr>
              <w:gridAfter w:val="0"/>
            </w:trPr>
          </w:trPrChange>
        </w:trPr>
        <w:tc>
          <w:tcPr>
            <w:tcW w:w="2264" w:type="dxa"/>
            <w:tcBorders>
              <w:top w:val="single" w:sz="4" w:space="0" w:color="auto"/>
              <w:bottom w:val="single" w:sz="4" w:space="0" w:color="auto"/>
              <w:right w:val="nil"/>
            </w:tcBorders>
            <w:tcPrChange w:id="3364" w:author="Bas Hofstra" w:date="2023-08-30T15:06:00Z">
              <w:tcPr>
                <w:tcW w:w="2264" w:type="dxa"/>
                <w:gridSpan w:val="2"/>
                <w:tcBorders>
                  <w:top w:val="single" w:sz="4" w:space="0" w:color="auto"/>
                  <w:bottom w:val="nil"/>
                  <w:right w:val="nil"/>
                </w:tcBorders>
              </w:tcPr>
            </w:tcPrChange>
          </w:tcPr>
          <w:p w14:paraId="420BD662" w14:textId="7678CD57" w:rsidR="007E7C90" w:rsidRPr="007E7C90" w:rsidRDefault="007E7C90" w:rsidP="00150FF9">
            <w:pPr>
              <w:spacing w:line="276" w:lineRule="auto"/>
              <w:jc w:val="both"/>
              <w:rPr>
                <w:ins w:id="3365" w:author="Bas Hofstra" w:date="2023-08-30T15:01:00Z"/>
                <w:sz w:val="20"/>
                <w:szCs w:val="20"/>
                <w:rPrChange w:id="3366" w:author="Bas Hofstra" w:date="2023-08-30T15:06:00Z">
                  <w:rPr>
                    <w:ins w:id="3367" w:author="Bas Hofstra" w:date="2023-08-30T15:01:00Z"/>
                    <w:rFonts w:ascii="Times" w:hAnsi="Times"/>
                  </w:rPr>
                </w:rPrChange>
              </w:rPr>
            </w:pPr>
            <w:ins w:id="3368" w:author="Bas Hofstra" w:date="2023-08-30T15:01:00Z">
              <w:r w:rsidRPr="007E7C90">
                <w:rPr>
                  <w:sz w:val="20"/>
                  <w:szCs w:val="20"/>
                  <w:rPrChange w:id="3369" w:author="Bas Hofstra" w:date="2023-08-30T15:06:00Z">
                    <w:rPr>
                      <w:rFonts w:ascii="Times" w:hAnsi="Times"/>
                    </w:rPr>
                  </w:rPrChange>
                </w:rPr>
                <w:t>X-category</w:t>
              </w:r>
            </w:ins>
          </w:p>
        </w:tc>
        <w:tc>
          <w:tcPr>
            <w:tcW w:w="2264" w:type="dxa"/>
            <w:tcBorders>
              <w:top w:val="single" w:sz="4" w:space="0" w:color="auto"/>
              <w:left w:val="nil"/>
              <w:bottom w:val="single" w:sz="4" w:space="0" w:color="auto"/>
              <w:right w:val="nil"/>
            </w:tcBorders>
            <w:tcPrChange w:id="3370" w:author="Bas Hofstra" w:date="2023-08-30T15:06:00Z">
              <w:tcPr>
                <w:tcW w:w="2264" w:type="dxa"/>
                <w:gridSpan w:val="2"/>
                <w:tcBorders>
                  <w:top w:val="single" w:sz="4" w:space="0" w:color="auto"/>
                  <w:left w:val="nil"/>
                  <w:bottom w:val="nil"/>
                  <w:right w:val="nil"/>
                </w:tcBorders>
              </w:tcPr>
            </w:tcPrChange>
          </w:tcPr>
          <w:p w14:paraId="5B2C4531" w14:textId="21E8420E" w:rsidR="007E7C90" w:rsidRPr="007E7C90" w:rsidRDefault="007E7C90" w:rsidP="00150FF9">
            <w:pPr>
              <w:spacing w:line="276" w:lineRule="auto"/>
              <w:jc w:val="both"/>
              <w:rPr>
                <w:ins w:id="3371" w:author="Bas Hofstra" w:date="2023-08-30T15:01:00Z"/>
                <w:sz w:val="20"/>
                <w:szCs w:val="20"/>
                <w:rPrChange w:id="3372" w:author="Bas Hofstra" w:date="2023-08-30T15:06:00Z">
                  <w:rPr>
                    <w:ins w:id="3373" w:author="Bas Hofstra" w:date="2023-08-30T15:01:00Z"/>
                    <w:rFonts w:ascii="Times" w:hAnsi="Times"/>
                  </w:rPr>
                </w:rPrChange>
              </w:rPr>
            </w:pPr>
            <w:ins w:id="3374" w:author="Bas Hofstra" w:date="2023-08-30T15:04:00Z">
              <w:r w:rsidRPr="007E7C90">
                <w:rPr>
                  <w:sz w:val="20"/>
                  <w:szCs w:val="20"/>
                  <w:rPrChange w:id="3375" w:author="Bas Hofstra" w:date="2023-08-30T15:06:00Z">
                    <w:rPr>
                      <w:rFonts w:ascii="Times" w:hAnsi="Times"/>
                    </w:rPr>
                  </w:rPrChange>
                </w:rPr>
                <w:t>Population</w:t>
              </w:r>
            </w:ins>
          </w:p>
        </w:tc>
        <w:tc>
          <w:tcPr>
            <w:tcW w:w="2264" w:type="dxa"/>
            <w:tcBorders>
              <w:top w:val="single" w:sz="4" w:space="0" w:color="auto"/>
              <w:left w:val="nil"/>
              <w:bottom w:val="single" w:sz="4" w:space="0" w:color="auto"/>
              <w:right w:val="nil"/>
            </w:tcBorders>
            <w:tcPrChange w:id="3376" w:author="Bas Hofstra" w:date="2023-08-30T15:06:00Z">
              <w:tcPr>
                <w:tcW w:w="2264" w:type="dxa"/>
                <w:gridSpan w:val="2"/>
                <w:tcBorders>
                  <w:top w:val="single" w:sz="4" w:space="0" w:color="auto"/>
                  <w:left w:val="nil"/>
                  <w:bottom w:val="nil"/>
                  <w:right w:val="nil"/>
                </w:tcBorders>
              </w:tcPr>
            </w:tcPrChange>
          </w:tcPr>
          <w:p w14:paraId="4C674F9A" w14:textId="758AA2FF" w:rsidR="007E7C90" w:rsidRPr="007E7C90" w:rsidRDefault="007E7C90" w:rsidP="00150FF9">
            <w:pPr>
              <w:spacing w:line="276" w:lineRule="auto"/>
              <w:jc w:val="both"/>
              <w:rPr>
                <w:ins w:id="3377" w:author="Bas Hofstra" w:date="2023-08-30T15:01:00Z"/>
                <w:sz w:val="20"/>
                <w:szCs w:val="20"/>
                <w:rPrChange w:id="3378" w:author="Bas Hofstra" w:date="2023-08-30T15:06:00Z">
                  <w:rPr>
                    <w:ins w:id="3379" w:author="Bas Hofstra" w:date="2023-08-30T15:01:00Z"/>
                    <w:rFonts w:ascii="Times" w:hAnsi="Times"/>
                  </w:rPr>
                </w:rPrChange>
              </w:rPr>
            </w:pPr>
            <w:ins w:id="3380" w:author="Bas Hofstra" w:date="2023-08-30T15:01:00Z">
              <w:r w:rsidRPr="007E7C90">
                <w:rPr>
                  <w:sz w:val="20"/>
                  <w:szCs w:val="20"/>
                  <w:rPrChange w:id="3381" w:author="Bas Hofstra" w:date="2023-08-30T15:06:00Z">
                    <w:rPr>
                      <w:rFonts w:ascii="Times" w:hAnsi="Times"/>
                    </w:rPr>
                  </w:rPrChange>
                </w:rPr>
                <w:t>X-category</w:t>
              </w:r>
            </w:ins>
          </w:p>
        </w:tc>
        <w:tc>
          <w:tcPr>
            <w:tcW w:w="2264" w:type="dxa"/>
            <w:tcBorders>
              <w:top w:val="single" w:sz="4" w:space="0" w:color="auto"/>
              <w:left w:val="nil"/>
              <w:bottom w:val="single" w:sz="4" w:space="0" w:color="auto"/>
            </w:tcBorders>
            <w:tcPrChange w:id="3382" w:author="Bas Hofstra" w:date="2023-08-30T15:06:00Z">
              <w:tcPr>
                <w:tcW w:w="2264" w:type="dxa"/>
                <w:gridSpan w:val="2"/>
                <w:tcBorders>
                  <w:top w:val="single" w:sz="4" w:space="0" w:color="auto"/>
                  <w:left w:val="nil"/>
                  <w:bottom w:val="nil"/>
                </w:tcBorders>
              </w:tcPr>
            </w:tcPrChange>
          </w:tcPr>
          <w:p w14:paraId="3265A8E1" w14:textId="304C6E7C" w:rsidR="007E7C90" w:rsidRPr="007E7C90" w:rsidRDefault="007E7C90" w:rsidP="00150FF9">
            <w:pPr>
              <w:spacing w:line="276" w:lineRule="auto"/>
              <w:jc w:val="both"/>
              <w:rPr>
                <w:ins w:id="3383" w:author="Bas Hofstra" w:date="2023-08-30T15:01:00Z"/>
                <w:sz w:val="20"/>
                <w:szCs w:val="20"/>
                <w:rPrChange w:id="3384" w:author="Bas Hofstra" w:date="2023-08-30T15:06:00Z">
                  <w:rPr>
                    <w:ins w:id="3385" w:author="Bas Hofstra" w:date="2023-08-30T15:01:00Z"/>
                    <w:rFonts w:ascii="Times" w:hAnsi="Times"/>
                  </w:rPr>
                </w:rPrChange>
              </w:rPr>
            </w:pPr>
            <w:ins w:id="3386" w:author="Bas Hofstra" w:date="2023-08-30T15:04:00Z">
              <w:r w:rsidRPr="007E7C90">
                <w:rPr>
                  <w:sz w:val="20"/>
                  <w:szCs w:val="20"/>
                  <w:rPrChange w:id="3387" w:author="Bas Hofstra" w:date="2023-08-30T15:06:00Z">
                    <w:rPr>
                      <w:rFonts w:ascii="Times" w:hAnsi="Times"/>
                    </w:rPr>
                  </w:rPrChange>
                </w:rPr>
                <w:t>Population</w:t>
              </w:r>
            </w:ins>
          </w:p>
        </w:tc>
      </w:tr>
      <w:tr w:rsidR="007E7C90" w:rsidRPr="007E7C90" w14:paraId="33A665D4" w14:textId="77777777" w:rsidTr="007E7C90">
        <w:trPr>
          <w:ins w:id="3388" w:author="Bas Hofstra" w:date="2023-08-30T15:01:00Z"/>
        </w:trPr>
        <w:tc>
          <w:tcPr>
            <w:tcW w:w="2264" w:type="dxa"/>
            <w:tcBorders>
              <w:top w:val="single" w:sz="4" w:space="0" w:color="auto"/>
              <w:bottom w:val="nil"/>
              <w:right w:val="nil"/>
            </w:tcBorders>
          </w:tcPr>
          <w:p w14:paraId="57FFDBE1" w14:textId="224398F0" w:rsidR="007E7C90" w:rsidRPr="007E7C90" w:rsidRDefault="007E7C90" w:rsidP="007E7C90">
            <w:pPr>
              <w:spacing w:line="276" w:lineRule="auto"/>
              <w:jc w:val="both"/>
              <w:rPr>
                <w:ins w:id="3389" w:author="Bas Hofstra" w:date="2023-08-30T15:01:00Z"/>
                <w:sz w:val="20"/>
                <w:szCs w:val="20"/>
                <w:rPrChange w:id="3390" w:author="Bas Hofstra" w:date="2023-08-30T15:06:00Z">
                  <w:rPr>
                    <w:ins w:id="3391" w:author="Bas Hofstra" w:date="2023-08-30T15:01:00Z"/>
                    <w:rFonts w:ascii="Times" w:hAnsi="Times"/>
                  </w:rPr>
                </w:rPrChange>
              </w:rPr>
            </w:pPr>
            <w:ins w:id="3392" w:author="Bas Hofstra" w:date="2023-08-30T15:04:00Z">
              <w:r w:rsidRPr="007E7C90">
                <w:rPr>
                  <w:sz w:val="20"/>
                  <w:szCs w:val="20"/>
                  <w:rPrChange w:id="3393" w:author="Bas Hofstra" w:date="2023-08-30T15:06:00Z">
                    <w:rPr>
                      <w:rFonts w:ascii="Times" w:hAnsi="Times"/>
                    </w:rPr>
                  </w:rPrChange>
                </w:rPr>
                <w:t xml:space="preserve">1 </w:t>
              </w:r>
            </w:ins>
            <w:ins w:id="3394" w:author="Bas Hofstra" w:date="2023-08-30T15:02:00Z">
              <w:r w:rsidRPr="007E7C90">
                <w:rPr>
                  <w:sz w:val="20"/>
                  <w:szCs w:val="20"/>
                  <w:rPrChange w:id="3395" w:author="Bas Hofstra" w:date="2023-08-30T15:06:00Z">
                    <w:rPr>
                      <w:rFonts w:ascii="Times" w:hAnsi="Times"/>
                    </w:rPr>
                  </w:rPrChange>
                </w:rPr>
                <w:t>University</w:t>
              </w:r>
            </w:ins>
          </w:p>
        </w:tc>
        <w:tc>
          <w:tcPr>
            <w:tcW w:w="2264" w:type="dxa"/>
            <w:tcBorders>
              <w:top w:val="single" w:sz="4" w:space="0" w:color="auto"/>
              <w:left w:val="nil"/>
              <w:bottom w:val="nil"/>
              <w:right w:val="nil"/>
            </w:tcBorders>
          </w:tcPr>
          <w:p w14:paraId="0DA33D6E" w14:textId="6B6525D7" w:rsidR="007E7C90" w:rsidRPr="007E7C90" w:rsidRDefault="007E7C90" w:rsidP="007E7C90">
            <w:pPr>
              <w:spacing w:line="276" w:lineRule="auto"/>
              <w:jc w:val="both"/>
              <w:rPr>
                <w:ins w:id="3396" w:author="Bas Hofstra" w:date="2023-08-30T15:01:00Z"/>
                <w:sz w:val="20"/>
                <w:szCs w:val="20"/>
                <w:rPrChange w:id="3397" w:author="Bas Hofstra" w:date="2023-08-30T15:06:00Z">
                  <w:rPr>
                    <w:ins w:id="3398" w:author="Bas Hofstra" w:date="2023-08-30T15:01:00Z"/>
                    <w:rFonts w:ascii="Times" w:hAnsi="Times"/>
                  </w:rPr>
                </w:rPrChange>
              </w:rPr>
            </w:pPr>
            <w:ins w:id="3399" w:author="Bas Hofstra" w:date="2023-08-30T15:07:00Z">
              <w:r w:rsidRPr="007E7C90">
                <w:rPr>
                  <w:sz w:val="20"/>
                  <w:szCs w:val="20"/>
                </w:rPr>
                <w:t>84957</w:t>
              </w:r>
            </w:ins>
          </w:p>
        </w:tc>
        <w:tc>
          <w:tcPr>
            <w:tcW w:w="2264" w:type="dxa"/>
            <w:tcBorders>
              <w:top w:val="single" w:sz="4" w:space="0" w:color="auto"/>
              <w:left w:val="nil"/>
              <w:bottom w:val="nil"/>
              <w:right w:val="nil"/>
            </w:tcBorders>
          </w:tcPr>
          <w:p w14:paraId="4A78591C" w14:textId="0010CACD" w:rsidR="007E7C90" w:rsidRPr="007E7C90" w:rsidRDefault="007E7C90" w:rsidP="007E7C90">
            <w:pPr>
              <w:spacing w:line="276" w:lineRule="auto"/>
              <w:jc w:val="both"/>
              <w:rPr>
                <w:ins w:id="3400" w:author="Bas Hofstra" w:date="2023-08-30T15:01:00Z"/>
                <w:sz w:val="20"/>
                <w:szCs w:val="20"/>
                <w:rPrChange w:id="3401" w:author="Bas Hofstra" w:date="2023-08-30T15:06:00Z">
                  <w:rPr>
                    <w:ins w:id="3402" w:author="Bas Hofstra" w:date="2023-08-30T15:01:00Z"/>
                    <w:rFonts w:ascii="Times" w:hAnsi="Times"/>
                  </w:rPr>
                </w:rPrChange>
              </w:rPr>
            </w:pPr>
            <w:ins w:id="3403" w:author="Bas Hofstra" w:date="2023-08-30T15:05:00Z">
              <w:r w:rsidRPr="007E7C90">
                <w:rPr>
                  <w:sz w:val="20"/>
                  <w:szCs w:val="20"/>
                  <w:lang w:val="nl-NL"/>
                  <w:rPrChange w:id="3404" w:author="Bas Hofstra" w:date="2023-08-30T15:06:00Z">
                    <w:rPr>
                      <w:rFonts w:ascii="Helvetica" w:hAnsi="Helvetica" w:cs="Calibri"/>
                      <w:sz w:val="19"/>
                      <w:szCs w:val="19"/>
                      <w:lang w:val="nl-NL"/>
                    </w:rPr>
                  </w:rPrChange>
                </w:rPr>
                <w:t xml:space="preserve">23 </w:t>
              </w:r>
            </w:ins>
            <w:ins w:id="3405" w:author="Bas Hofstra" w:date="2023-08-30T15:03:00Z">
              <w:r w:rsidRPr="007E7C90">
                <w:rPr>
                  <w:sz w:val="20"/>
                  <w:szCs w:val="20"/>
                  <w:lang w:val="nl-NL"/>
                  <w:rPrChange w:id="3406" w:author="Bas Hofstra" w:date="2023-08-30T15:06:00Z">
                    <w:rPr>
                      <w:rFonts w:ascii="Helvetica" w:hAnsi="Helvetica" w:cs="Calibri"/>
                      <w:sz w:val="19"/>
                      <w:szCs w:val="19"/>
                      <w:lang w:val="nl-NL"/>
                    </w:rPr>
                  </w:rPrChange>
                </w:rPr>
                <w:t>Wilhelmina</w:t>
              </w:r>
            </w:ins>
          </w:p>
        </w:tc>
        <w:tc>
          <w:tcPr>
            <w:tcW w:w="2264" w:type="dxa"/>
            <w:tcBorders>
              <w:top w:val="single" w:sz="4" w:space="0" w:color="auto"/>
              <w:left w:val="nil"/>
              <w:bottom w:val="nil"/>
            </w:tcBorders>
          </w:tcPr>
          <w:p w14:paraId="05FF7133" w14:textId="0900EF86" w:rsidR="007E7C90" w:rsidRPr="007E7C90" w:rsidRDefault="007E7C90" w:rsidP="007E7C90">
            <w:pPr>
              <w:spacing w:line="276" w:lineRule="auto"/>
              <w:jc w:val="both"/>
              <w:rPr>
                <w:ins w:id="3407" w:author="Bas Hofstra" w:date="2023-08-30T15:01:00Z"/>
                <w:sz w:val="20"/>
                <w:szCs w:val="20"/>
                <w:rPrChange w:id="3408" w:author="Bas Hofstra" w:date="2023-08-30T15:06:00Z">
                  <w:rPr>
                    <w:ins w:id="3409" w:author="Bas Hofstra" w:date="2023-08-30T15:01:00Z"/>
                    <w:rFonts w:ascii="Times" w:hAnsi="Times"/>
                  </w:rPr>
                </w:rPrChange>
              </w:rPr>
            </w:pPr>
            <w:ins w:id="3410" w:author="Bas Hofstra" w:date="2023-08-30T15:08:00Z">
              <w:r w:rsidRPr="007E7C90">
                <w:rPr>
                  <w:sz w:val="20"/>
                  <w:szCs w:val="20"/>
                </w:rPr>
                <w:t>98208</w:t>
              </w:r>
            </w:ins>
          </w:p>
        </w:tc>
      </w:tr>
      <w:tr w:rsidR="007E7C90" w:rsidRPr="007E7C90" w14:paraId="64A712E6" w14:textId="77777777" w:rsidTr="007E7C90">
        <w:tblPrEx>
          <w:tblPrExChange w:id="3411"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412" w:author="Bas Hofstra" w:date="2023-08-30T15:01:00Z"/>
          <w:trPrChange w:id="3413" w:author="Bas Hofstra" w:date="2023-08-30T15:06:00Z">
            <w:trPr>
              <w:gridBefore w:val="1"/>
            </w:trPr>
          </w:trPrChange>
        </w:trPr>
        <w:tc>
          <w:tcPr>
            <w:tcW w:w="2264" w:type="dxa"/>
            <w:tcBorders>
              <w:top w:val="nil"/>
              <w:bottom w:val="nil"/>
              <w:right w:val="nil"/>
            </w:tcBorders>
            <w:tcPrChange w:id="3414" w:author="Bas Hofstra" w:date="2023-08-30T15:06:00Z">
              <w:tcPr>
                <w:tcW w:w="2264" w:type="dxa"/>
                <w:gridSpan w:val="2"/>
              </w:tcPr>
            </w:tcPrChange>
          </w:tcPr>
          <w:p w14:paraId="119D479E" w14:textId="69455045" w:rsidR="007E7C90" w:rsidRPr="007E7C90" w:rsidRDefault="007E7C90" w:rsidP="007E7C90">
            <w:pPr>
              <w:spacing w:line="276" w:lineRule="auto"/>
              <w:jc w:val="both"/>
              <w:rPr>
                <w:ins w:id="3415" w:author="Bas Hofstra" w:date="2023-08-30T15:01:00Z"/>
                <w:sz w:val="20"/>
                <w:szCs w:val="20"/>
                <w:rPrChange w:id="3416" w:author="Bas Hofstra" w:date="2023-08-30T15:06:00Z">
                  <w:rPr>
                    <w:ins w:id="3417" w:author="Bas Hofstra" w:date="2023-08-30T15:01:00Z"/>
                    <w:rFonts w:ascii="Times" w:hAnsi="Times"/>
                  </w:rPr>
                </w:rPrChange>
              </w:rPr>
            </w:pPr>
            <w:ins w:id="3418" w:author="Bas Hofstra" w:date="2023-08-30T15:04:00Z">
              <w:r w:rsidRPr="007E7C90">
                <w:rPr>
                  <w:sz w:val="20"/>
                  <w:szCs w:val="20"/>
                  <w:rPrChange w:id="3419" w:author="Bas Hofstra" w:date="2023-08-30T15:06:00Z">
                    <w:rPr>
                      <w:rFonts w:ascii="Times" w:hAnsi="Times"/>
                    </w:rPr>
                  </w:rPrChange>
                </w:rPr>
                <w:t xml:space="preserve">2 </w:t>
              </w:r>
            </w:ins>
            <w:ins w:id="3420" w:author="Bas Hofstra" w:date="2023-08-30T15:02:00Z">
              <w:r w:rsidRPr="007E7C90">
                <w:rPr>
                  <w:sz w:val="20"/>
                  <w:szCs w:val="20"/>
                  <w:rPrChange w:id="3421" w:author="Bas Hofstra" w:date="2023-08-30T15:06:00Z">
                    <w:rPr>
                      <w:rFonts w:ascii="Times" w:hAnsi="Times"/>
                    </w:rPr>
                  </w:rPrChange>
                </w:rPr>
                <w:t>Uni</w:t>
              </w:r>
            </w:ins>
            <w:ins w:id="3422" w:author="Bas Hofstra" w:date="2023-08-30T15:06:00Z">
              <w:r>
                <w:rPr>
                  <w:sz w:val="20"/>
                  <w:szCs w:val="20"/>
                </w:rPr>
                <w:t>.</w:t>
              </w:r>
            </w:ins>
            <w:ins w:id="3423" w:author="Bas Hofstra" w:date="2023-08-30T15:02:00Z">
              <w:r w:rsidRPr="007E7C90">
                <w:rPr>
                  <w:sz w:val="20"/>
                  <w:szCs w:val="20"/>
                  <w:rPrChange w:id="3424" w:author="Bas Hofstra" w:date="2023-08-30T15:06:00Z">
                    <w:rPr>
                      <w:rFonts w:ascii="Times" w:hAnsi="Times"/>
                    </w:rPr>
                  </w:rPrChange>
                </w:rPr>
                <w:t xml:space="preserve"> of Applied Science</w:t>
              </w:r>
            </w:ins>
          </w:p>
        </w:tc>
        <w:tc>
          <w:tcPr>
            <w:tcW w:w="2264" w:type="dxa"/>
            <w:tcBorders>
              <w:top w:val="nil"/>
              <w:left w:val="nil"/>
              <w:bottom w:val="nil"/>
              <w:right w:val="nil"/>
            </w:tcBorders>
            <w:tcPrChange w:id="3425" w:author="Bas Hofstra" w:date="2023-08-30T15:06:00Z">
              <w:tcPr>
                <w:tcW w:w="2264" w:type="dxa"/>
                <w:gridSpan w:val="2"/>
              </w:tcPr>
            </w:tcPrChange>
          </w:tcPr>
          <w:p w14:paraId="59D12474" w14:textId="4197793E" w:rsidR="007E7C90" w:rsidRPr="007E7C90" w:rsidRDefault="007E7C90" w:rsidP="007E7C90">
            <w:pPr>
              <w:spacing w:line="276" w:lineRule="auto"/>
              <w:jc w:val="both"/>
              <w:rPr>
                <w:ins w:id="3426" w:author="Bas Hofstra" w:date="2023-08-30T15:01:00Z"/>
                <w:sz w:val="20"/>
                <w:szCs w:val="20"/>
                <w:rPrChange w:id="3427" w:author="Bas Hofstra" w:date="2023-08-30T15:06:00Z">
                  <w:rPr>
                    <w:ins w:id="3428" w:author="Bas Hofstra" w:date="2023-08-30T15:01:00Z"/>
                    <w:rFonts w:ascii="Times" w:hAnsi="Times"/>
                  </w:rPr>
                </w:rPrChange>
              </w:rPr>
            </w:pPr>
            <w:ins w:id="3429" w:author="Bas Hofstra" w:date="2023-08-30T15:07:00Z">
              <w:r w:rsidRPr="007E7C90">
                <w:rPr>
                  <w:sz w:val="20"/>
                  <w:szCs w:val="20"/>
                </w:rPr>
                <w:t>75214</w:t>
              </w:r>
            </w:ins>
          </w:p>
        </w:tc>
        <w:tc>
          <w:tcPr>
            <w:tcW w:w="2264" w:type="dxa"/>
            <w:tcBorders>
              <w:top w:val="nil"/>
              <w:left w:val="nil"/>
              <w:bottom w:val="nil"/>
              <w:right w:val="nil"/>
            </w:tcBorders>
            <w:tcPrChange w:id="3430" w:author="Bas Hofstra" w:date="2023-08-30T15:06:00Z">
              <w:tcPr>
                <w:tcW w:w="2264" w:type="dxa"/>
                <w:gridSpan w:val="2"/>
              </w:tcPr>
            </w:tcPrChange>
          </w:tcPr>
          <w:p w14:paraId="47706EDA" w14:textId="7FE6C5A3" w:rsidR="007E7C90" w:rsidRPr="007E7C90" w:rsidRDefault="007E7C90" w:rsidP="007E7C90">
            <w:pPr>
              <w:spacing w:line="276" w:lineRule="auto"/>
              <w:jc w:val="both"/>
              <w:rPr>
                <w:ins w:id="3431" w:author="Bas Hofstra" w:date="2023-08-30T15:01:00Z"/>
                <w:sz w:val="20"/>
                <w:szCs w:val="20"/>
                <w:rPrChange w:id="3432" w:author="Bas Hofstra" w:date="2023-08-30T15:06:00Z">
                  <w:rPr>
                    <w:ins w:id="3433" w:author="Bas Hofstra" w:date="2023-08-30T15:01:00Z"/>
                    <w:rFonts w:ascii="Times" w:hAnsi="Times"/>
                  </w:rPr>
                </w:rPrChange>
              </w:rPr>
            </w:pPr>
            <w:ins w:id="3434" w:author="Bas Hofstra" w:date="2023-08-30T15:05:00Z">
              <w:r w:rsidRPr="007E7C90">
                <w:rPr>
                  <w:sz w:val="20"/>
                  <w:szCs w:val="20"/>
                  <w:lang w:val="nl-NL"/>
                  <w:rPrChange w:id="3435" w:author="Bas Hofstra" w:date="2023-08-30T15:06:00Z">
                    <w:rPr>
                      <w:rFonts w:ascii="Helvetica" w:hAnsi="Helvetica" w:cs="Calibri"/>
                      <w:sz w:val="19"/>
                      <w:szCs w:val="19"/>
                      <w:lang w:val="nl-NL"/>
                    </w:rPr>
                  </w:rPrChange>
                </w:rPr>
                <w:t xml:space="preserve">24 </w:t>
              </w:r>
            </w:ins>
            <w:proofErr w:type="spellStart"/>
            <w:ins w:id="3436" w:author="Bas Hofstra" w:date="2023-08-30T15:03:00Z">
              <w:r w:rsidRPr="007E7C90">
                <w:rPr>
                  <w:sz w:val="20"/>
                  <w:szCs w:val="20"/>
                  <w:lang w:val="nl-NL"/>
                  <w:rPrChange w:id="3437" w:author="Bas Hofstra" w:date="2023-08-30T15:06:00Z">
                    <w:rPr>
                      <w:rFonts w:ascii="Helvetica" w:hAnsi="Helvetica" w:cs="Calibri"/>
                      <w:sz w:val="19"/>
                      <w:szCs w:val="19"/>
                      <w:lang w:val="nl-NL"/>
                    </w:rPr>
                  </w:rPrChange>
                </w:rPr>
                <w:t>Amira</w:t>
              </w:r>
            </w:ins>
            <w:proofErr w:type="spellEnd"/>
          </w:p>
        </w:tc>
        <w:tc>
          <w:tcPr>
            <w:tcW w:w="2264" w:type="dxa"/>
            <w:tcBorders>
              <w:top w:val="nil"/>
              <w:left w:val="nil"/>
              <w:bottom w:val="nil"/>
            </w:tcBorders>
            <w:tcPrChange w:id="3438" w:author="Bas Hofstra" w:date="2023-08-30T15:06:00Z">
              <w:tcPr>
                <w:tcW w:w="2264" w:type="dxa"/>
                <w:gridSpan w:val="2"/>
              </w:tcPr>
            </w:tcPrChange>
          </w:tcPr>
          <w:p w14:paraId="3F596C93" w14:textId="64D1B417" w:rsidR="007E7C90" w:rsidRPr="007E7C90" w:rsidRDefault="007E7C90" w:rsidP="007E7C90">
            <w:pPr>
              <w:spacing w:line="276" w:lineRule="auto"/>
              <w:jc w:val="both"/>
              <w:rPr>
                <w:ins w:id="3439" w:author="Bas Hofstra" w:date="2023-08-30T15:01:00Z"/>
                <w:sz w:val="20"/>
                <w:szCs w:val="20"/>
                <w:rPrChange w:id="3440" w:author="Bas Hofstra" w:date="2023-08-30T15:06:00Z">
                  <w:rPr>
                    <w:ins w:id="3441" w:author="Bas Hofstra" w:date="2023-08-30T15:01:00Z"/>
                    <w:rFonts w:ascii="Times" w:hAnsi="Times"/>
                  </w:rPr>
                </w:rPrChange>
              </w:rPr>
            </w:pPr>
            <w:ins w:id="3442" w:author="Bas Hofstra" w:date="2023-08-30T15:08:00Z">
              <w:r w:rsidRPr="007E7C90">
                <w:rPr>
                  <w:sz w:val="20"/>
                  <w:szCs w:val="20"/>
                </w:rPr>
                <w:t>1386</w:t>
              </w:r>
            </w:ins>
          </w:p>
        </w:tc>
      </w:tr>
      <w:tr w:rsidR="007E7C90" w:rsidRPr="007E7C90" w14:paraId="4AD5E834" w14:textId="77777777" w:rsidTr="007E7C90">
        <w:tblPrEx>
          <w:tblPrExChange w:id="3443"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444" w:author="Bas Hofstra" w:date="2023-08-30T15:01:00Z"/>
          <w:trPrChange w:id="3445" w:author="Bas Hofstra" w:date="2023-08-30T15:06:00Z">
            <w:trPr>
              <w:gridBefore w:val="1"/>
            </w:trPr>
          </w:trPrChange>
        </w:trPr>
        <w:tc>
          <w:tcPr>
            <w:tcW w:w="2264" w:type="dxa"/>
            <w:tcBorders>
              <w:top w:val="nil"/>
              <w:bottom w:val="nil"/>
              <w:right w:val="nil"/>
            </w:tcBorders>
            <w:tcPrChange w:id="3446" w:author="Bas Hofstra" w:date="2023-08-30T15:06:00Z">
              <w:tcPr>
                <w:tcW w:w="2264" w:type="dxa"/>
                <w:gridSpan w:val="2"/>
              </w:tcPr>
            </w:tcPrChange>
          </w:tcPr>
          <w:p w14:paraId="788CF70A" w14:textId="6B5A656D" w:rsidR="007E7C90" w:rsidRPr="007E7C90" w:rsidRDefault="007E7C90" w:rsidP="007E7C90">
            <w:pPr>
              <w:spacing w:line="276" w:lineRule="auto"/>
              <w:jc w:val="both"/>
              <w:rPr>
                <w:ins w:id="3447" w:author="Bas Hofstra" w:date="2023-08-30T15:01:00Z"/>
                <w:sz w:val="20"/>
                <w:szCs w:val="20"/>
                <w:rPrChange w:id="3448" w:author="Bas Hofstra" w:date="2023-08-30T15:06:00Z">
                  <w:rPr>
                    <w:ins w:id="3449" w:author="Bas Hofstra" w:date="2023-08-30T15:01:00Z"/>
                    <w:rFonts w:ascii="Times" w:hAnsi="Times"/>
                  </w:rPr>
                </w:rPrChange>
              </w:rPr>
            </w:pPr>
            <w:ins w:id="3450" w:author="Bas Hofstra" w:date="2023-08-30T15:04:00Z">
              <w:r w:rsidRPr="007E7C90">
                <w:rPr>
                  <w:sz w:val="20"/>
                  <w:szCs w:val="20"/>
                  <w:rPrChange w:id="3451" w:author="Bas Hofstra" w:date="2023-08-30T15:06:00Z">
                    <w:rPr>
                      <w:rFonts w:ascii="Times" w:hAnsi="Times"/>
                    </w:rPr>
                  </w:rPrChange>
                </w:rPr>
                <w:t>3</w:t>
              </w:r>
            </w:ins>
            <w:ins w:id="3452" w:author="Bas Hofstra" w:date="2023-08-30T15:02:00Z">
              <w:r w:rsidRPr="007E7C90">
                <w:rPr>
                  <w:sz w:val="20"/>
                  <w:szCs w:val="20"/>
                  <w:rPrChange w:id="3453" w:author="Bas Hofstra" w:date="2023-08-30T15:06:00Z">
                    <w:rPr>
                      <w:rFonts w:ascii="Times" w:hAnsi="Times"/>
                    </w:rPr>
                  </w:rPrChange>
                </w:rPr>
                <w:t>Tertiary Vocational</w:t>
              </w:r>
            </w:ins>
          </w:p>
        </w:tc>
        <w:tc>
          <w:tcPr>
            <w:tcW w:w="2264" w:type="dxa"/>
            <w:tcBorders>
              <w:top w:val="nil"/>
              <w:left w:val="nil"/>
              <w:bottom w:val="nil"/>
              <w:right w:val="nil"/>
            </w:tcBorders>
            <w:tcPrChange w:id="3454" w:author="Bas Hofstra" w:date="2023-08-30T15:06:00Z">
              <w:tcPr>
                <w:tcW w:w="2264" w:type="dxa"/>
                <w:gridSpan w:val="2"/>
              </w:tcPr>
            </w:tcPrChange>
          </w:tcPr>
          <w:p w14:paraId="52EE33A4" w14:textId="706E3759" w:rsidR="007E7C90" w:rsidRPr="007E7C90" w:rsidRDefault="007E7C90" w:rsidP="007E7C90">
            <w:pPr>
              <w:spacing w:line="276" w:lineRule="auto"/>
              <w:jc w:val="both"/>
              <w:rPr>
                <w:ins w:id="3455" w:author="Bas Hofstra" w:date="2023-08-30T15:01:00Z"/>
                <w:sz w:val="20"/>
                <w:szCs w:val="20"/>
                <w:rPrChange w:id="3456" w:author="Bas Hofstra" w:date="2023-08-30T15:06:00Z">
                  <w:rPr>
                    <w:ins w:id="3457" w:author="Bas Hofstra" w:date="2023-08-30T15:01:00Z"/>
                    <w:rFonts w:ascii="Times" w:hAnsi="Times"/>
                  </w:rPr>
                </w:rPrChange>
              </w:rPr>
            </w:pPr>
            <w:ins w:id="3458" w:author="Bas Hofstra" w:date="2023-08-30T15:07:00Z">
              <w:r w:rsidRPr="007E7C90">
                <w:rPr>
                  <w:sz w:val="20"/>
                  <w:szCs w:val="20"/>
                </w:rPr>
                <w:t>145600</w:t>
              </w:r>
            </w:ins>
          </w:p>
        </w:tc>
        <w:tc>
          <w:tcPr>
            <w:tcW w:w="2264" w:type="dxa"/>
            <w:tcBorders>
              <w:top w:val="nil"/>
              <w:left w:val="nil"/>
              <w:bottom w:val="nil"/>
              <w:right w:val="nil"/>
            </w:tcBorders>
            <w:tcPrChange w:id="3459" w:author="Bas Hofstra" w:date="2023-08-30T15:06:00Z">
              <w:tcPr>
                <w:tcW w:w="2264" w:type="dxa"/>
                <w:gridSpan w:val="2"/>
              </w:tcPr>
            </w:tcPrChange>
          </w:tcPr>
          <w:p w14:paraId="174001E8" w14:textId="4FB77B46" w:rsidR="007E7C90" w:rsidRPr="007E7C90" w:rsidRDefault="007E7C90" w:rsidP="007E7C90">
            <w:pPr>
              <w:spacing w:line="276" w:lineRule="auto"/>
              <w:jc w:val="both"/>
              <w:rPr>
                <w:ins w:id="3460" w:author="Bas Hofstra" w:date="2023-08-30T15:01:00Z"/>
                <w:sz w:val="20"/>
                <w:szCs w:val="20"/>
                <w:rPrChange w:id="3461" w:author="Bas Hofstra" w:date="2023-08-30T15:06:00Z">
                  <w:rPr>
                    <w:ins w:id="3462" w:author="Bas Hofstra" w:date="2023-08-30T15:01:00Z"/>
                    <w:rFonts w:ascii="Times" w:hAnsi="Times"/>
                  </w:rPr>
                </w:rPrChange>
              </w:rPr>
            </w:pPr>
            <w:ins w:id="3463" w:author="Bas Hofstra" w:date="2023-08-30T15:05:00Z">
              <w:r w:rsidRPr="007E7C90">
                <w:rPr>
                  <w:sz w:val="20"/>
                  <w:szCs w:val="20"/>
                  <w:lang w:val="nl-NL"/>
                  <w:rPrChange w:id="3464" w:author="Bas Hofstra" w:date="2023-08-30T15:06:00Z">
                    <w:rPr>
                      <w:rFonts w:ascii="Helvetica" w:hAnsi="Helvetica" w:cs="Calibri"/>
                      <w:sz w:val="19"/>
                      <w:szCs w:val="19"/>
                      <w:lang w:val="nl-NL"/>
                    </w:rPr>
                  </w:rPrChange>
                </w:rPr>
                <w:t xml:space="preserve">25 </w:t>
              </w:r>
            </w:ins>
            <w:ins w:id="3465" w:author="Bas Hofstra" w:date="2023-08-30T15:03:00Z">
              <w:r w:rsidRPr="007E7C90">
                <w:rPr>
                  <w:sz w:val="20"/>
                  <w:szCs w:val="20"/>
                  <w:lang w:val="nl-NL"/>
                  <w:rPrChange w:id="3466" w:author="Bas Hofstra" w:date="2023-08-30T15:06:00Z">
                    <w:rPr>
                      <w:rFonts w:ascii="Helvetica" w:hAnsi="Helvetica" w:cs="Calibri"/>
                      <w:sz w:val="19"/>
                      <w:szCs w:val="19"/>
                      <w:lang w:val="nl-NL"/>
                    </w:rPr>
                  </w:rPrChange>
                </w:rPr>
                <w:t>Samira</w:t>
              </w:r>
            </w:ins>
          </w:p>
        </w:tc>
        <w:tc>
          <w:tcPr>
            <w:tcW w:w="2264" w:type="dxa"/>
            <w:tcBorders>
              <w:top w:val="nil"/>
              <w:left w:val="nil"/>
              <w:bottom w:val="nil"/>
            </w:tcBorders>
            <w:tcPrChange w:id="3467" w:author="Bas Hofstra" w:date="2023-08-30T15:06:00Z">
              <w:tcPr>
                <w:tcW w:w="2264" w:type="dxa"/>
                <w:gridSpan w:val="2"/>
              </w:tcPr>
            </w:tcPrChange>
          </w:tcPr>
          <w:p w14:paraId="0D95E745" w14:textId="1D967928" w:rsidR="007E7C90" w:rsidRPr="007E7C90" w:rsidRDefault="007E7C90" w:rsidP="007E7C90">
            <w:pPr>
              <w:spacing w:line="276" w:lineRule="auto"/>
              <w:jc w:val="both"/>
              <w:rPr>
                <w:ins w:id="3468" w:author="Bas Hofstra" w:date="2023-08-30T15:01:00Z"/>
                <w:sz w:val="20"/>
                <w:szCs w:val="20"/>
                <w:rPrChange w:id="3469" w:author="Bas Hofstra" w:date="2023-08-30T15:06:00Z">
                  <w:rPr>
                    <w:ins w:id="3470" w:author="Bas Hofstra" w:date="2023-08-30T15:01:00Z"/>
                    <w:rFonts w:ascii="Times" w:hAnsi="Times"/>
                  </w:rPr>
                </w:rPrChange>
              </w:rPr>
            </w:pPr>
            <w:ins w:id="3471" w:author="Bas Hofstra" w:date="2023-08-30T15:09:00Z">
              <w:r w:rsidRPr="007E7C90">
                <w:rPr>
                  <w:sz w:val="20"/>
                  <w:szCs w:val="20"/>
                </w:rPr>
                <w:t>2186</w:t>
              </w:r>
            </w:ins>
          </w:p>
        </w:tc>
      </w:tr>
      <w:tr w:rsidR="007E7C90" w:rsidRPr="007E7C90" w14:paraId="1E21D558" w14:textId="77777777" w:rsidTr="007E7C90">
        <w:tblPrEx>
          <w:tblPrExChange w:id="3472"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473" w:author="Bas Hofstra" w:date="2023-08-30T15:01:00Z"/>
          <w:trPrChange w:id="3474" w:author="Bas Hofstra" w:date="2023-08-30T15:06:00Z">
            <w:trPr>
              <w:gridBefore w:val="1"/>
            </w:trPr>
          </w:trPrChange>
        </w:trPr>
        <w:tc>
          <w:tcPr>
            <w:tcW w:w="2264" w:type="dxa"/>
            <w:tcBorders>
              <w:top w:val="nil"/>
              <w:bottom w:val="nil"/>
              <w:right w:val="nil"/>
            </w:tcBorders>
            <w:tcPrChange w:id="3475" w:author="Bas Hofstra" w:date="2023-08-30T15:06:00Z">
              <w:tcPr>
                <w:tcW w:w="2264" w:type="dxa"/>
                <w:gridSpan w:val="2"/>
              </w:tcPr>
            </w:tcPrChange>
          </w:tcPr>
          <w:p w14:paraId="0B39FE31" w14:textId="30EA78FF" w:rsidR="007E7C90" w:rsidRPr="007E7C90" w:rsidRDefault="007E7C90" w:rsidP="007E7C90">
            <w:pPr>
              <w:spacing w:line="276" w:lineRule="auto"/>
              <w:jc w:val="both"/>
              <w:rPr>
                <w:ins w:id="3476" w:author="Bas Hofstra" w:date="2023-08-30T15:01:00Z"/>
                <w:sz w:val="20"/>
                <w:szCs w:val="20"/>
                <w:rPrChange w:id="3477" w:author="Bas Hofstra" w:date="2023-08-30T15:06:00Z">
                  <w:rPr>
                    <w:ins w:id="3478" w:author="Bas Hofstra" w:date="2023-08-30T15:01:00Z"/>
                    <w:rFonts w:ascii="Times" w:hAnsi="Times"/>
                  </w:rPr>
                </w:rPrChange>
              </w:rPr>
            </w:pPr>
            <w:ins w:id="3479" w:author="Bas Hofstra" w:date="2023-08-30T15:04:00Z">
              <w:r w:rsidRPr="007E7C90">
                <w:rPr>
                  <w:sz w:val="20"/>
                  <w:szCs w:val="20"/>
                  <w:rPrChange w:id="3480" w:author="Bas Hofstra" w:date="2023-08-30T15:06:00Z">
                    <w:rPr>
                      <w:rFonts w:ascii="Times" w:hAnsi="Times"/>
                    </w:rPr>
                  </w:rPrChange>
                </w:rPr>
                <w:t xml:space="preserve">4 </w:t>
              </w:r>
            </w:ins>
            <w:ins w:id="3481" w:author="Bas Hofstra" w:date="2023-08-30T15:02:00Z">
              <w:r w:rsidRPr="007E7C90">
                <w:rPr>
                  <w:sz w:val="20"/>
                  <w:szCs w:val="20"/>
                  <w:rPrChange w:id="3482" w:author="Bas Hofstra" w:date="2023-08-30T15:06:00Z">
                    <w:rPr>
                      <w:rFonts w:ascii="Times" w:hAnsi="Times"/>
                    </w:rPr>
                  </w:rPrChange>
                </w:rPr>
                <w:t>Daughter/Son</w:t>
              </w:r>
            </w:ins>
          </w:p>
        </w:tc>
        <w:tc>
          <w:tcPr>
            <w:tcW w:w="2264" w:type="dxa"/>
            <w:tcBorders>
              <w:top w:val="nil"/>
              <w:left w:val="nil"/>
              <w:bottom w:val="nil"/>
              <w:right w:val="nil"/>
            </w:tcBorders>
            <w:tcPrChange w:id="3483" w:author="Bas Hofstra" w:date="2023-08-30T15:06:00Z">
              <w:tcPr>
                <w:tcW w:w="2264" w:type="dxa"/>
                <w:gridSpan w:val="2"/>
              </w:tcPr>
            </w:tcPrChange>
          </w:tcPr>
          <w:p w14:paraId="4AD95579" w14:textId="4D928559" w:rsidR="007E7C90" w:rsidRPr="007E7C90" w:rsidRDefault="007E7C90" w:rsidP="007E7C90">
            <w:pPr>
              <w:spacing w:line="276" w:lineRule="auto"/>
              <w:jc w:val="both"/>
              <w:rPr>
                <w:ins w:id="3484" w:author="Bas Hofstra" w:date="2023-08-30T15:01:00Z"/>
                <w:sz w:val="20"/>
                <w:szCs w:val="20"/>
                <w:rPrChange w:id="3485" w:author="Bas Hofstra" w:date="2023-08-30T15:06:00Z">
                  <w:rPr>
                    <w:ins w:id="3486" w:author="Bas Hofstra" w:date="2023-08-30T15:01:00Z"/>
                    <w:rFonts w:ascii="Times" w:hAnsi="Times"/>
                  </w:rPr>
                </w:rPrChange>
              </w:rPr>
            </w:pPr>
            <w:ins w:id="3487" w:author="Bas Hofstra" w:date="2023-08-30T15:07:00Z">
              <w:r w:rsidRPr="007E7C90">
                <w:rPr>
                  <w:sz w:val="20"/>
                  <w:szCs w:val="20"/>
                </w:rPr>
                <w:t>168066</w:t>
              </w:r>
            </w:ins>
          </w:p>
        </w:tc>
        <w:tc>
          <w:tcPr>
            <w:tcW w:w="2264" w:type="dxa"/>
            <w:tcBorders>
              <w:top w:val="nil"/>
              <w:left w:val="nil"/>
              <w:bottom w:val="nil"/>
              <w:right w:val="nil"/>
            </w:tcBorders>
            <w:tcPrChange w:id="3488" w:author="Bas Hofstra" w:date="2023-08-30T15:06:00Z">
              <w:tcPr>
                <w:tcW w:w="2264" w:type="dxa"/>
                <w:gridSpan w:val="2"/>
              </w:tcPr>
            </w:tcPrChange>
          </w:tcPr>
          <w:p w14:paraId="0EB0DB3A" w14:textId="174DF7F7" w:rsidR="007E7C90" w:rsidRPr="007E7C90" w:rsidRDefault="007E7C90" w:rsidP="007E7C90">
            <w:pPr>
              <w:spacing w:line="276" w:lineRule="auto"/>
              <w:jc w:val="both"/>
              <w:rPr>
                <w:ins w:id="3489" w:author="Bas Hofstra" w:date="2023-08-30T15:01:00Z"/>
                <w:sz w:val="20"/>
                <w:szCs w:val="20"/>
                <w:rPrChange w:id="3490" w:author="Bas Hofstra" w:date="2023-08-30T15:06:00Z">
                  <w:rPr>
                    <w:ins w:id="3491" w:author="Bas Hofstra" w:date="2023-08-30T15:01:00Z"/>
                    <w:rFonts w:ascii="Times" w:hAnsi="Times"/>
                  </w:rPr>
                </w:rPrChange>
              </w:rPr>
            </w:pPr>
            <w:ins w:id="3492" w:author="Bas Hofstra" w:date="2023-08-30T15:05:00Z">
              <w:r w:rsidRPr="007E7C90">
                <w:rPr>
                  <w:sz w:val="20"/>
                  <w:szCs w:val="20"/>
                  <w:lang w:val="nl-NL"/>
                  <w:rPrChange w:id="3493" w:author="Bas Hofstra" w:date="2023-08-30T15:06:00Z">
                    <w:rPr>
                      <w:rFonts w:ascii="Helvetica" w:hAnsi="Helvetica" w:cs="Calibri"/>
                      <w:sz w:val="19"/>
                      <w:szCs w:val="19"/>
                      <w:lang w:val="nl-NL"/>
                    </w:rPr>
                  </w:rPrChange>
                </w:rPr>
                <w:t xml:space="preserve">26 </w:t>
              </w:r>
            </w:ins>
            <w:ins w:id="3494" w:author="Bas Hofstra" w:date="2023-08-30T15:03:00Z">
              <w:r w:rsidRPr="007E7C90">
                <w:rPr>
                  <w:sz w:val="20"/>
                  <w:szCs w:val="20"/>
                  <w:lang w:val="nl-NL"/>
                  <w:rPrChange w:id="3495" w:author="Bas Hofstra" w:date="2023-08-30T15:06:00Z">
                    <w:rPr>
                      <w:rFonts w:ascii="Helvetica" w:hAnsi="Helvetica" w:cs="Calibri"/>
                      <w:sz w:val="19"/>
                      <w:szCs w:val="19"/>
                      <w:lang w:val="nl-NL"/>
                    </w:rPr>
                  </w:rPrChange>
                </w:rPr>
                <w:t>Sara</w:t>
              </w:r>
            </w:ins>
          </w:p>
        </w:tc>
        <w:tc>
          <w:tcPr>
            <w:tcW w:w="2264" w:type="dxa"/>
            <w:tcBorders>
              <w:top w:val="nil"/>
              <w:left w:val="nil"/>
              <w:bottom w:val="nil"/>
            </w:tcBorders>
            <w:tcPrChange w:id="3496" w:author="Bas Hofstra" w:date="2023-08-30T15:06:00Z">
              <w:tcPr>
                <w:tcW w:w="2264" w:type="dxa"/>
                <w:gridSpan w:val="2"/>
              </w:tcPr>
            </w:tcPrChange>
          </w:tcPr>
          <w:p w14:paraId="31D6F280" w14:textId="5CD7997A" w:rsidR="007E7C90" w:rsidRPr="007E7C90" w:rsidRDefault="007E7C90" w:rsidP="007E7C90">
            <w:pPr>
              <w:spacing w:line="276" w:lineRule="auto"/>
              <w:jc w:val="both"/>
              <w:rPr>
                <w:ins w:id="3497" w:author="Bas Hofstra" w:date="2023-08-30T15:01:00Z"/>
                <w:sz w:val="20"/>
                <w:szCs w:val="20"/>
                <w:rPrChange w:id="3498" w:author="Bas Hofstra" w:date="2023-08-30T15:06:00Z">
                  <w:rPr>
                    <w:ins w:id="3499" w:author="Bas Hofstra" w:date="2023-08-30T15:01:00Z"/>
                    <w:rFonts w:ascii="Times" w:hAnsi="Times"/>
                  </w:rPr>
                </w:rPrChange>
              </w:rPr>
            </w:pPr>
            <w:ins w:id="3500" w:author="Bas Hofstra" w:date="2023-08-30T15:09:00Z">
              <w:r w:rsidRPr="007E7C90">
                <w:rPr>
                  <w:sz w:val="20"/>
                  <w:szCs w:val="20"/>
                </w:rPr>
                <w:t>11640</w:t>
              </w:r>
            </w:ins>
          </w:p>
        </w:tc>
      </w:tr>
      <w:tr w:rsidR="007E7C90" w:rsidRPr="007E7C90" w14:paraId="0C4C0EC2" w14:textId="77777777" w:rsidTr="007E7C90">
        <w:tblPrEx>
          <w:tblPrExChange w:id="3501"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502" w:author="Bas Hofstra" w:date="2023-08-30T15:01:00Z"/>
          <w:trPrChange w:id="3503" w:author="Bas Hofstra" w:date="2023-08-30T15:06:00Z">
            <w:trPr>
              <w:gridBefore w:val="1"/>
            </w:trPr>
          </w:trPrChange>
        </w:trPr>
        <w:tc>
          <w:tcPr>
            <w:tcW w:w="2264" w:type="dxa"/>
            <w:tcBorders>
              <w:top w:val="nil"/>
              <w:bottom w:val="nil"/>
              <w:right w:val="nil"/>
            </w:tcBorders>
            <w:tcPrChange w:id="3504" w:author="Bas Hofstra" w:date="2023-08-30T15:06:00Z">
              <w:tcPr>
                <w:tcW w:w="2264" w:type="dxa"/>
                <w:gridSpan w:val="2"/>
              </w:tcPr>
            </w:tcPrChange>
          </w:tcPr>
          <w:p w14:paraId="13025754" w14:textId="1AAB0E48" w:rsidR="007E7C90" w:rsidRPr="007E7C90" w:rsidRDefault="007E7C90" w:rsidP="007E7C90">
            <w:pPr>
              <w:spacing w:line="276" w:lineRule="auto"/>
              <w:jc w:val="both"/>
              <w:rPr>
                <w:ins w:id="3505" w:author="Bas Hofstra" w:date="2023-08-30T15:01:00Z"/>
                <w:sz w:val="20"/>
                <w:szCs w:val="20"/>
                <w:rPrChange w:id="3506" w:author="Bas Hofstra" w:date="2023-08-30T15:06:00Z">
                  <w:rPr>
                    <w:ins w:id="3507" w:author="Bas Hofstra" w:date="2023-08-30T15:01:00Z"/>
                    <w:rFonts w:ascii="Times" w:hAnsi="Times"/>
                  </w:rPr>
                </w:rPrChange>
              </w:rPr>
            </w:pPr>
            <w:ins w:id="3508" w:author="Bas Hofstra" w:date="2023-08-30T15:04:00Z">
              <w:r w:rsidRPr="007E7C90">
                <w:rPr>
                  <w:sz w:val="20"/>
                  <w:szCs w:val="20"/>
                  <w:rPrChange w:id="3509" w:author="Bas Hofstra" w:date="2023-08-30T15:06:00Z">
                    <w:rPr>
                      <w:rFonts w:ascii="Times" w:hAnsi="Times"/>
                    </w:rPr>
                  </w:rPrChange>
                </w:rPr>
                <w:t xml:space="preserve">5 </w:t>
              </w:r>
            </w:ins>
            <w:ins w:id="3510" w:author="Bas Hofstra" w:date="2023-08-30T15:02:00Z">
              <w:r w:rsidRPr="007E7C90">
                <w:rPr>
                  <w:sz w:val="20"/>
                  <w:szCs w:val="20"/>
                  <w:rPrChange w:id="3511" w:author="Bas Hofstra" w:date="2023-08-30T15:06:00Z">
                    <w:rPr>
                      <w:rFonts w:ascii="Times" w:hAnsi="Times"/>
                    </w:rPr>
                  </w:rPrChange>
                </w:rPr>
                <w:t>Twins</w:t>
              </w:r>
            </w:ins>
          </w:p>
        </w:tc>
        <w:tc>
          <w:tcPr>
            <w:tcW w:w="2264" w:type="dxa"/>
            <w:tcBorders>
              <w:top w:val="nil"/>
              <w:left w:val="nil"/>
              <w:bottom w:val="nil"/>
              <w:right w:val="nil"/>
            </w:tcBorders>
            <w:tcPrChange w:id="3512" w:author="Bas Hofstra" w:date="2023-08-30T15:06:00Z">
              <w:tcPr>
                <w:tcW w:w="2264" w:type="dxa"/>
                <w:gridSpan w:val="2"/>
              </w:tcPr>
            </w:tcPrChange>
          </w:tcPr>
          <w:p w14:paraId="5BDCFA7F" w14:textId="2766B344" w:rsidR="007E7C90" w:rsidRPr="007E7C90" w:rsidRDefault="007E7C90" w:rsidP="007E7C90">
            <w:pPr>
              <w:spacing w:line="276" w:lineRule="auto"/>
              <w:jc w:val="both"/>
              <w:rPr>
                <w:ins w:id="3513" w:author="Bas Hofstra" w:date="2023-08-30T15:01:00Z"/>
                <w:sz w:val="20"/>
                <w:szCs w:val="20"/>
                <w:rPrChange w:id="3514" w:author="Bas Hofstra" w:date="2023-08-30T15:06:00Z">
                  <w:rPr>
                    <w:ins w:id="3515" w:author="Bas Hofstra" w:date="2023-08-30T15:01:00Z"/>
                    <w:rFonts w:ascii="Times" w:hAnsi="Times"/>
                  </w:rPr>
                </w:rPrChange>
              </w:rPr>
            </w:pPr>
            <w:ins w:id="3516" w:author="Bas Hofstra" w:date="2023-08-30T15:07:00Z">
              <w:r w:rsidRPr="007E7C90">
                <w:rPr>
                  <w:sz w:val="20"/>
                  <w:szCs w:val="20"/>
                </w:rPr>
                <w:t>2500</w:t>
              </w:r>
            </w:ins>
          </w:p>
        </w:tc>
        <w:tc>
          <w:tcPr>
            <w:tcW w:w="2264" w:type="dxa"/>
            <w:tcBorders>
              <w:top w:val="nil"/>
              <w:left w:val="nil"/>
              <w:bottom w:val="nil"/>
              <w:right w:val="nil"/>
            </w:tcBorders>
            <w:tcPrChange w:id="3517" w:author="Bas Hofstra" w:date="2023-08-30T15:06:00Z">
              <w:tcPr>
                <w:tcW w:w="2264" w:type="dxa"/>
                <w:gridSpan w:val="2"/>
              </w:tcPr>
            </w:tcPrChange>
          </w:tcPr>
          <w:p w14:paraId="4782B0D4" w14:textId="508039FC" w:rsidR="007E7C90" w:rsidRPr="007E7C90" w:rsidRDefault="007E7C90" w:rsidP="007E7C90">
            <w:pPr>
              <w:spacing w:line="276" w:lineRule="auto"/>
              <w:jc w:val="both"/>
              <w:rPr>
                <w:ins w:id="3518" w:author="Bas Hofstra" w:date="2023-08-30T15:01:00Z"/>
                <w:sz w:val="20"/>
                <w:szCs w:val="20"/>
                <w:rPrChange w:id="3519" w:author="Bas Hofstra" w:date="2023-08-30T15:06:00Z">
                  <w:rPr>
                    <w:ins w:id="3520" w:author="Bas Hofstra" w:date="2023-08-30T15:01:00Z"/>
                    <w:rFonts w:ascii="Times" w:hAnsi="Times"/>
                  </w:rPr>
                </w:rPrChange>
              </w:rPr>
            </w:pPr>
            <w:ins w:id="3521" w:author="Bas Hofstra" w:date="2023-08-30T15:05:00Z">
              <w:r w:rsidRPr="007E7C90">
                <w:rPr>
                  <w:sz w:val="20"/>
                  <w:szCs w:val="20"/>
                  <w:lang w:val="nl-NL"/>
                  <w:rPrChange w:id="3522" w:author="Bas Hofstra" w:date="2023-08-30T15:06:00Z">
                    <w:rPr>
                      <w:rFonts w:ascii="Helvetica" w:hAnsi="Helvetica" w:cs="Calibri"/>
                      <w:sz w:val="19"/>
                      <w:szCs w:val="19"/>
                      <w:lang w:val="nl-NL"/>
                    </w:rPr>
                  </w:rPrChange>
                </w:rPr>
                <w:t xml:space="preserve">27 </w:t>
              </w:r>
            </w:ins>
            <w:ins w:id="3523" w:author="Bas Hofstra" w:date="2023-08-30T15:03:00Z">
              <w:r w:rsidRPr="007E7C90">
                <w:rPr>
                  <w:sz w:val="20"/>
                  <w:szCs w:val="20"/>
                  <w:lang w:val="nl-NL"/>
                  <w:rPrChange w:id="3524" w:author="Bas Hofstra" w:date="2023-08-30T15:06:00Z">
                    <w:rPr>
                      <w:rFonts w:ascii="Helvetica" w:hAnsi="Helvetica" w:cs="Calibri"/>
                      <w:sz w:val="19"/>
                      <w:szCs w:val="19"/>
                      <w:lang w:val="nl-NL"/>
                    </w:rPr>
                  </w:rPrChange>
                </w:rPr>
                <w:t>Daan</w:t>
              </w:r>
            </w:ins>
          </w:p>
        </w:tc>
        <w:tc>
          <w:tcPr>
            <w:tcW w:w="2264" w:type="dxa"/>
            <w:tcBorders>
              <w:top w:val="nil"/>
              <w:left w:val="nil"/>
              <w:bottom w:val="nil"/>
            </w:tcBorders>
            <w:tcPrChange w:id="3525" w:author="Bas Hofstra" w:date="2023-08-30T15:06:00Z">
              <w:tcPr>
                <w:tcW w:w="2264" w:type="dxa"/>
                <w:gridSpan w:val="2"/>
              </w:tcPr>
            </w:tcPrChange>
          </w:tcPr>
          <w:p w14:paraId="7BC694EC" w14:textId="41F2BE2C" w:rsidR="007E7C90" w:rsidRPr="007E7C90" w:rsidRDefault="007E7C90" w:rsidP="007E7C90">
            <w:pPr>
              <w:spacing w:line="276" w:lineRule="auto"/>
              <w:jc w:val="both"/>
              <w:rPr>
                <w:ins w:id="3526" w:author="Bas Hofstra" w:date="2023-08-30T15:01:00Z"/>
                <w:sz w:val="20"/>
                <w:szCs w:val="20"/>
                <w:rPrChange w:id="3527" w:author="Bas Hofstra" w:date="2023-08-30T15:06:00Z">
                  <w:rPr>
                    <w:ins w:id="3528" w:author="Bas Hofstra" w:date="2023-08-30T15:01:00Z"/>
                    <w:rFonts w:ascii="Times" w:hAnsi="Times"/>
                  </w:rPr>
                </w:rPrChange>
              </w:rPr>
            </w:pPr>
            <w:ins w:id="3529" w:author="Bas Hofstra" w:date="2023-08-30T15:09:00Z">
              <w:r w:rsidRPr="007E7C90">
                <w:rPr>
                  <w:sz w:val="20"/>
                  <w:szCs w:val="20"/>
                </w:rPr>
                <w:t>22704</w:t>
              </w:r>
            </w:ins>
          </w:p>
        </w:tc>
      </w:tr>
      <w:tr w:rsidR="007E7C90" w:rsidRPr="007E7C90" w14:paraId="4A446F62" w14:textId="77777777" w:rsidTr="007E7C90">
        <w:tblPrEx>
          <w:tblPrExChange w:id="3530"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531" w:author="Bas Hofstra" w:date="2023-08-30T15:01:00Z"/>
          <w:trPrChange w:id="3532" w:author="Bas Hofstra" w:date="2023-08-30T15:06:00Z">
            <w:trPr>
              <w:gridBefore w:val="1"/>
            </w:trPr>
          </w:trPrChange>
        </w:trPr>
        <w:tc>
          <w:tcPr>
            <w:tcW w:w="2264" w:type="dxa"/>
            <w:tcBorders>
              <w:top w:val="nil"/>
              <w:bottom w:val="nil"/>
              <w:right w:val="nil"/>
            </w:tcBorders>
            <w:tcPrChange w:id="3533" w:author="Bas Hofstra" w:date="2023-08-30T15:06:00Z">
              <w:tcPr>
                <w:tcW w:w="2264" w:type="dxa"/>
                <w:gridSpan w:val="2"/>
              </w:tcPr>
            </w:tcPrChange>
          </w:tcPr>
          <w:p w14:paraId="5CDEE70A" w14:textId="7B1AB1D6" w:rsidR="007E7C90" w:rsidRPr="007E7C90" w:rsidRDefault="007E7C90" w:rsidP="007E7C90">
            <w:pPr>
              <w:spacing w:line="276" w:lineRule="auto"/>
              <w:jc w:val="both"/>
              <w:rPr>
                <w:ins w:id="3534" w:author="Bas Hofstra" w:date="2023-08-30T15:01:00Z"/>
                <w:sz w:val="20"/>
                <w:szCs w:val="20"/>
                <w:rPrChange w:id="3535" w:author="Bas Hofstra" w:date="2023-08-30T15:06:00Z">
                  <w:rPr>
                    <w:ins w:id="3536" w:author="Bas Hofstra" w:date="2023-08-30T15:01:00Z"/>
                    <w:rFonts w:ascii="Times" w:hAnsi="Times"/>
                  </w:rPr>
                </w:rPrChange>
              </w:rPr>
            </w:pPr>
            <w:ins w:id="3537" w:author="Bas Hofstra" w:date="2023-08-30T15:04:00Z">
              <w:r w:rsidRPr="007E7C90">
                <w:rPr>
                  <w:sz w:val="20"/>
                  <w:szCs w:val="20"/>
                  <w:rPrChange w:id="3538" w:author="Bas Hofstra" w:date="2023-08-30T15:06:00Z">
                    <w:rPr>
                      <w:rFonts w:ascii="Times" w:hAnsi="Times"/>
                    </w:rPr>
                  </w:rPrChange>
                </w:rPr>
                <w:t xml:space="preserve">6 </w:t>
              </w:r>
            </w:ins>
            <w:ins w:id="3539" w:author="Bas Hofstra" w:date="2023-08-30T15:02:00Z">
              <w:r w:rsidRPr="007E7C90">
                <w:rPr>
                  <w:sz w:val="20"/>
                  <w:szCs w:val="20"/>
                  <w:rPrChange w:id="3540" w:author="Bas Hofstra" w:date="2023-08-30T15:06:00Z">
                    <w:rPr>
                      <w:rFonts w:ascii="Times" w:hAnsi="Times"/>
                    </w:rPr>
                  </w:rPrChange>
                </w:rPr>
                <w:t>COVID-19 Infection</w:t>
              </w:r>
            </w:ins>
          </w:p>
        </w:tc>
        <w:tc>
          <w:tcPr>
            <w:tcW w:w="2264" w:type="dxa"/>
            <w:tcBorders>
              <w:top w:val="nil"/>
              <w:left w:val="nil"/>
              <w:bottom w:val="nil"/>
              <w:right w:val="nil"/>
            </w:tcBorders>
            <w:tcPrChange w:id="3541" w:author="Bas Hofstra" w:date="2023-08-30T15:06:00Z">
              <w:tcPr>
                <w:tcW w:w="2264" w:type="dxa"/>
                <w:gridSpan w:val="2"/>
              </w:tcPr>
            </w:tcPrChange>
          </w:tcPr>
          <w:p w14:paraId="6E525E2B" w14:textId="77DF0F2B" w:rsidR="007E7C90" w:rsidRPr="007E7C90" w:rsidRDefault="007E7C90" w:rsidP="007E7C90">
            <w:pPr>
              <w:spacing w:line="276" w:lineRule="auto"/>
              <w:jc w:val="both"/>
              <w:rPr>
                <w:ins w:id="3542" w:author="Bas Hofstra" w:date="2023-08-30T15:01:00Z"/>
                <w:sz w:val="20"/>
                <w:szCs w:val="20"/>
                <w:rPrChange w:id="3543" w:author="Bas Hofstra" w:date="2023-08-30T15:06:00Z">
                  <w:rPr>
                    <w:ins w:id="3544" w:author="Bas Hofstra" w:date="2023-08-30T15:01:00Z"/>
                    <w:rFonts w:ascii="Times" w:hAnsi="Times"/>
                  </w:rPr>
                </w:rPrChange>
              </w:rPr>
            </w:pPr>
            <w:ins w:id="3545" w:author="Bas Hofstra" w:date="2023-08-30T15:07:00Z">
              <w:r w:rsidRPr="007E7C90">
                <w:rPr>
                  <w:sz w:val="20"/>
                  <w:szCs w:val="20"/>
                </w:rPr>
                <w:t>1558549</w:t>
              </w:r>
            </w:ins>
          </w:p>
        </w:tc>
        <w:tc>
          <w:tcPr>
            <w:tcW w:w="2264" w:type="dxa"/>
            <w:tcBorders>
              <w:top w:val="nil"/>
              <w:left w:val="nil"/>
              <w:bottom w:val="nil"/>
              <w:right w:val="nil"/>
            </w:tcBorders>
            <w:tcPrChange w:id="3546" w:author="Bas Hofstra" w:date="2023-08-30T15:06:00Z">
              <w:tcPr>
                <w:tcW w:w="2264" w:type="dxa"/>
                <w:gridSpan w:val="2"/>
              </w:tcPr>
            </w:tcPrChange>
          </w:tcPr>
          <w:p w14:paraId="68F39B45" w14:textId="7B4440FA" w:rsidR="007E7C90" w:rsidRPr="007E7C90" w:rsidRDefault="007E7C90" w:rsidP="007E7C90">
            <w:pPr>
              <w:spacing w:line="276" w:lineRule="auto"/>
              <w:jc w:val="both"/>
              <w:rPr>
                <w:ins w:id="3547" w:author="Bas Hofstra" w:date="2023-08-30T15:01:00Z"/>
                <w:sz w:val="20"/>
                <w:szCs w:val="20"/>
                <w:rPrChange w:id="3548" w:author="Bas Hofstra" w:date="2023-08-30T15:06:00Z">
                  <w:rPr>
                    <w:ins w:id="3549" w:author="Bas Hofstra" w:date="2023-08-30T15:01:00Z"/>
                    <w:rFonts w:ascii="Times" w:hAnsi="Times"/>
                  </w:rPr>
                </w:rPrChange>
              </w:rPr>
            </w:pPr>
            <w:ins w:id="3550" w:author="Bas Hofstra" w:date="2023-08-30T15:05:00Z">
              <w:r w:rsidRPr="007E7C90">
                <w:rPr>
                  <w:sz w:val="20"/>
                  <w:szCs w:val="20"/>
                  <w:lang w:val="nl-NL"/>
                  <w:rPrChange w:id="3551" w:author="Bas Hofstra" w:date="2023-08-30T15:06:00Z">
                    <w:rPr>
                      <w:rFonts w:ascii="Helvetica" w:hAnsi="Helvetica" w:cs="Calibri"/>
                      <w:sz w:val="19"/>
                      <w:szCs w:val="19"/>
                      <w:lang w:val="nl-NL"/>
                    </w:rPr>
                  </w:rPrChange>
                </w:rPr>
                <w:t xml:space="preserve">28 </w:t>
              </w:r>
            </w:ins>
            <w:ins w:id="3552" w:author="Bas Hofstra" w:date="2023-08-30T15:03:00Z">
              <w:r w:rsidRPr="007E7C90">
                <w:rPr>
                  <w:sz w:val="20"/>
                  <w:szCs w:val="20"/>
                  <w:lang w:val="nl-NL"/>
                  <w:rPrChange w:id="3553" w:author="Bas Hofstra" w:date="2023-08-30T15:06:00Z">
                    <w:rPr>
                      <w:rFonts w:ascii="Helvetica" w:hAnsi="Helvetica" w:cs="Calibri"/>
                      <w:sz w:val="19"/>
                      <w:szCs w:val="19"/>
                      <w:lang w:val="nl-NL"/>
                    </w:rPr>
                  </w:rPrChange>
                </w:rPr>
                <w:t>Sem</w:t>
              </w:r>
            </w:ins>
          </w:p>
        </w:tc>
        <w:tc>
          <w:tcPr>
            <w:tcW w:w="2264" w:type="dxa"/>
            <w:tcBorders>
              <w:top w:val="nil"/>
              <w:left w:val="nil"/>
              <w:bottom w:val="nil"/>
            </w:tcBorders>
            <w:tcPrChange w:id="3554" w:author="Bas Hofstra" w:date="2023-08-30T15:06:00Z">
              <w:tcPr>
                <w:tcW w:w="2264" w:type="dxa"/>
                <w:gridSpan w:val="2"/>
              </w:tcPr>
            </w:tcPrChange>
          </w:tcPr>
          <w:p w14:paraId="64988573" w14:textId="4F89A50B" w:rsidR="007E7C90" w:rsidRPr="007E7C90" w:rsidRDefault="007E7C90" w:rsidP="007E7C90">
            <w:pPr>
              <w:spacing w:line="276" w:lineRule="auto"/>
              <w:jc w:val="both"/>
              <w:rPr>
                <w:ins w:id="3555" w:author="Bas Hofstra" w:date="2023-08-30T15:01:00Z"/>
                <w:sz w:val="20"/>
                <w:szCs w:val="20"/>
                <w:rPrChange w:id="3556" w:author="Bas Hofstra" w:date="2023-08-30T15:06:00Z">
                  <w:rPr>
                    <w:ins w:id="3557" w:author="Bas Hofstra" w:date="2023-08-30T15:01:00Z"/>
                    <w:rFonts w:ascii="Times" w:hAnsi="Times"/>
                  </w:rPr>
                </w:rPrChange>
              </w:rPr>
            </w:pPr>
            <w:ins w:id="3558" w:author="Bas Hofstra" w:date="2023-08-30T15:09:00Z">
              <w:r w:rsidRPr="007E7C90">
                <w:rPr>
                  <w:sz w:val="20"/>
                  <w:szCs w:val="20"/>
                </w:rPr>
                <w:t>13276</w:t>
              </w:r>
            </w:ins>
          </w:p>
        </w:tc>
      </w:tr>
      <w:tr w:rsidR="007E7C90" w:rsidRPr="007E7C90" w14:paraId="4E2B9155" w14:textId="77777777" w:rsidTr="007E7C90">
        <w:tblPrEx>
          <w:tblPrExChange w:id="3559"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560" w:author="Bas Hofstra" w:date="2023-08-30T15:01:00Z"/>
          <w:trPrChange w:id="3561" w:author="Bas Hofstra" w:date="2023-08-30T15:06:00Z">
            <w:trPr>
              <w:gridBefore w:val="1"/>
            </w:trPr>
          </w:trPrChange>
        </w:trPr>
        <w:tc>
          <w:tcPr>
            <w:tcW w:w="2264" w:type="dxa"/>
            <w:tcBorders>
              <w:top w:val="nil"/>
              <w:bottom w:val="nil"/>
              <w:right w:val="nil"/>
            </w:tcBorders>
            <w:tcPrChange w:id="3562" w:author="Bas Hofstra" w:date="2023-08-30T15:06:00Z">
              <w:tcPr>
                <w:tcW w:w="2264" w:type="dxa"/>
                <w:gridSpan w:val="2"/>
              </w:tcPr>
            </w:tcPrChange>
          </w:tcPr>
          <w:p w14:paraId="3E71DDF1" w14:textId="70A2FADC" w:rsidR="007E7C90" w:rsidRPr="007E7C90" w:rsidRDefault="007E7C90" w:rsidP="007E7C90">
            <w:pPr>
              <w:spacing w:line="276" w:lineRule="auto"/>
              <w:jc w:val="both"/>
              <w:rPr>
                <w:ins w:id="3563" w:author="Bas Hofstra" w:date="2023-08-30T15:01:00Z"/>
                <w:sz w:val="20"/>
                <w:szCs w:val="20"/>
                <w:rPrChange w:id="3564" w:author="Bas Hofstra" w:date="2023-08-30T15:06:00Z">
                  <w:rPr>
                    <w:ins w:id="3565" w:author="Bas Hofstra" w:date="2023-08-30T15:01:00Z"/>
                    <w:rFonts w:ascii="Times" w:hAnsi="Times"/>
                  </w:rPr>
                </w:rPrChange>
              </w:rPr>
            </w:pPr>
            <w:ins w:id="3566" w:author="Bas Hofstra" w:date="2023-08-30T15:04:00Z">
              <w:r w:rsidRPr="007E7C90">
                <w:rPr>
                  <w:sz w:val="20"/>
                  <w:szCs w:val="20"/>
                  <w:rPrChange w:id="3567" w:author="Bas Hofstra" w:date="2023-08-30T15:06:00Z">
                    <w:rPr>
                      <w:rFonts w:ascii="Times" w:hAnsi="Times"/>
                    </w:rPr>
                  </w:rPrChange>
                </w:rPr>
                <w:t xml:space="preserve">7 </w:t>
              </w:r>
            </w:ins>
            <w:ins w:id="3568" w:author="Bas Hofstra" w:date="2023-08-30T15:02:00Z">
              <w:r w:rsidRPr="007E7C90">
                <w:rPr>
                  <w:sz w:val="20"/>
                  <w:szCs w:val="20"/>
                  <w:rPrChange w:id="3569" w:author="Bas Hofstra" w:date="2023-08-30T15:06:00Z">
                    <w:rPr>
                      <w:rFonts w:ascii="Times" w:hAnsi="Times"/>
                    </w:rPr>
                  </w:rPrChange>
                </w:rPr>
                <w:t xml:space="preserve">Electric </w:t>
              </w:r>
              <w:proofErr w:type="gramStart"/>
              <w:r w:rsidRPr="007E7C90">
                <w:rPr>
                  <w:sz w:val="20"/>
                  <w:szCs w:val="20"/>
                  <w:rPrChange w:id="3570" w:author="Bas Hofstra" w:date="2023-08-30T15:06:00Z">
                    <w:rPr>
                      <w:rFonts w:ascii="Times" w:hAnsi="Times"/>
                    </w:rPr>
                  </w:rPrChange>
                </w:rPr>
                <w:t>car</w:t>
              </w:r>
            </w:ins>
            <w:proofErr w:type="gramEnd"/>
          </w:p>
        </w:tc>
        <w:tc>
          <w:tcPr>
            <w:tcW w:w="2264" w:type="dxa"/>
            <w:tcBorders>
              <w:top w:val="nil"/>
              <w:left w:val="nil"/>
              <w:bottom w:val="nil"/>
              <w:right w:val="nil"/>
            </w:tcBorders>
            <w:tcPrChange w:id="3571" w:author="Bas Hofstra" w:date="2023-08-30T15:06:00Z">
              <w:tcPr>
                <w:tcW w:w="2264" w:type="dxa"/>
                <w:gridSpan w:val="2"/>
              </w:tcPr>
            </w:tcPrChange>
          </w:tcPr>
          <w:p w14:paraId="315C2A23" w14:textId="028AAA3A" w:rsidR="007E7C90" w:rsidRPr="007E7C90" w:rsidRDefault="007E7C90" w:rsidP="007E7C90">
            <w:pPr>
              <w:spacing w:line="276" w:lineRule="auto"/>
              <w:jc w:val="both"/>
              <w:rPr>
                <w:ins w:id="3572" w:author="Bas Hofstra" w:date="2023-08-30T15:01:00Z"/>
                <w:sz w:val="20"/>
                <w:szCs w:val="20"/>
                <w:rPrChange w:id="3573" w:author="Bas Hofstra" w:date="2023-08-30T15:06:00Z">
                  <w:rPr>
                    <w:ins w:id="3574" w:author="Bas Hofstra" w:date="2023-08-30T15:01:00Z"/>
                    <w:rFonts w:ascii="Times" w:hAnsi="Times"/>
                  </w:rPr>
                </w:rPrChange>
              </w:rPr>
            </w:pPr>
            <w:ins w:id="3575" w:author="Bas Hofstra" w:date="2023-08-30T15:07:00Z">
              <w:r w:rsidRPr="007E7C90">
                <w:rPr>
                  <w:sz w:val="20"/>
                  <w:szCs w:val="20"/>
                </w:rPr>
                <w:t>273259</w:t>
              </w:r>
            </w:ins>
          </w:p>
        </w:tc>
        <w:tc>
          <w:tcPr>
            <w:tcW w:w="2264" w:type="dxa"/>
            <w:tcBorders>
              <w:top w:val="nil"/>
              <w:left w:val="nil"/>
              <w:bottom w:val="nil"/>
              <w:right w:val="nil"/>
            </w:tcBorders>
            <w:tcPrChange w:id="3576" w:author="Bas Hofstra" w:date="2023-08-30T15:06:00Z">
              <w:tcPr>
                <w:tcW w:w="2264" w:type="dxa"/>
                <w:gridSpan w:val="2"/>
              </w:tcPr>
            </w:tcPrChange>
          </w:tcPr>
          <w:p w14:paraId="37C95469" w14:textId="44823469" w:rsidR="007E7C90" w:rsidRPr="007E7C90" w:rsidRDefault="007E7C90" w:rsidP="007E7C90">
            <w:pPr>
              <w:spacing w:line="276" w:lineRule="auto"/>
              <w:jc w:val="both"/>
              <w:rPr>
                <w:ins w:id="3577" w:author="Bas Hofstra" w:date="2023-08-30T15:01:00Z"/>
                <w:sz w:val="20"/>
                <w:szCs w:val="20"/>
                <w:rPrChange w:id="3578" w:author="Bas Hofstra" w:date="2023-08-30T15:06:00Z">
                  <w:rPr>
                    <w:ins w:id="3579" w:author="Bas Hofstra" w:date="2023-08-30T15:01:00Z"/>
                    <w:rFonts w:ascii="Times" w:hAnsi="Times"/>
                  </w:rPr>
                </w:rPrChange>
              </w:rPr>
            </w:pPr>
            <w:ins w:id="3580" w:author="Bas Hofstra" w:date="2023-08-30T15:05:00Z">
              <w:r w:rsidRPr="007E7C90">
                <w:rPr>
                  <w:sz w:val="20"/>
                  <w:szCs w:val="20"/>
                  <w:lang w:val="nl-NL"/>
                  <w:rPrChange w:id="3581" w:author="Bas Hofstra" w:date="2023-08-30T15:06:00Z">
                    <w:rPr>
                      <w:rFonts w:ascii="Helvetica" w:hAnsi="Helvetica" w:cs="Calibri"/>
                      <w:sz w:val="19"/>
                      <w:szCs w:val="19"/>
                      <w:lang w:val="nl-NL"/>
                    </w:rPr>
                  </w:rPrChange>
                </w:rPr>
                <w:t xml:space="preserve">29 </w:t>
              </w:r>
            </w:ins>
            <w:ins w:id="3582" w:author="Bas Hofstra" w:date="2023-08-30T15:03:00Z">
              <w:r w:rsidRPr="007E7C90">
                <w:rPr>
                  <w:sz w:val="20"/>
                  <w:szCs w:val="20"/>
                  <w:lang w:val="nl-NL"/>
                  <w:rPrChange w:id="3583" w:author="Bas Hofstra" w:date="2023-08-30T15:06:00Z">
                    <w:rPr>
                      <w:rFonts w:ascii="Helvetica" w:hAnsi="Helvetica" w:cs="Calibri"/>
                      <w:sz w:val="19"/>
                      <w:szCs w:val="19"/>
                      <w:lang w:val="nl-NL"/>
                    </w:rPr>
                  </w:rPrChange>
                </w:rPr>
                <w:t>Thomas</w:t>
              </w:r>
            </w:ins>
          </w:p>
        </w:tc>
        <w:tc>
          <w:tcPr>
            <w:tcW w:w="2264" w:type="dxa"/>
            <w:tcBorders>
              <w:top w:val="nil"/>
              <w:left w:val="nil"/>
              <w:bottom w:val="nil"/>
            </w:tcBorders>
            <w:tcPrChange w:id="3584" w:author="Bas Hofstra" w:date="2023-08-30T15:06:00Z">
              <w:tcPr>
                <w:tcW w:w="2264" w:type="dxa"/>
                <w:gridSpan w:val="2"/>
              </w:tcPr>
            </w:tcPrChange>
          </w:tcPr>
          <w:p w14:paraId="41B815DD" w14:textId="143A346E" w:rsidR="007E7C90" w:rsidRPr="007E7C90" w:rsidRDefault="007E7C90" w:rsidP="007E7C90">
            <w:pPr>
              <w:spacing w:line="276" w:lineRule="auto"/>
              <w:jc w:val="both"/>
              <w:rPr>
                <w:ins w:id="3585" w:author="Bas Hofstra" w:date="2023-08-30T15:01:00Z"/>
                <w:sz w:val="20"/>
                <w:szCs w:val="20"/>
                <w:rPrChange w:id="3586" w:author="Bas Hofstra" w:date="2023-08-30T15:06:00Z">
                  <w:rPr>
                    <w:ins w:id="3587" w:author="Bas Hofstra" w:date="2023-08-30T15:01:00Z"/>
                    <w:rFonts w:ascii="Times" w:hAnsi="Times"/>
                  </w:rPr>
                </w:rPrChange>
              </w:rPr>
            </w:pPr>
            <w:ins w:id="3588" w:author="Bas Hofstra" w:date="2023-08-30T15:09:00Z">
              <w:r w:rsidRPr="007E7C90">
                <w:rPr>
                  <w:sz w:val="20"/>
                  <w:szCs w:val="20"/>
                </w:rPr>
                <w:t>40543</w:t>
              </w:r>
            </w:ins>
          </w:p>
        </w:tc>
      </w:tr>
      <w:tr w:rsidR="007E7C90" w:rsidRPr="007E7C90" w14:paraId="2C5FCFF0" w14:textId="77777777" w:rsidTr="007E7C90">
        <w:tblPrEx>
          <w:tblPrExChange w:id="3589"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590" w:author="Bas Hofstra" w:date="2023-08-30T15:01:00Z"/>
          <w:trPrChange w:id="3591" w:author="Bas Hofstra" w:date="2023-08-30T15:06:00Z">
            <w:trPr>
              <w:gridBefore w:val="1"/>
            </w:trPr>
          </w:trPrChange>
        </w:trPr>
        <w:tc>
          <w:tcPr>
            <w:tcW w:w="2264" w:type="dxa"/>
            <w:tcBorders>
              <w:top w:val="nil"/>
              <w:bottom w:val="nil"/>
              <w:right w:val="nil"/>
            </w:tcBorders>
            <w:tcPrChange w:id="3592" w:author="Bas Hofstra" w:date="2023-08-30T15:06:00Z">
              <w:tcPr>
                <w:tcW w:w="2264" w:type="dxa"/>
                <w:gridSpan w:val="2"/>
              </w:tcPr>
            </w:tcPrChange>
          </w:tcPr>
          <w:p w14:paraId="1CC8F5C6" w14:textId="16595C95" w:rsidR="007E7C90" w:rsidRPr="007E7C90" w:rsidRDefault="007E7C90" w:rsidP="007E7C90">
            <w:pPr>
              <w:spacing w:line="276" w:lineRule="auto"/>
              <w:jc w:val="both"/>
              <w:rPr>
                <w:ins w:id="3593" w:author="Bas Hofstra" w:date="2023-08-30T15:01:00Z"/>
                <w:sz w:val="20"/>
                <w:szCs w:val="20"/>
                <w:rPrChange w:id="3594" w:author="Bas Hofstra" w:date="2023-08-30T15:06:00Z">
                  <w:rPr>
                    <w:ins w:id="3595" w:author="Bas Hofstra" w:date="2023-08-30T15:01:00Z"/>
                    <w:rFonts w:ascii="Times" w:hAnsi="Times"/>
                  </w:rPr>
                </w:rPrChange>
              </w:rPr>
            </w:pPr>
            <w:ins w:id="3596" w:author="Bas Hofstra" w:date="2023-08-30T15:04:00Z">
              <w:r w:rsidRPr="007E7C90">
                <w:rPr>
                  <w:sz w:val="20"/>
                  <w:szCs w:val="20"/>
                  <w:rPrChange w:id="3597" w:author="Bas Hofstra" w:date="2023-08-30T15:06:00Z">
                    <w:rPr>
                      <w:rFonts w:ascii="Times" w:hAnsi="Times"/>
                    </w:rPr>
                  </w:rPrChange>
                </w:rPr>
                <w:t xml:space="preserve">8 </w:t>
              </w:r>
            </w:ins>
            <w:ins w:id="3598" w:author="Bas Hofstra" w:date="2023-08-30T15:02:00Z">
              <w:r w:rsidRPr="007E7C90">
                <w:rPr>
                  <w:sz w:val="20"/>
                  <w:szCs w:val="20"/>
                  <w:rPrChange w:id="3599" w:author="Bas Hofstra" w:date="2023-08-30T15:06:00Z">
                    <w:rPr>
                      <w:rFonts w:ascii="Times" w:hAnsi="Times"/>
                    </w:rPr>
                  </w:rPrChange>
                </w:rPr>
                <w:t>Scooter</w:t>
              </w:r>
            </w:ins>
          </w:p>
        </w:tc>
        <w:tc>
          <w:tcPr>
            <w:tcW w:w="2264" w:type="dxa"/>
            <w:tcBorders>
              <w:top w:val="nil"/>
              <w:left w:val="nil"/>
              <w:bottom w:val="nil"/>
              <w:right w:val="nil"/>
            </w:tcBorders>
            <w:tcPrChange w:id="3600" w:author="Bas Hofstra" w:date="2023-08-30T15:06:00Z">
              <w:tcPr>
                <w:tcW w:w="2264" w:type="dxa"/>
                <w:gridSpan w:val="2"/>
              </w:tcPr>
            </w:tcPrChange>
          </w:tcPr>
          <w:p w14:paraId="648978E8" w14:textId="77632ED4" w:rsidR="007E7C90" w:rsidRPr="007E7C90" w:rsidRDefault="007E7C90" w:rsidP="007E7C90">
            <w:pPr>
              <w:spacing w:line="276" w:lineRule="auto"/>
              <w:jc w:val="both"/>
              <w:rPr>
                <w:ins w:id="3601" w:author="Bas Hofstra" w:date="2023-08-30T15:01:00Z"/>
                <w:sz w:val="20"/>
                <w:szCs w:val="20"/>
                <w:rPrChange w:id="3602" w:author="Bas Hofstra" w:date="2023-08-30T15:06:00Z">
                  <w:rPr>
                    <w:ins w:id="3603" w:author="Bas Hofstra" w:date="2023-08-30T15:01:00Z"/>
                    <w:rFonts w:ascii="Times" w:hAnsi="Times"/>
                  </w:rPr>
                </w:rPrChange>
              </w:rPr>
            </w:pPr>
            <w:ins w:id="3604" w:author="Bas Hofstra" w:date="2023-08-30T15:07:00Z">
              <w:r w:rsidRPr="007E7C90">
                <w:rPr>
                  <w:sz w:val="20"/>
                  <w:szCs w:val="20"/>
                </w:rPr>
                <w:t>460618</w:t>
              </w:r>
            </w:ins>
          </w:p>
        </w:tc>
        <w:tc>
          <w:tcPr>
            <w:tcW w:w="2264" w:type="dxa"/>
            <w:tcBorders>
              <w:top w:val="nil"/>
              <w:left w:val="nil"/>
              <w:bottom w:val="nil"/>
              <w:right w:val="nil"/>
            </w:tcBorders>
            <w:tcPrChange w:id="3605" w:author="Bas Hofstra" w:date="2023-08-30T15:06:00Z">
              <w:tcPr>
                <w:tcW w:w="2264" w:type="dxa"/>
                <w:gridSpan w:val="2"/>
              </w:tcPr>
            </w:tcPrChange>
          </w:tcPr>
          <w:p w14:paraId="08F03D2B" w14:textId="5E3FA7D5" w:rsidR="007E7C90" w:rsidRPr="007E7C90" w:rsidRDefault="007E7C90" w:rsidP="007E7C90">
            <w:pPr>
              <w:spacing w:line="276" w:lineRule="auto"/>
              <w:jc w:val="both"/>
              <w:rPr>
                <w:ins w:id="3606" w:author="Bas Hofstra" w:date="2023-08-30T15:01:00Z"/>
                <w:sz w:val="20"/>
                <w:szCs w:val="20"/>
                <w:rPrChange w:id="3607" w:author="Bas Hofstra" w:date="2023-08-30T15:06:00Z">
                  <w:rPr>
                    <w:ins w:id="3608" w:author="Bas Hofstra" w:date="2023-08-30T15:01:00Z"/>
                    <w:rFonts w:ascii="Times" w:hAnsi="Times"/>
                  </w:rPr>
                </w:rPrChange>
              </w:rPr>
            </w:pPr>
            <w:ins w:id="3609" w:author="Bas Hofstra" w:date="2023-08-30T15:05:00Z">
              <w:r w:rsidRPr="007E7C90">
                <w:rPr>
                  <w:sz w:val="20"/>
                  <w:szCs w:val="20"/>
                  <w:lang w:val="nl-NL"/>
                  <w:rPrChange w:id="3610" w:author="Bas Hofstra" w:date="2023-08-30T15:06:00Z">
                    <w:rPr>
                      <w:rFonts w:ascii="Helvetica" w:hAnsi="Helvetica" w:cs="Calibri"/>
                      <w:sz w:val="19"/>
                      <w:szCs w:val="19"/>
                      <w:lang w:val="nl-NL"/>
                    </w:rPr>
                  </w:rPrChange>
                </w:rPr>
                <w:t xml:space="preserve">30 </w:t>
              </w:r>
            </w:ins>
            <w:ins w:id="3611" w:author="Bas Hofstra" w:date="2023-08-30T15:03:00Z">
              <w:r w:rsidRPr="007E7C90">
                <w:rPr>
                  <w:sz w:val="20"/>
                  <w:szCs w:val="20"/>
                  <w:lang w:val="nl-NL"/>
                  <w:rPrChange w:id="3612" w:author="Bas Hofstra" w:date="2023-08-30T15:06:00Z">
                    <w:rPr>
                      <w:rFonts w:ascii="Helvetica" w:hAnsi="Helvetica" w:cs="Calibri"/>
                      <w:sz w:val="19"/>
                      <w:szCs w:val="19"/>
                      <w:lang w:val="nl-NL"/>
                    </w:rPr>
                  </w:rPrChange>
                </w:rPr>
                <w:t>Max</w:t>
              </w:r>
            </w:ins>
          </w:p>
        </w:tc>
        <w:tc>
          <w:tcPr>
            <w:tcW w:w="2264" w:type="dxa"/>
            <w:tcBorders>
              <w:top w:val="nil"/>
              <w:left w:val="nil"/>
              <w:bottom w:val="nil"/>
            </w:tcBorders>
            <w:tcPrChange w:id="3613" w:author="Bas Hofstra" w:date="2023-08-30T15:06:00Z">
              <w:tcPr>
                <w:tcW w:w="2264" w:type="dxa"/>
                <w:gridSpan w:val="2"/>
              </w:tcPr>
            </w:tcPrChange>
          </w:tcPr>
          <w:p w14:paraId="036748C8" w14:textId="09EA31DC" w:rsidR="007E7C90" w:rsidRPr="007E7C90" w:rsidRDefault="007E7C90" w:rsidP="007E7C90">
            <w:pPr>
              <w:spacing w:line="276" w:lineRule="auto"/>
              <w:jc w:val="both"/>
              <w:rPr>
                <w:ins w:id="3614" w:author="Bas Hofstra" w:date="2023-08-30T15:01:00Z"/>
                <w:sz w:val="20"/>
                <w:szCs w:val="20"/>
                <w:rPrChange w:id="3615" w:author="Bas Hofstra" w:date="2023-08-30T15:06:00Z">
                  <w:rPr>
                    <w:ins w:id="3616" w:author="Bas Hofstra" w:date="2023-08-30T15:01:00Z"/>
                    <w:rFonts w:ascii="Times" w:hAnsi="Times"/>
                  </w:rPr>
                </w:rPrChange>
              </w:rPr>
            </w:pPr>
            <w:ins w:id="3617" w:author="Bas Hofstra" w:date="2023-08-30T15:09:00Z">
              <w:r w:rsidRPr="007E7C90">
                <w:rPr>
                  <w:sz w:val="20"/>
                  <w:szCs w:val="20"/>
                </w:rPr>
                <w:t>17024</w:t>
              </w:r>
            </w:ins>
          </w:p>
        </w:tc>
      </w:tr>
      <w:tr w:rsidR="007E7C90" w:rsidRPr="007E7C90" w14:paraId="3AE0179D" w14:textId="77777777" w:rsidTr="007E7C90">
        <w:tblPrEx>
          <w:tblPrExChange w:id="3618"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619" w:author="Bas Hofstra" w:date="2023-08-30T15:01:00Z"/>
          <w:trPrChange w:id="3620" w:author="Bas Hofstra" w:date="2023-08-30T15:06:00Z">
            <w:trPr>
              <w:gridBefore w:val="1"/>
            </w:trPr>
          </w:trPrChange>
        </w:trPr>
        <w:tc>
          <w:tcPr>
            <w:tcW w:w="2264" w:type="dxa"/>
            <w:tcBorders>
              <w:top w:val="nil"/>
              <w:bottom w:val="nil"/>
              <w:right w:val="nil"/>
            </w:tcBorders>
            <w:tcPrChange w:id="3621" w:author="Bas Hofstra" w:date="2023-08-30T15:06:00Z">
              <w:tcPr>
                <w:tcW w:w="2264" w:type="dxa"/>
                <w:gridSpan w:val="2"/>
              </w:tcPr>
            </w:tcPrChange>
          </w:tcPr>
          <w:p w14:paraId="72B8F543" w14:textId="5732C27B" w:rsidR="007E7C90" w:rsidRPr="007E7C90" w:rsidRDefault="007E7C90" w:rsidP="007E7C90">
            <w:pPr>
              <w:spacing w:line="276" w:lineRule="auto"/>
              <w:jc w:val="both"/>
              <w:rPr>
                <w:ins w:id="3622" w:author="Bas Hofstra" w:date="2023-08-30T15:01:00Z"/>
                <w:sz w:val="20"/>
                <w:szCs w:val="20"/>
                <w:rPrChange w:id="3623" w:author="Bas Hofstra" w:date="2023-08-30T15:06:00Z">
                  <w:rPr>
                    <w:ins w:id="3624" w:author="Bas Hofstra" w:date="2023-08-30T15:01:00Z"/>
                    <w:rFonts w:ascii="Times" w:hAnsi="Times"/>
                  </w:rPr>
                </w:rPrChange>
              </w:rPr>
            </w:pPr>
            <w:ins w:id="3625" w:author="Bas Hofstra" w:date="2023-08-30T15:04:00Z">
              <w:r w:rsidRPr="007E7C90">
                <w:rPr>
                  <w:sz w:val="20"/>
                  <w:szCs w:val="20"/>
                  <w:rPrChange w:id="3626" w:author="Bas Hofstra" w:date="2023-08-30T15:06:00Z">
                    <w:rPr>
                      <w:rFonts w:ascii="Times" w:hAnsi="Times"/>
                    </w:rPr>
                  </w:rPrChange>
                </w:rPr>
                <w:t xml:space="preserve">9 </w:t>
              </w:r>
            </w:ins>
            <w:ins w:id="3627" w:author="Bas Hofstra" w:date="2023-08-30T15:02:00Z">
              <w:r w:rsidRPr="007E7C90">
                <w:rPr>
                  <w:sz w:val="20"/>
                  <w:szCs w:val="20"/>
                  <w:rPrChange w:id="3628" w:author="Bas Hofstra" w:date="2023-08-30T15:06:00Z">
                    <w:rPr>
                      <w:rFonts w:ascii="Times" w:hAnsi="Times"/>
                    </w:rPr>
                  </w:rPrChange>
                </w:rPr>
                <w:t>Vegan</w:t>
              </w:r>
            </w:ins>
          </w:p>
        </w:tc>
        <w:tc>
          <w:tcPr>
            <w:tcW w:w="2264" w:type="dxa"/>
            <w:tcBorders>
              <w:top w:val="nil"/>
              <w:left w:val="nil"/>
              <w:bottom w:val="nil"/>
              <w:right w:val="nil"/>
            </w:tcBorders>
            <w:tcPrChange w:id="3629" w:author="Bas Hofstra" w:date="2023-08-30T15:06:00Z">
              <w:tcPr>
                <w:tcW w:w="2264" w:type="dxa"/>
                <w:gridSpan w:val="2"/>
              </w:tcPr>
            </w:tcPrChange>
          </w:tcPr>
          <w:p w14:paraId="3CA60BB1" w14:textId="6A1BF10F" w:rsidR="007E7C90" w:rsidRPr="007E7C90" w:rsidRDefault="007E7C90" w:rsidP="007E7C90">
            <w:pPr>
              <w:spacing w:line="276" w:lineRule="auto"/>
              <w:jc w:val="both"/>
              <w:rPr>
                <w:ins w:id="3630" w:author="Bas Hofstra" w:date="2023-08-30T15:01:00Z"/>
                <w:sz w:val="20"/>
                <w:szCs w:val="20"/>
                <w:rPrChange w:id="3631" w:author="Bas Hofstra" w:date="2023-08-30T15:06:00Z">
                  <w:rPr>
                    <w:ins w:id="3632" w:author="Bas Hofstra" w:date="2023-08-30T15:01:00Z"/>
                    <w:rFonts w:ascii="Times" w:hAnsi="Times"/>
                  </w:rPr>
                </w:rPrChange>
              </w:rPr>
            </w:pPr>
            <w:ins w:id="3633" w:author="Bas Hofstra" w:date="2023-08-30T15:07:00Z">
              <w:r w:rsidRPr="007E7C90">
                <w:rPr>
                  <w:sz w:val="20"/>
                  <w:szCs w:val="20"/>
                </w:rPr>
                <w:t>261000</w:t>
              </w:r>
            </w:ins>
          </w:p>
        </w:tc>
        <w:tc>
          <w:tcPr>
            <w:tcW w:w="2264" w:type="dxa"/>
            <w:tcBorders>
              <w:top w:val="nil"/>
              <w:left w:val="nil"/>
              <w:bottom w:val="nil"/>
              <w:right w:val="nil"/>
            </w:tcBorders>
            <w:tcPrChange w:id="3634" w:author="Bas Hofstra" w:date="2023-08-30T15:06:00Z">
              <w:tcPr>
                <w:tcW w:w="2264" w:type="dxa"/>
                <w:gridSpan w:val="2"/>
              </w:tcPr>
            </w:tcPrChange>
          </w:tcPr>
          <w:p w14:paraId="491B64FC" w14:textId="4830EE2A" w:rsidR="007E7C90" w:rsidRPr="007E7C90" w:rsidRDefault="007E7C90" w:rsidP="007E7C90">
            <w:pPr>
              <w:spacing w:line="276" w:lineRule="auto"/>
              <w:jc w:val="both"/>
              <w:rPr>
                <w:ins w:id="3635" w:author="Bas Hofstra" w:date="2023-08-30T15:01:00Z"/>
                <w:sz w:val="20"/>
                <w:szCs w:val="20"/>
                <w:rPrChange w:id="3636" w:author="Bas Hofstra" w:date="2023-08-30T15:06:00Z">
                  <w:rPr>
                    <w:ins w:id="3637" w:author="Bas Hofstra" w:date="2023-08-30T15:01:00Z"/>
                    <w:rFonts w:ascii="Times" w:hAnsi="Times"/>
                  </w:rPr>
                </w:rPrChange>
              </w:rPr>
            </w:pPr>
            <w:ins w:id="3638" w:author="Bas Hofstra" w:date="2023-08-30T15:05:00Z">
              <w:r w:rsidRPr="007E7C90">
                <w:rPr>
                  <w:sz w:val="20"/>
                  <w:szCs w:val="20"/>
                  <w:lang w:val="nl-NL"/>
                  <w:rPrChange w:id="3639" w:author="Bas Hofstra" w:date="2023-08-30T15:06:00Z">
                    <w:rPr>
                      <w:rFonts w:ascii="Helvetica" w:hAnsi="Helvetica" w:cs="Calibri"/>
                      <w:sz w:val="19"/>
                      <w:szCs w:val="19"/>
                      <w:lang w:val="nl-NL"/>
                    </w:rPr>
                  </w:rPrChange>
                </w:rPr>
                <w:t xml:space="preserve">31 </w:t>
              </w:r>
            </w:ins>
            <w:ins w:id="3640" w:author="Bas Hofstra" w:date="2023-08-30T15:03:00Z">
              <w:r w:rsidRPr="007E7C90">
                <w:rPr>
                  <w:sz w:val="20"/>
                  <w:szCs w:val="20"/>
                  <w:lang w:val="nl-NL"/>
                  <w:rPrChange w:id="3641" w:author="Bas Hofstra" w:date="2023-08-30T15:06:00Z">
                    <w:rPr>
                      <w:rFonts w:ascii="Helvetica" w:hAnsi="Helvetica" w:cs="Calibri"/>
                      <w:sz w:val="19"/>
                      <w:szCs w:val="19"/>
                      <w:lang w:val="nl-NL"/>
                    </w:rPr>
                  </w:rPrChange>
                </w:rPr>
                <w:t>Kevin</w:t>
              </w:r>
            </w:ins>
          </w:p>
        </w:tc>
        <w:tc>
          <w:tcPr>
            <w:tcW w:w="2264" w:type="dxa"/>
            <w:tcBorders>
              <w:top w:val="nil"/>
              <w:left w:val="nil"/>
              <w:bottom w:val="nil"/>
            </w:tcBorders>
            <w:tcPrChange w:id="3642" w:author="Bas Hofstra" w:date="2023-08-30T15:06:00Z">
              <w:tcPr>
                <w:tcW w:w="2264" w:type="dxa"/>
                <w:gridSpan w:val="2"/>
              </w:tcPr>
            </w:tcPrChange>
          </w:tcPr>
          <w:p w14:paraId="3AFDEFAA" w14:textId="657E884D" w:rsidR="007E7C90" w:rsidRPr="007E7C90" w:rsidRDefault="007E7C90" w:rsidP="007E7C90">
            <w:pPr>
              <w:spacing w:line="276" w:lineRule="auto"/>
              <w:jc w:val="both"/>
              <w:rPr>
                <w:ins w:id="3643" w:author="Bas Hofstra" w:date="2023-08-30T15:01:00Z"/>
                <w:sz w:val="20"/>
                <w:szCs w:val="20"/>
                <w:rPrChange w:id="3644" w:author="Bas Hofstra" w:date="2023-08-30T15:06:00Z">
                  <w:rPr>
                    <w:ins w:id="3645" w:author="Bas Hofstra" w:date="2023-08-30T15:01:00Z"/>
                    <w:rFonts w:ascii="Times" w:hAnsi="Times"/>
                  </w:rPr>
                </w:rPrChange>
              </w:rPr>
            </w:pPr>
            <w:ins w:id="3646" w:author="Bas Hofstra" w:date="2023-08-30T15:09:00Z">
              <w:r w:rsidRPr="007E7C90">
                <w:rPr>
                  <w:sz w:val="20"/>
                  <w:szCs w:val="20"/>
                </w:rPr>
                <w:t>23167</w:t>
              </w:r>
            </w:ins>
          </w:p>
        </w:tc>
      </w:tr>
      <w:tr w:rsidR="007E7C90" w:rsidRPr="007E7C90" w14:paraId="0051C75E" w14:textId="77777777" w:rsidTr="007E7C90">
        <w:tblPrEx>
          <w:tblPrExChange w:id="3647"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648" w:author="Bas Hofstra" w:date="2023-08-30T15:01:00Z"/>
          <w:trPrChange w:id="3649" w:author="Bas Hofstra" w:date="2023-08-30T15:06:00Z">
            <w:trPr>
              <w:gridBefore w:val="1"/>
            </w:trPr>
          </w:trPrChange>
        </w:trPr>
        <w:tc>
          <w:tcPr>
            <w:tcW w:w="2264" w:type="dxa"/>
            <w:tcBorders>
              <w:top w:val="nil"/>
              <w:bottom w:val="nil"/>
              <w:right w:val="nil"/>
            </w:tcBorders>
            <w:tcPrChange w:id="3650" w:author="Bas Hofstra" w:date="2023-08-30T15:06:00Z">
              <w:tcPr>
                <w:tcW w:w="2264" w:type="dxa"/>
                <w:gridSpan w:val="2"/>
              </w:tcPr>
            </w:tcPrChange>
          </w:tcPr>
          <w:p w14:paraId="41F6A71F" w14:textId="2508F282" w:rsidR="007E7C90" w:rsidRPr="007E7C90" w:rsidRDefault="007E7C90" w:rsidP="007E7C90">
            <w:pPr>
              <w:spacing w:line="276" w:lineRule="auto"/>
              <w:jc w:val="both"/>
              <w:rPr>
                <w:ins w:id="3651" w:author="Bas Hofstra" w:date="2023-08-30T15:01:00Z"/>
                <w:sz w:val="20"/>
                <w:szCs w:val="20"/>
                <w:rPrChange w:id="3652" w:author="Bas Hofstra" w:date="2023-08-30T15:06:00Z">
                  <w:rPr>
                    <w:ins w:id="3653" w:author="Bas Hofstra" w:date="2023-08-30T15:01:00Z"/>
                    <w:rFonts w:ascii="Times" w:hAnsi="Times"/>
                  </w:rPr>
                </w:rPrChange>
              </w:rPr>
            </w:pPr>
            <w:ins w:id="3654" w:author="Bas Hofstra" w:date="2023-08-30T15:04:00Z">
              <w:r w:rsidRPr="007E7C90">
                <w:rPr>
                  <w:sz w:val="20"/>
                  <w:szCs w:val="20"/>
                  <w:lang w:val="nl-NL"/>
                  <w:rPrChange w:id="3655" w:author="Bas Hofstra" w:date="2023-08-30T15:06:00Z">
                    <w:rPr>
                      <w:rFonts w:ascii="Helvetica" w:hAnsi="Helvetica" w:cs="Calibri"/>
                      <w:sz w:val="19"/>
                      <w:szCs w:val="19"/>
                      <w:lang w:val="nl-NL"/>
                    </w:rPr>
                  </w:rPrChange>
                </w:rPr>
                <w:t xml:space="preserve">10 </w:t>
              </w:r>
            </w:ins>
            <w:ins w:id="3656" w:author="Bas Hofstra" w:date="2023-08-30T15:03:00Z">
              <w:r w:rsidRPr="007E7C90">
                <w:rPr>
                  <w:sz w:val="20"/>
                  <w:szCs w:val="20"/>
                  <w:lang w:val="nl-NL"/>
                  <w:rPrChange w:id="3657" w:author="Bas Hofstra" w:date="2023-08-30T15:06:00Z">
                    <w:rPr>
                      <w:rFonts w:ascii="Helvetica" w:hAnsi="Helvetica" w:cs="Calibri"/>
                      <w:sz w:val="19"/>
                      <w:szCs w:val="19"/>
                      <w:lang w:val="nl-NL"/>
                    </w:rPr>
                  </w:rPrChange>
                </w:rPr>
                <w:t>Sophie</w:t>
              </w:r>
            </w:ins>
          </w:p>
        </w:tc>
        <w:tc>
          <w:tcPr>
            <w:tcW w:w="2264" w:type="dxa"/>
            <w:tcBorders>
              <w:top w:val="nil"/>
              <w:left w:val="nil"/>
              <w:bottom w:val="nil"/>
              <w:right w:val="nil"/>
            </w:tcBorders>
            <w:tcPrChange w:id="3658" w:author="Bas Hofstra" w:date="2023-08-30T15:06:00Z">
              <w:tcPr>
                <w:tcW w:w="2264" w:type="dxa"/>
                <w:gridSpan w:val="2"/>
              </w:tcPr>
            </w:tcPrChange>
          </w:tcPr>
          <w:p w14:paraId="2E7615DF" w14:textId="3AEB04AE" w:rsidR="007E7C90" w:rsidRPr="007E7C90" w:rsidRDefault="007E7C90" w:rsidP="007E7C90">
            <w:pPr>
              <w:spacing w:line="276" w:lineRule="auto"/>
              <w:jc w:val="both"/>
              <w:rPr>
                <w:ins w:id="3659" w:author="Bas Hofstra" w:date="2023-08-30T15:01:00Z"/>
                <w:sz w:val="20"/>
                <w:szCs w:val="20"/>
                <w:rPrChange w:id="3660" w:author="Bas Hofstra" w:date="2023-08-30T15:06:00Z">
                  <w:rPr>
                    <w:ins w:id="3661" w:author="Bas Hofstra" w:date="2023-08-30T15:01:00Z"/>
                    <w:rFonts w:ascii="Times" w:hAnsi="Times"/>
                  </w:rPr>
                </w:rPrChange>
              </w:rPr>
            </w:pPr>
            <w:ins w:id="3662" w:author="Bas Hofstra" w:date="2023-08-30T15:08:00Z">
              <w:r w:rsidRPr="007E7C90">
                <w:rPr>
                  <w:sz w:val="20"/>
                  <w:szCs w:val="20"/>
                </w:rPr>
                <w:t>15276</w:t>
              </w:r>
            </w:ins>
          </w:p>
        </w:tc>
        <w:tc>
          <w:tcPr>
            <w:tcW w:w="2264" w:type="dxa"/>
            <w:tcBorders>
              <w:top w:val="nil"/>
              <w:left w:val="nil"/>
              <w:bottom w:val="nil"/>
              <w:right w:val="nil"/>
            </w:tcBorders>
            <w:tcPrChange w:id="3663" w:author="Bas Hofstra" w:date="2023-08-30T15:06:00Z">
              <w:tcPr>
                <w:tcW w:w="2264" w:type="dxa"/>
                <w:gridSpan w:val="2"/>
              </w:tcPr>
            </w:tcPrChange>
          </w:tcPr>
          <w:p w14:paraId="0331DC0A" w14:textId="5B12BE05" w:rsidR="007E7C90" w:rsidRPr="007E7C90" w:rsidRDefault="007E7C90" w:rsidP="007E7C90">
            <w:pPr>
              <w:spacing w:line="276" w:lineRule="auto"/>
              <w:jc w:val="both"/>
              <w:rPr>
                <w:ins w:id="3664" w:author="Bas Hofstra" w:date="2023-08-30T15:01:00Z"/>
                <w:sz w:val="20"/>
                <w:szCs w:val="20"/>
                <w:rPrChange w:id="3665" w:author="Bas Hofstra" w:date="2023-08-30T15:06:00Z">
                  <w:rPr>
                    <w:ins w:id="3666" w:author="Bas Hofstra" w:date="2023-08-30T15:01:00Z"/>
                    <w:rFonts w:ascii="Times" w:hAnsi="Times"/>
                  </w:rPr>
                </w:rPrChange>
              </w:rPr>
            </w:pPr>
            <w:ins w:id="3667" w:author="Bas Hofstra" w:date="2023-08-30T15:05:00Z">
              <w:r w:rsidRPr="007E7C90">
                <w:rPr>
                  <w:sz w:val="20"/>
                  <w:szCs w:val="20"/>
                  <w:lang w:val="nl-NL"/>
                  <w:rPrChange w:id="3668" w:author="Bas Hofstra" w:date="2023-08-30T15:06:00Z">
                    <w:rPr>
                      <w:rFonts w:ascii="Helvetica" w:hAnsi="Helvetica" w:cs="Calibri"/>
                      <w:sz w:val="19"/>
                      <w:szCs w:val="19"/>
                      <w:lang w:val="nl-NL"/>
                    </w:rPr>
                  </w:rPrChange>
                </w:rPr>
                <w:t xml:space="preserve">32 </w:t>
              </w:r>
            </w:ins>
            <w:ins w:id="3669" w:author="Bas Hofstra" w:date="2023-08-30T15:03:00Z">
              <w:r w:rsidRPr="007E7C90">
                <w:rPr>
                  <w:sz w:val="20"/>
                  <w:szCs w:val="20"/>
                  <w:lang w:val="nl-NL"/>
                  <w:rPrChange w:id="3670" w:author="Bas Hofstra" w:date="2023-08-30T15:06:00Z">
                    <w:rPr>
                      <w:rFonts w:ascii="Helvetica" w:hAnsi="Helvetica" w:cs="Calibri"/>
                      <w:sz w:val="19"/>
                      <w:szCs w:val="19"/>
                      <w:lang w:val="nl-NL"/>
                    </w:rPr>
                  </w:rPrChange>
                </w:rPr>
                <w:t>Johannes</w:t>
              </w:r>
            </w:ins>
          </w:p>
        </w:tc>
        <w:tc>
          <w:tcPr>
            <w:tcW w:w="2264" w:type="dxa"/>
            <w:tcBorders>
              <w:top w:val="nil"/>
              <w:left w:val="nil"/>
              <w:bottom w:val="nil"/>
            </w:tcBorders>
            <w:tcPrChange w:id="3671" w:author="Bas Hofstra" w:date="2023-08-30T15:06:00Z">
              <w:tcPr>
                <w:tcW w:w="2264" w:type="dxa"/>
                <w:gridSpan w:val="2"/>
              </w:tcPr>
            </w:tcPrChange>
          </w:tcPr>
          <w:p w14:paraId="2AD31ECF" w14:textId="5945600B" w:rsidR="007E7C90" w:rsidRPr="007E7C90" w:rsidRDefault="007E7C90" w:rsidP="007E7C90">
            <w:pPr>
              <w:spacing w:line="276" w:lineRule="auto"/>
              <w:jc w:val="both"/>
              <w:rPr>
                <w:ins w:id="3672" w:author="Bas Hofstra" w:date="2023-08-30T15:01:00Z"/>
                <w:sz w:val="20"/>
                <w:szCs w:val="20"/>
                <w:rPrChange w:id="3673" w:author="Bas Hofstra" w:date="2023-08-30T15:06:00Z">
                  <w:rPr>
                    <w:ins w:id="3674" w:author="Bas Hofstra" w:date="2023-08-30T15:01:00Z"/>
                    <w:rFonts w:ascii="Times" w:hAnsi="Times"/>
                  </w:rPr>
                </w:rPrChange>
              </w:rPr>
            </w:pPr>
            <w:ins w:id="3675" w:author="Bas Hofstra" w:date="2023-08-30T15:09:00Z">
              <w:r w:rsidRPr="007E7C90">
                <w:rPr>
                  <w:sz w:val="20"/>
                  <w:szCs w:val="20"/>
                </w:rPr>
                <w:t>307032</w:t>
              </w:r>
            </w:ins>
          </w:p>
        </w:tc>
      </w:tr>
      <w:tr w:rsidR="007E7C90" w:rsidRPr="007E7C90" w14:paraId="18A282A7" w14:textId="77777777" w:rsidTr="007E7C90">
        <w:tblPrEx>
          <w:tblPrExChange w:id="3676"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677" w:author="Bas Hofstra" w:date="2023-08-30T15:01:00Z"/>
          <w:trPrChange w:id="3678" w:author="Bas Hofstra" w:date="2023-08-30T15:06:00Z">
            <w:trPr>
              <w:gridBefore w:val="1"/>
            </w:trPr>
          </w:trPrChange>
        </w:trPr>
        <w:tc>
          <w:tcPr>
            <w:tcW w:w="2264" w:type="dxa"/>
            <w:tcBorders>
              <w:top w:val="nil"/>
              <w:bottom w:val="nil"/>
              <w:right w:val="nil"/>
            </w:tcBorders>
            <w:tcPrChange w:id="3679" w:author="Bas Hofstra" w:date="2023-08-30T15:06:00Z">
              <w:tcPr>
                <w:tcW w:w="2264" w:type="dxa"/>
                <w:gridSpan w:val="2"/>
              </w:tcPr>
            </w:tcPrChange>
          </w:tcPr>
          <w:p w14:paraId="5C5A154C" w14:textId="2FD80F31" w:rsidR="007E7C90" w:rsidRPr="007E7C90" w:rsidRDefault="007E7C90" w:rsidP="007E7C90">
            <w:pPr>
              <w:spacing w:line="276" w:lineRule="auto"/>
              <w:jc w:val="both"/>
              <w:rPr>
                <w:ins w:id="3680" w:author="Bas Hofstra" w:date="2023-08-30T15:01:00Z"/>
                <w:sz w:val="20"/>
                <w:szCs w:val="20"/>
                <w:rPrChange w:id="3681" w:author="Bas Hofstra" w:date="2023-08-30T15:06:00Z">
                  <w:rPr>
                    <w:ins w:id="3682" w:author="Bas Hofstra" w:date="2023-08-30T15:01:00Z"/>
                    <w:rFonts w:ascii="Times" w:hAnsi="Times"/>
                  </w:rPr>
                </w:rPrChange>
              </w:rPr>
            </w:pPr>
            <w:ins w:id="3683" w:author="Bas Hofstra" w:date="2023-08-30T15:04:00Z">
              <w:r w:rsidRPr="007E7C90">
                <w:rPr>
                  <w:sz w:val="20"/>
                  <w:szCs w:val="20"/>
                  <w:lang w:val="nl-NL"/>
                  <w:rPrChange w:id="3684" w:author="Bas Hofstra" w:date="2023-08-30T15:06:00Z">
                    <w:rPr>
                      <w:rFonts w:ascii="Helvetica" w:hAnsi="Helvetica" w:cs="Calibri"/>
                      <w:sz w:val="19"/>
                      <w:szCs w:val="19"/>
                      <w:lang w:val="nl-NL"/>
                    </w:rPr>
                  </w:rPrChange>
                </w:rPr>
                <w:t xml:space="preserve">11 </w:t>
              </w:r>
            </w:ins>
            <w:ins w:id="3685" w:author="Bas Hofstra" w:date="2023-08-30T15:03:00Z">
              <w:r w:rsidRPr="007E7C90">
                <w:rPr>
                  <w:sz w:val="20"/>
                  <w:szCs w:val="20"/>
                  <w:lang w:val="nl-NL"/>
                  <w:rPrChange w:id="3686" w:author="Bas Hofstra" w:date="2023-08-30T15:06:00Z">
                    <w:rPr>
                      <w:rFonts w:ascii="Helvetica" w:hAnsi="Helvetica" w:cs="Calibri"/>
                      <w:sz w:val="19"/>
                      <w:szCs w:val="19"/>
                      <w:lang w:val="nl-NL"/>
                    </w:rPr>
                  </w:rPrChange>
                </w:rPr>
                <w:t>Julia</w:t>
              </w:r>
            </w:ins>
          </w:p>
        </w:tc>
        <w:tc>
          <w:tcPr>
            <w:tcW w:w="2264" w:type="dxa"/>
            <w:tcBorders>
              <w:top w:val="nil"/>
              <w:left w:val="nil"/>
              <w:bottom w:val="nil"/>
              <w:right w:val="nil"/>
            </w:tcBorders>
            <w:tcPrChange w:id="3687" w:author="Bas Hofstra" w:date="2023-08-30T15:06:00Z">
              <w:tcPr>
                <w:tcW w:w="2264" w:type="dxa"/>
                <w:gridSpan w:val="2"/>
              </w:tcPr>
            </w:tcPrChange>
          </w:tcPr>
          <w:p w14:paraId="06EFEEA3" w14:textId="46C5E25E" w:rsidR="007E7C90" w:rsidRPr="007E7C90" w:rsidRDefault="007E7C90" w:rsidP="007E7C90">
            <w:pPr>
              <w:spacing w:line="276" w:lineRule="auto"/>
              <w:jc w:val="both"/>
              <w:rPr>
                <w:ins w:id="3688" w:author="Bas Hofstra" w:date="2023-08-30T15:01:00Z"/>
                <w:sz w:val="20"/>
                <w:szCs w:val="20"/>
                <w:rPrChange w:id="3689" w:author="Bas Hofstra" w:date="2023-08-30T15:06:00Z">
                  <w:rPr>
                    <w:ins w:id="3690" w:author="Bas Hofstra" w:date="2023-08-30T15:01:00Z"/>
                    <w:rFonts w:ascii="Times" w:hAnsi="Times"/>
                  </w:rPr>
                </w:rPrChange>
              </w:rPr>
            </w:pPr>
            <w:ins w:id="3691" w:author="Bas Hofstra" w:date="2023-08-30T15:08:00Z">
              <w:r w:rsidRPr="007E7C90">
                <w:rPr>
                  <w:sz w:val="20"/>
                  <w:szCs w:val="20"/>
                </w:rPr>
                <w:t>16350</w:t>
              </w:r>
            </w:ins>
          </w:p>
        </w:tc>
        <w:tc>
          <w:tcPr>
            <w:tcW w:w="2264" w:type="dxa"/>
            <w:tcBorders>
              <w:top w:val="nil"/>
              <w:left w:val="nil"/>
              <w:bottom w:val="nil"/>
              <w:right w:val="nil"/>
            </w:tcBorders>
            <w:tcPrChange w:id="3692" w:author="Bas Hofstra" w:date="2023-08-30T15:06:00Z">
              <w:tcPr>
                <w:tcW w:w="2264" w:type="dxa"/>
                <w:gridSpan w:val="2"/>
              </w:tcPr>
            </w:tcPrChange>
          </w:tcPr>
          <w:p w14:paraId="3DA2A5E7" w14:textId="19D99E51" w:rsidR="007E7C90" w:rsidRPr="007E7C90" w:rsidRDefault="007E7C90" w:rsidP="007E7C90">
            <w:pPr>
              <w:spacing w:line="276" w:lineRule="auto"/>
              <w:jc w:val="both"/>
              <w:rPr>
                <w:ins w:id="3693" w:author="Bas Hofstra" w:date="2023-08-30T15:01:00Z"/>
                <w:sz w:val="20"/>
                <w:szCs w:val="20"/>
                <w:rPrChange w:id="3694" w:author="Bas Hofstra" w:date="2023-08-30T15:06:00Z">
                  <w:rPr>
                    <w:ins w:id="3695" w:author="Bas Hofstra" w:date="2023-08-30T15:01:00Z"/>
                    <w:rFonts w:ascii="Times" w:hAnsi="Times"/>
                  </w:rPr>
                </w:rPrChange>
              </w:rPr>
            </w:pPr>
            <w:ins w:id="3696" w:author="Bas Hofstra" w:date="2023-08-30T15:05:00Z">
              <w:r w:rsidRPr="007E7C90">
                <w:rPr>
                  <w:sz w:val="20"/>
                  <w:szCs w:val="20"/>
                  <w:lang w:val="nl-NL"/>
                  <w:rPrChange w:id="3697" w:author="Bas Hofstra" w:date="2023-08-30T15:06:00Z">
                    <w:rPr>
                      <w:rFonts w:ascii="Helvetica" w:hAnsi="Helvetica" w:cs="Calibri"/>
                      <w:sz w:val="19"/>
                      <w:szCs w:val="19"/>
                      <w:lang w:val="nl-NL"/>
                    </w:rPr>
                  </w:rPrChange>
                </w:rPr>
                <w:t xml:space="preserve">33 </w:t>
              </w:r>
            </w:ins>
            <w:ins w:id="3698" w:author="Bas Hofstra" w:date="2023-08-30T15:03:00Z">
              <w:r w:rsidRPr="007E7C90">
                <w:rPr>
                  <w:sz w:val="20"/>
                  <w:szCs w:val="20"/>
                  <w:lang w:val="nl-NL"/>
                  <w:rPrChange w:id="3699" w:author="Bas Hofstra" w:date="2023-08-30T15:06:00Z">
                    <w:rPr>
                      <w:rFonts w:ascii="Helvetica" w:hAnsi="Helvetica" w:cs="Calibri"/>
                      <w:sz w:val="19"/>
                      <w:szCs w:val="19"/>
                      <w:lang w:val="nl-NL"/>
                    </w:rPr>
                  </w:rPrChange>
                </w:rPr>
                <w:t>Dennis</w:t>
              </w:r>
            </w:ins>
          </w:p>
        </w:tc>
        <w:tc>
          <w:tcPr>
            <w:tcW w:w="2264" w:type="dxa"/>
            <w:tcBorders>
              <w:top w:val="nil"/>
              <w:left w:val="nil"/>
              <w:bottom w:val="nil"/>
            </w:tcBorders>
            <w:tcPrChange w:id="3700" w:author="Bas Hofstra" w:date="2023-08-30T15:06:00Z">
              <w:tcPr>
                <w:tcW w:w="2264" w:type="dxa"/>
                <w:gridSpan w:val="2"/>
              </w:tcPr>
            </w:tcPrChange>
          </w:tcPr>
          <w:p w14:paraId="23C35BB9" w14:textId="05BFB865" w:rsidR="007E7C90" w:rsidRPr="007E7C90" w:rsidRDefault="007E7C90" w:rsidP="007E7C90">
            <w:pPr>
              <w:spacing w:line="276" w:lineRule="auto"/>
              <w:jc w:val="both"/>
              <w:rPr>
                <w:ins w:id="3701" w:author="Bas Hofstra" w:date="2023-08-30T15:01:00Z"/>
                <w:sz w:val="20"/>
                <w:szCs w:val="20"/>
                <w:rPrChange w:id="3702" w:author="Bas Hofstra" w:date="2023-08-30T15:06:00Z">
                  <w:rPr>
                    <w:ins w:id="3703" w:author="Bas Hofstra" w:date="2023-08-30T15:01:00Z"/>
                    <w:rFonts w:ascii="Times" w:hAnsi="Times"/>
                  </w:rPr>
                </w:rPrChange>
              </w:rPr>
            </w:pPr>
            <w:ins w:id="3704" w:author="Bas Hofstra" w:date="2023-08-30T15:09:00Z">
              <w:r w:rsidRPr="007E7C90">
                <w:rPr>
                  <w:sz w:val="20"/>
                  <w:szCs w:val="20"/>
                </w:rPr>
                <w:t>36411</w:t>
              </w:r>
            </w:ins>
          </w:p>
        </w:tc>
      </w:tr>
      <w:tr w:rsidR="007E7C90" w:rsidRPr="007E7C90" w14:paraId="4BB54851" w14:textId="77777777" w:rsidTr="007E7C90">
        <w:tblPrEx>
          <w:tblPrExChange w:id="3705"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706" w:author="Bas Hofstra" w:date="2023-08-30T15:01:00Z"/>
          <w:trPrChange w:id="3707" w:author="Bas Hofstra" w:date="2023-08-30T15:06:00Z">
            <w:trPr>
              <w:gridBefore w:val="1"/>
            </w:trPr>
          </w:trPrChange>
        </w:trPr>
        <w:tc>
          <w:tcPr>
            <w:tcW w:w="2264" w:type="dxa"/>
            <w:tcBorders>
              <w:top w:val="nil"/>
              <w:bottom w:val="nil"/>
              <w:right w:val="nil"/>
            </w:tcBorders>
            <w:tcPrChange w:id="3708" w:author="Bas Hofstra" w:date="2023-08-30T15:06:00Z">
              <w:tcPr>
                <w:tcW w:w="2264" w:type="dxa"/>
                <w:gridSpan w:val="2"/>
              </w:tcPr>
            </w:tcPrChange>
          </w:tcPr>
          <w:p w14:paraId="2D7B0E38" w14:textId="52D41D83" w:rsidR="007E7C90" w:rsidRPr="007E7C90" w:rsidRDefault="007E7C90" w:rsidP="007E7C90">
            <w:pPr>
              <w:spacing w:line="276" w:lineRule="auto"/>
              <w:jc w:val="both"/>
              <w:rPr>
                <w:ins w:id="3709" w:author="Bas Hofstra" w:date="2023-08-30T15:01:00Z"/>
                <w:sz w:val="20"/>
                <w:szCs w:val="20"/>
                <w:rPrChange w:id="3710" w:author="Bas Hofstra" w:date="2023-08-30T15:06:00Z">
                  <w:rPr>
                    <w:ins w:id="3711" w:author="Bas Hofstra" w:date="2023-08-30T15:01:00Z"/>
                    <w:rFonts w:ascii="Times" w:hAnsi="Times"/>
                  </w:rPr>
                </w:rPrChange>
              </w:rPr>
            </w:pPr>
            <w:ins w:id="3712" w:author="Bas Hofstra" w:date="2023-08-30T15:04:00Z">
              <w:r w:rsidRPr="007E7C90">
                <w:rPr>
                  <w:sz w:val="20"/>
                  <w:szCs w:val="20"/>
                  <w:lang w:val="nl-NL"/>
                  <w:rPrChange w:id="3713" w:author="Bas Hofstra" w:date="2023-08-30T15:06:00Z">
                    <w:rPr>
                      <w:rFonts w:ascii="Helvetica" w:hAnsi="Helvetica" w:cs="Calibri"/>
                      <w:sz w:val="19"/>
                      <w:szCs w:val="19"/>
                      <w:lang w:val="nl-NL"/>
                    </w:rPr>
                  </w:rPrChange>
                </w:rPr>
                <w:t xml:space="preserve">12 </w:t>
              </w:r>
            </w:ins>
            <w:ins w:id="3714" w:author="Bas Hofstra" w:date="2023-08-30T15:03:00Z">
              <w:r w:rsidRPr="007E7C90">
                <w:rPr>
                  <w:sz w:val="20"/>
                  <w:szCs w:val="20"/>
                  <w:lang w:val="nl-NL"/>
                  <w:rPrChange w:id="3715" w:author="Bas Hofstra" w:date="2023-08-30T15:06:00Z">
                    <w:rPr>
                      <w:rFonts w:ascii="Helvetica" w:hAnsi="Helvetica" w:cs="Calibri"/>
                      <w:sz w:val="19"/>
                      <w:szCs w:val="19"/>
                      <w:lang w:val="nl-NL"/>
                    </w:rPr>
                  </w:rPrChange>
                </w:rPr>
                <w:t>Sanne</w:t>
              </w:r>
            </w:ins>
          </w:p>
        </w:tc>
        <w:tc>
          <w:tcPr>
            <w:tcW w:w="2264" w:type="dxa"/>
            <w:tcBorders>
              <w:top w:val="nil"/>
              <w:left w:val="nil"/>
              <w:bottom w:val="nil"/>
              <w:right w:val="nil"/>
            </w:tcBorders>
            <w:tcPrChange w:id="3716" w:author="Bas Hofstra" w:date="2023-08-30T15:06:00Z">
              <w:tcPr>
                <w:tcW w:w="2264" w:type="dxa"/>
                <w:gridSpan w:val="2"/>
              </w:tcPr>
            </w:tcPrChange>
          </w:tcPr>
          <w:p w14:paraId="64DD541B" w14:textId="0361C317" w:rsidR="007E7C90" w:rsidRPr="007E7C90" w:rsidRDefault="007E7C90" w:rsidP="007E7C90">
            <w:pPr>
              <w:spacing w:line="276" w:lineRule="auto"/>
              <w:jc w:val="both"/>
              <w:rPr>
                <w:ins w:id="3717" w:author="Bas Hofstra" w:date="2023-08-30T15:01:00Z"/>
                <w:sz w:val="20"/>
                <w:szCs w:val="20"/>
                <w:rPrChange w:id="3718" w:author="Bas Hofstra" w:date="2023-08-30T15:06:00Z">
                  <w:rPr>
                    <w:ins w:id="3719" w:author="Bas Hofstra" w:date="2023-08-30T15:01:00Z"/>
                    <w:rFonts w:ascii="Times" w:hAnsi="Times"/>
                  </w:rPr>
                </w:rPrChange>
              </w:rPr>
            </w:pPr>
            <w:ins w:id="3720" w:author="Bas Hofstra" w:date="2023-08-30T15:08:00Z">
              <w:r w:rsidRPr="007E7C90">
                <w:rPr>
                  <w:sz w:val="20"/>
                  <w:szCs w:val="20"/>
                </w:rPr>
                <w:t>27394</w:t>
              </w:r>
            </w:ins>
          </w:p>
        </w:tc>
        <w:tc>
          <w:tcPr>
            <w:tcW w:w="2264" w:type="dxa"/>
            <w:tcBorders>
              <w:top w:val="nil"/>
              <w:left w:val="nil"/>
              <w:bottom w:val="nil"/>
              <w:right w:val="nil"/>
            </w:tcBorders>
            <w:tcPrChange w:id="3721" w:author="Bas Hofstra" w:date="2023-08-30T15:06:00Z">
              <w:tcPr>
                <w:tcW w:w="2264" w:type="dxa"/>
                <w:gridSpan w:val="2"/>
              </w:tcPr>
            </w:tcPrChange>
          </w:tcPr>
          <w:p w14:paraId="19F080E1" w14:textId="772834DB" w:rsidR="007E7C90" w:rsidRPr="007E7C90" w:rsidRDefault="007E7C90" w:rsidP="007E7C90">
            <w:pPr>
              <w:spacing w:line="276" w:lineRule="auto"/>
              <w:jc w:val="both"/>
              <w:rPr>
                <w:ins w:id="3722" w:author="Bas Hofstra" w:date="2023-08-30T15:01:00Z"/>
                <w:sz w:val="20"/>
                <w:szCs w:val="20"/>
                <w:rPrChange w:id="3723" w:author="Bas Hofstra" w:date="2023-08-30T15:06:00Z">
                  <w:rPr>
                    <w:ins w:id="3724" w:author="Bas Hofstra" w:date="2023-08-30T15:01:00Z"/>
                    <w:rFonts w:ascii="Times" w:hAnsi="Times"/>
                  </w:rPr>
                </w:rPrChange>
              </w:rPr>
            </w:pPr>
            <w:ins w:id="3725" w:author="Bas Hofstra" w:date="2023-08-30T15:05:00Z">
              <w:r w:rsidRPr="007E7C90">
                <w:rPr>
                  <w:sz w:val="20"/>
                  <w:szCs w:val="20"/>
                  <w:lang w:val="nl-NL"/>
                  <w:rPrChange w:id="3726" w:author="Bas Hofstra" w:date="2023-08-30T15:06:00Z">
                    <w:rPr>
                      <w:rFonts w:ascii="Helvetica" w:hAnsi="Helvetica" w:cs="Calibri"/>
                      <w:sz w:val="19"/>
                      <w:szCs w:val="19"/>
                      <w:lang w:val="nl-NL"/>
                    </w:rPr>
                  </w:rPrChange>
                </w:rPr>
                <w:t xml:space="preserve">34 </w:t>
              </w:r>
            </w:ins>
            <w:ins w:id="3727" w:author="Bas Hofstra" w:date="2023-08-30T15:03:00Z">
              <w:r w:rsidRPr="007E7C90">
                <w:rPr>
                  <w:sz w:val="20"/>
                  <w:szCs w:val="20"/>
                  <w:lang w:val="nl-NL"/>
                  <w:rPrChange w:id="3728" w:author="Bas Hofstra" w:date="2023-08-30T15:06:00Z">
                    <w:rPr>
                      <w:rFonts w:ascii="Helvetica" w:hAnsi="Helvetica" w:cs="Calibri"/>
                      <w:sz w:val="19"/>
                      <w:szCs w:val="19"/>
                      <w:lang w:val="nl-NL"/>
                    </w:rPr>
                  </w:rPrChange>
                </w:rPr>
                <w:t>Jeroen</w:t>
              </w:r>
            </w:ins>
          </w:p>
        </w:tc>
        <w:tc>
          <w:tcPr>
            <w:tcW w:w="2264" w:type="dxa"/>
            <w:tcBorders>
              <w:top w:val="nil"/>
              <w:left w:val="nil"/>
              <w:bottom w:val="nil"/>
            </w:tcBorders>
            <w:tcPrChange w:id="3729" w:author="Bas Hofstra" w:date="2023-08-30T15:06:00Z">
              <w:tcPr>
                <w:tcW w:w="2264" w:type="dxa"/>
                <w:gridSpan w:val="2"/>
              </w:tcPr>
            </w:tcPrChange>
          </w:tcPr>
          <w:p w14:paraId="3A8CEEE3" w14:textId="0CC60703" w:rsidR="007E7C90" w:rsidRPr="007E7C90" w:rsidRDefault="007E7C90" w:rsidP="007E7C90">
            <w:pPr>
              <w:spacing w:line="276" w:lineRule="auto"/>
              <w:jc w:val="both"/>
              <w:rPr>
                <w:ins w:id="3730" w:author="Bas Hofstra" w:date="2023-08-30T15:01:00Z"/>
                <w:sz w:val="20"/>
                <w:szCs w:val="20"/>
                <w:rPrChange w:id="3731" w:author="Bas Hofstra" w:date="2023-08-30T15:06:00Z">
                  <w:rPr>
                    <w:ins w:id="3732" w:author="Bas Hofstra" w:date="2023-08-30T15:01:00Z"/>
                    <w:rFonts w:ascii="Times" w:hAnsi="Times"/>
                  </w:rPr>
                </w:rPrChange>
              </w:rPr>
            </w:pPr>
            <w:ins w:id="3733" w:author="Bas Hofstra" w:date="2023-08-30T15:09:00Z">
              <w:r w:rsidRPr="007E7C90">
                <w:rPr>
                  <w:sz w:val="20"/>
                  <w:szCs w:val="20"/>
                </w:rPr>
                <w:t>49182</w:t>
              </w:r>
            </w:ins>
          </w:p>
        </w:tc>
      </w:tr>
      <w:tr w:rsidR="007E7C90" w:rsidRPr="007E7C90" w14:paraId="793E782F" w14:textId="77777777" w:rsidTr="007E7C90">
        <w:tblPrEx>
          <w:tblPrExChange w:id="3734"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735" w:author="Bas Hofstra" w:date="2023-08-30T15:01:00Z"/>
          <w:trPrChange w:id="3736" w:author="Bas Hofstra" w:date="2023-08-30T15:06:00Z">
            <w:trPr>
              <w:gridBefore w:val="1"/>
            </w:trPr>
          </w:trPrChange>
        </w:trPr>
        <w:tc>
          <w:tcPr>
            <w:tcW w:w="2264" w:type="dxa"/>
            <w:tcBorders>
              <w:top w:val="nil"/>
              <w:bottom w:val="nil"/>
              <w:right w:val="nil"/>
            </w:tcBorders>
            <w:tcPrChange w:id="3737" w:author="Bas Hofstra" w:date="2023-08-30T15:06:00Z">
              <w:tcPr>
                <w:tcW w:w="2264" w:type="dxa"/>
                <w:gridSpan w:val="2"/>
              </w:tcPr>
            </w:tcPrChange>
          </w:tcPr>
          <w:p w14:paraId="04A41AB4" w14:textId="4B80FF92" w:rsidR="007E7C90" w:rsidRPr="007E7C90" w:rsidRDefault="007E7C90" w:rsidP="007E7C90">
            <w:pPr>
              <w:spacing w:line="276" w:lineRule="auto"/>
              <w:jc w:val="both"/>
              <w:rPr>
                <w:ins w:id="3738" w:author="Bas Hofstra" w:date="2023-08-30T15:01:00Z"/>
                <w:sz w:val="20"/>
                <w:szCs w:val="20"/>
                <w:rPrChange w:id="3739" w:author="Bas Hofstra" w:date="2023-08-30T15:06:00Z">
                  <w:rPr>
                    <w:ins w:id="3740" w:author="Bas Hofstra" w:date="2023-08-30T15:01:00Z"/>
                    <w:rFonts w:ascii="Times" w:hAnsi="Times"/>
                  </w:rPr>
                </w:rPrChange>
              </w:rPr>
            </w:pPr>
            <w:ins w:id="3741" w:author="Bas Hofstra" w:date="2023-08-30T15:04:00Z">
              <w:r w:rsidRPr="007E7C90">
                <w:rPr>
                  <w:sz w:val="20"/>
                  <w:szCs w:val="20"/>
                  <w:lang w:val="nl-NL"/>
                  <w:rPrChange w:id="3742" w:author="Bas Hofstra" w:date="2023-08-30T15:06:00Z">
                    <w:rPr>
                      <w:rFonts w:ascii="Helvetica" w:hAnsi="Helvetica" w:cs="Calibri"/>
                      <w:sz w:val="19"/>
                      <w:szCs w:val="19"/>
                      <w:lang w:val="nl-NL"/>
                    </w:rPr>
                  </w:rPrChange>
                </w:rPr>
                <w:t xml:space="preserve">13 </w:t>
              </w:r>
            </w:ins>
            <w:ins w:id="3743" w:author="Bas Hofstra" w:date="2023-08-30T15:03:00Z">
              <w:r w:rsidRPr="007E7C90">
                <w:rPr>
                  <w:sz w:val="20"/>
                  <w:szCs w:val="20"/>
                  <w:lang w:val="nl-NL"/>
                  <w:rPrChange w:id="3744" w:author="Bas Hofstra" w:date="2023-08-30T15:06:00Z">
                    <w:rPr>
                      <w:rFonts w:ascii="Helvetica" w:hAnsi="Helvetica" w:cs="Calibri"/>
                      <w:sz w:val="19"/>
                      <w:szCs w:val="19"/>
                      <w:lang w:val="nl-NL"/>
                    </w:rPr>
                  </w:rPrChange>
                </w:rPr>
                <w:t>Lisa</w:t>
              </w:r>
            </w:ins>
          </w:p>
        </w:tc>
        <w:tc>
          <w:tcPr>
            <w:tcW w:w="2264" w:type="dxa"/>
            <w:tcBorders>
              <w:top w:val="nil"/>
              <w:left w:val="nil"/>
              <w:bottom w:val="nil"/>
              <w:right w:val="nil"/>
            </w:tcBorders>
            <w:tcPrChange w:id="3745" w:author="Bas Hofstra" w:date="2023-08-30T15:06:00Z">
              <w:tcPr>
                <w:tcW w:w="2264" w:type="dxa"/>
                <w:gridSpan w:val="2"/>
              </w:tcPr>
            </w:tcPrChange>
          </w:tcPr>
          <w:p w14:paraId="26A1259D" w14:textId="1ADF753F" w:rsidR="007E7C90" w:rsidRPr="007E7C90" w:rsidRDefault="007E7C90" w:rsidP="007E7C90">
            <w:pPr>
              <w:spacing w:line="276" w:lineRule="auto"/>
              <w:jc w:val="both"/>
              <w:rPr>
                <w:ins w:id="3746" w:author="Bas Hofstra" w:date="2023-08-30T15:01:00Z"/>
                <w:sz w:val="20"/>
                <w:szCs w:val="20"/>
                <w:rPrChange w:id="3747" w:author="Bas Hofstra" w:date="2023-08-30T15:06:00Z">
                  <w:rPr>
                    <w:ins w:id="3748" w:author="Bas Hofstra" w:date="2023-08-30T15:01:00Z"/>
                    <w:rFonts w:ascii="Times" w:hAnsi="Times"/>
                  </w:rPr>
                </w:rPrChange>
              </w:rPr>
            </w:pPr>
            <w:ins w:id="3749" w:author="Bas Hofstra" w:date="2023-08-30T15:08:00Z">
              <w:r w:rsidRPr="007E7C90">
                <w:rPr>
                  <w:sz w:val="20"/>
                  <w:szCs w:val="20"/>
                </w:rPr>
                <w:t>21200</w:t>
              </w:r>
            </w:ins>
          </w:p>
        </w:tc>
        <w:tc>
          <w:tcPr>
            <w:tcW w:w="2264" w:type="dxa"/>
            <w:tcBorders>
              <w:top w:val="nil"/>
              <w:left w:val="nil"/>
              <w:bottom w:val="nil"/>
              <w:right w:val="nil"/>
            </w:tcBorders>
            <w:tcPrChange w:id="3750" w:author="Bas Hofstra" w:date="2023-08-30T15:06:00Z">
              <w:tcPr>
                <w:tcW w:w="2264" w:type="dxa"/>
                <w:gridSpan w:val="2"/>
              </w:tcPr>
            </w:tcPrChange>
          </w:tcPr>
          <w:p w14:paraId="0F2CB0AF" w14:textId="33C4AED8" w:rsidR="007E7C90" w:rsidRPr="007E7C90" w:rsidRDefault="007E7C90" w:rsidP="007E7C90">
            <w:pPr>
              <w:spacing w:line="276" w:lineRule="auto"/>
              <w:jc w:val="both"/>
              <w:rPr>
                <w:ins w:id="3751" w:author="Bas Hofstra" w:date="2023-08-30T15:01:00Z"/>
                <w:sz w:val="20"/>
                <w:szCs w:val="20"/>
                <w:rPrChange w:id="3752" w:author="Bas Hofstra" w:date="2023-08-30T15:06:00Z">
                  <w:rPr>
                    <w:ins w:id="3753" w:author="Bas Hofstra" w:date="2023-08-30T15:01:00Z"/>
                    <w:rFonts w:ascii="Times" w:hAnsi="Times"/>
                  </w:rPr>
                </w:rPrChange>
              </w:rPr>
            </w:pPr>
            <w:ins w:id="3754" w:author="Bas Hofstra" w:date="2023-08-30T15:05:00Z">
              <w:r w:rsidRPr="007E7C90">
                <w:rPr>
                  <w:sz w:val="20"/>
                  <w:szCs w:val="20"/>
                  <w:lang w:val="nl-NL"/>
                  <w:rPrChange w:id="3755" w:author="Bas Hofstra" w:date="2023-08-30T15:06:00Z">
                    <w:rPr>
                      <w:rFonts w:ascii="Helvetica" w:hAnsi="Helvetica" w:cs="Calibri"/>
                      <w:sz w:val="19"/>
                      <w:szCs w:val="19"/>
                      <w:lang w:val="nl-NL"/>
                    </w:rPr>
                  </w:rPrChange>
                </w:rPr>
                <w:t xml:space="preserve">35 </w:t>
              </w:r>
            </w:ins>
            <w:ins w:id="3756" w:author="Bas Hofstra" w:date="2023-08-30T15:03:00Z">
              <w:r w:rsidRPr="007E7C90">
                <w:rPr>
                  <w:sz w:val="20"/>
                  <w:szCs w:val="20"/>
                  <w:lang w:val="nl-NL"/>
                  <w:rPrChange w:id="3757" w:author="Bas Hofstra" w:date="2023-08-30T15:06:00Z">
                    <w:rPr>
                      <w:rFonts w:ascii="Helvetica" w:hAnsi="Helvetica" w:cs="Calibri"/>
                      <w:sz w:val="19"/>
                      <w:szCs w:val="19"/>
                      <w:lang w:val="nl-NL"/>
                    </w:rPr>
                  </w:rPrChange>
                </w:rPr>
                <w:t>Jan</w:t>
              </w:r>
            </w:ins>
          </w:p>
        </w:tc>
        <w:tc>
          <w:tcPr>
            <w:tcW w:w="2264" w:type="dxa"/>
            <w:tcBorders>
              <w:top w:val="nil"/>
              <w:left w:val="nil"/>
              <w:bottom w:val="nil"/>
            </w:tcBorders>
            <w:tcPrChange w:id="3758" w:author="Bas Hofstra" w:date="2023-08-30T15:06:00Z">
              <w:tcPr>
                <w:tcW w:w="2264" w:type="dxa"/>
                <w:gridSpan w:val="2"/>
              </w:tcPr>
            </w:tcPrChange>
          </w:tcPr>
          <w:p w14:paraId="4082E957" w14:textId="5597026F" w:rsidR="007E7C90" w:rsidRPr="007E7C90" w:rsidRDefault="007E7C90" w:rsidP="007E7C90">
            <w:pPr>
              <w:spacing w:line="276" w:lineRule="auto"/>
              <w:jc w:val="both"/>
              <w:rPr>
                <w:ins w:id="3759" w:author="Bas Hofstra" w:date="2023-08-30T15:01:00Z"/>
                <w:sz w:val="20"/>
                <w:szCs w:val="20"/>
                <w:rPrChange w:id="3760" w:author="Bas Hofstra" w:date="2023-08-30T15:06:00Z">
                  <w:rPr>
                    <w:ins w:id="3761" w:author="Bas Hofstra" w:date="2023-08-30T15:01:00Z"/>
                    <w:rFonts w:ascii="Times" w:hAnsi="Times"/>
                  </w:rPr>
                </w:rPrChange>
              </w:rPr>
            </w:pPr>
            <w:ins w:id="3762" w:author="Bas Hofstra" w:date="2023-08-30T15:09:00Z">
              <w:r w:rsidRPr="007E7C90">
                <w:rPr>
                  <w:sz w:val="20"/>
                  <w:szCs w:val="20"/>
                </w:rPr>
                <w:t>186746</w:t>
              </w:r>
            </w:ins>
          </w:p>
        </w:tc>
      </w:tr>
      <w:tr w:rsidR="007E7C90" w:rsidRPr="007E7C90" w14:paraId="4AD401F0" w14:textId="77777777" w:rsidTr="007E7C90">
        <w:tblPrEx>
          <w:tblPrExChange w:id="3763"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764" w:author="Bas Hofstra" w:date="2023-08-30T15:01:00Z"/>
          <w:trPrChange w:id="3765" w:author="Bas Hofstra" w:date="2023-08-30T15:06:00Z">
            <w:trPr>
              <w:gridBefore w:val="1"/>
            </w:trPr>
          </w:trPrChange>
        </w:trPr>
        <w:tc>
          <w:tcPr>
            <w:tcW w:w="2264" w:type="dxa"/>
            <w:tcBorders>
              <w:top w:val="nil"/>
              <w:bottom w:val="nil"/>
              <w:right w:val="nil"/>
            </w:tcBorders>
            <w:tcPrChange w:id="3766" w:author="Bas Hofstra" w:date="2023-08-30T15:06:00Z">
              <w:tcPr>
                <w:tcW w:w="2264" w:type="dxa"/>
                <w:gridSpan w:val="2"/>
              </w:tcPr>
            </w:tcPrChange>
          </w:tcPr>
          <w:p w14:paraId="6C958B26" w14:textId="4DEB0E1F" w:rsidR="007E7C90" w:rsidRPr="007E7C90" w:rsidRDefault="007E7C90" w:rsidP="007E7C90">
            <w:pPr>
              <w:spacing w:line="276" w:lineRule="auto"/>
              <w:jc w:val="both"/>
              <w:rPr>
                <w:ins w:id="3767" w:author="Bas Hofstra" w:date="2023-08-30T15:01:00Z"/>
                <w:sz w:val="20"/>
                <w:szCs w:val="20"/>
                <w:rPrChange w:id="3768" w:author="Bas Hofstra" w:date="2023-08-30T15:06:00Z">
                  <w:rPr>
                    <w:ins w:id="3769" w:author="Bas Hofstra" w:date="2023-08-30T15:01:00Z"/>
                    <w:rFonts w:ascii="Times" w:hAnsi="Times"/>
                  </w:rPr>
                </w:rPrChange>
              </w:rPr>
            </w:pPr>
            <w:ins w:id="3770" w:author="Bas Hofstra" w:date="2023-08-30T15:04:00Z">
              <w:r w:rsidRPr="007E7C90">
                <w:rPr>
                  <w:sz w:val="20"/>
                  <w:szCs w:val="20"/>
                  <w:lang w:val="nl-NL"/>
                  <w:rPrChange w:id="3771" w:author="Bas Hofstra" w:date="2023-08-30T15:06:00Z">
                    <w:rPr>
                      <w:rFonts w:ascii="Helvetica" w:hAnsi="Helvetica" w:cs="Calibri"/>
                      <w:sz w:val="19"/>
                      <w:szCs w:val="19"/>
                      <w:lang w:val="nl-NL"/>
                    </w:rPr>
                  </w:rPrChange>
                </w:rPr>
                <w:t xml:space="preserve">14 </w:t>
              </w:r>
            </w:ins>
            <w:ins w:id="3772" w:author="Bas Hofstra" w:date="2023-08-30T15:03:00Z">
              <w:r w:rsidRPr="007E7C90">
                <w:rPr>
                  <w:sz w:val="20"/>
                  <w:szCs w:val="20"/>
                  <w:lang w:val="nl-NL"/>
                  <w:rPrChange w:id="3773" w:author="Bas Hofstra" w:date="2023-08-30T15:06:00Z">
                    <w:rPr>
                      <w:rFonts w:ascii="Helvetica" w:hAnsi="Helvetica" w:cs="Calibri"/>
                      <w:sz w:val="19"/>
                      <w:szCs w:val="19"/>
                      <w:lang w:val="nl-NL"/>
                    </w:rPr>
                  </w:rPrChange>
                </w:rPr>
                <w:t>Laura</w:t>
              </w:r>
            </w:ins>
          </w:p>
        </w:tc>
        <w:tc>
          <w:tcPr>
            <w:tcW w:w="2264" w:type="dxa"/>
            <w:tcBorders>
              <w:top w:val="nil"/>
              <w:left w:val="nil"/>
              <w:bottom w:val="nil"/>
              <w:right w:val="nil"/>
            </w:tcBorders>
            <w:tcPrChange w:id="3774" w:author="Bas Hofstra" w:date="2023-08-30T15:06:00Z">
              <w:tcPr>
                <w:tcW w:w="2264" w:type="dxa"/>
                <w:gridSpan w:val="2"/>
              </w:tcPr>
            </w:tcPrChange>
          </w:tcPr>
          <w:p w14:paraId="4008162F" w14:textId="0D60FB8F" w:rsidR="007E7C90" w:rsidRPr="007E7C90" w:rsidRDefault="007E7C90" w:rsidP="007E7C90">
            <w:pPr>
              <w:spacing w:line="276" w:lineRule="auto"/>
              <w:jc w:val="both"/>
              <w:rPr>
                <w:ins w:id="3775" w:author="Bas Hofstra" w:date="2023-08-30T15:01:00Z"/>
                <w:sz w:val="20"/>
                <w:szCs w:val="20"/>
                <w:rPrChange w:id="3776" w:author="Bas Hofstra" w:date="2023-08-30T15:06:00Z">
                  <w:rPr>
                    <w:ins w:id="3777" w:author="Bas Hofstra" w:date="2023-08-30T15:01:00Z"/>
                    <w:rFonts w:ascii="Times" w:hAnsi="Times"/>
                  </w:rPr>
                </w:rPrChange>
              </w:rPr>
            </w:pPr>
            <w:ins w:id="3778" w:author="Bas Hofstra" w:date="2023-08-30T15:08:00Z">
              <w:r w:rsidRPr="007E7C90">
                <w:rPr>
                  <w:sz w:val="20"/>
                  <w:szCs w:val="20"/>
                </w:rPr>
                <w:t>25681</w:t>
              </w:r>
            </w:ins>
          </w:p>
        </w:tc>
        <w:tc>
          <w:tcPr>
            <w:tcW w:w="2264" w:type="dxa"/>
            <w:tcBorders>
              <w:top w:val="nil"/>
              <w:left w:val="nil"/>
              <w:bottom w:val="nil"/>
              <w:right w:val="nil"/>
            </w:tcBorders>
            <w:tcPrChange w:id="3779" w:author="Bas Hofstra" w:date="2023-08-30T15:06:00Z">
              <w:tcPr>
                <w:tcW w:w="2264" w:type="dxa"/>
                <w:gridSpan w:val="2"/>
              </w:tcPr>
            </w:tcPrChange>
          </w:tcPr>
          <w:p w14:paraId="1147D9C6" w14:textId="4D7817DD" w:rsidR="007E7C90" w:rsidRPr="007E7C90" w:rsidRDefault="007E7C90" w:rsidP="007E7C90">
            <w:pPr>
              <w:spacing w:line="276" w:lineRule="auto"/>
              <w:jc w:val="both"/>
              <w:rPr>
                <w:ins w:id="3780" w:author="Bas Hofstra" w:date="2023-08-30T15:01:00Z"/>
                <w:sz w:val="20"/>
                <w:szCs w:val="20"/>
                <w:rPrChange w:id="3781" w:author="Bas Hofstra" w:date="2023-08-30T15:06:00Z">
                  <w:rPr>
                    <w:ins w:id="3782" w:author="Bas Hofstra" w:date="2023-08-30T15:01:00Z"/>
                    <w:rFonts w:ascii="Times" w:hAnsi="Times"/>
                  </w:rPr>
                </w:rPrChange>
              </w:rPr>
            </w:pPr>
            <w:ins w:id="3783" w:author="Bas Hofstra" w:date="2023-08-30T15:05:00Z">
              <w:r w:rsidRPr="007E7C90">
                <w:rPr>
                  <w:sz w:val="20"/>
                  <w:szCs w:val="20"/>
                  <w:lang w:val="nl-NL"/>
                  <w:rPrChange w:id="3784" w:author="Bas Hofstra" w:date="2023-08-30T15:06:00Z">
                    <w:rPr>
                      <w:rFonts w:ascii="Helvetica" w:hAnsi="Helvetica" w:cs="Calibri"/>
                      <w:sz w:val="19"/>
                      <w:szCs w:val="19"/>
                      <w:lang w:val="nl-NL"/>
                    </w:rPr>
                  </w:rPrChange>
                </w:rPr>
                <w:t xml:space="preserve">36 </w:t>
              </w:r>
            </w:ins>
            <w:ins w:id="3785" w:author="Bas Hofstra" w:date="2023-08-30T15:03:00Z">
              <w:r w:rsidRPr="007E7C90">
                <w:rPr>
                  <w:sz w:val="20"/>
                  <w:szCs w:val="20"/>
                  <w:lang w:val="nl-NL"/>
                  <w:rPrChange w:id="3786" w:author="Bas Hofstra" w:date="2023-08-30T15:06:00Z">
                    <w:rPr>
                      <w:rFonts w:ascii="Helvetica" w:hAnsi="Helvetica" w:cs="Calibri"/>
                      <w:sz w:val="19"/>
                      <w:szCs w:val="19"/>
                      <w:lang w:val="nl-NL"/>
                    </w:rPr>
                  </w:rPrChange>
                </w:rPr>
                <w:t>Marcel</w:t>
              </w:r>
            </w:ins>
          </w:p>
        </w:tc>
        <w:tc>
          <w:tcPr>
            <w:tcW w:w="2264" w:type="dxa"/>
            <w:tcBorders>
              <w:top w:val="nil"/>
              <w:left w:val="nil"/>
              <w:bottom w:val="nil"/>
            </w:tcBorders>
            <w:tcPrChange w:id="3787" w:author="Bas Hofstra" w:date="2023-08-30T15:06:00Z">
              <w:tcPr>
                <w:tcW w:w="2264" w:type="dxa"/>
                <w:gridSpan w:val="2"/>
              </w:tcPr>
            </w:tcPrChange>
          </w:tcPr>
          <w:p w14:paraId="0C7A4C76" w14:textId="0FB97D67" w:rsidR="007E7C90" w:rsidRPr="007E7C90" w:rsidRDefault="007E7C90" w:rsidP="007E7C90">
            <w:pPr>
              <w:spacing w:line="276" w:lineRule="auto"/>
              <w:jc w:val="both"/>
              <w:rPr>
                <w:ins w:id="3788" w:author="Bas Hofstra" w:date="2023-08-30T15:01:00Z"/>
                <w:sz w:val="20"/>
                <w:szCs w:val="20"/>
                <w:rPrChange w:id="3789" w:author="Bas Hofstra" w:date="2023-08-30T15:06:00Z">
                  <w:rPr>
                    <w:ins w:id="3790" w:author="Bas Hofstra" w:date="2023-08-30T15:01:00Z"/>
                    <w:rFonts w:ascii="Times" w:hAnsi="Times"/>
                  </w:rPr>
                </w:rPrChange>
              </w:rPr>
            </w:pPr>
            <w:ins w:id="3791" w:author="Bas Hofstra" w:date="2023-08-30T15:09:00Z">
              <w:r w:rsidRPr="007E7C90">
                <w:rPr>
                  <w:sz w:val="20"/>
                  <w:szCs w:val="20"/>
                </w:rPr>
                <w:t>35973</w:t>
              </w:r>
            </w:ins>
          </w:p>
        </w:tc>
      </w:tr>
      <w:tr w:rsidR="007E7C90" w:rsidRPr="007E7C90" w14:paraId="6048F5ED" w14:textId="77777777" w:rsidTr="007E7C90">
        <w:tblPrEx>
          <w:tblPrExChange w:id="3792"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793" w:author="Bas Hofstra" w:date="2023-08-30T15:01:00Z"/>
          <w:trPrChange w:id="3794" w:author="Bas Hofstra" w:date="2023-08-30T15:06:00Z">
            <w:trPr>
              <w:gridBefore w:val="1"/>
            </w:trPr>
          </w:trPrChange>
        </w:trPr>
        <w:tc>
          <w:tcPr>
            <w:tcW w:w="2264" w:type="dxa"/>
            <w:tcBorders>
              <w:top w:val="nil"/>
              <w:bottom w:val="nil"/>
              <w:right w:val="nil"/>
            </w:tcBorders>
            <w:tcPrChange w:id="3795" w:author="Bas Hofstra" w:date="2023-08-30T15:06:00Z">
              <w:tcPr>
                <w:tcW w:w="2264" w:type="dxa"/>
                <w:gridSpan w:val="2"/>
              </w:tcPr>
            </w:tcPrChange>
          </w:tcPr>
          <w:p w14:paraId="04300341" w14:textId="0D4B02EB" w:rsidR="007E7C90" w:rsidRPr="007E7C90" w:rsidRDefault="007E7C90" w:rsidP="007E7C90">
            <w:pPr>
              <w:spacing w:line="276" w:lineRule="auto"/>
              <w:jc w:val="both"/>
              <w:rPr>
                <w:ins w:id="3796" w:author="Bas Hofstra" w:date="2023-08-30T15:01:00Z"/>
                <w:sz w:val="20"/>
                <w:szCs w:val="20"/>
                <w:rPrChange w:id="3797" w:author="Bas Hofstra" w:date="2023-08-30T15:06:00Z">
                  <w:rPr>
                    <w:ins w:id="3798" w:author="Bas Hofstra" w:date="2023-08-30T15:01:00Z"/>
                    <w:rFonts w:ascii="Times" w:hAnsi="Times"/>
                  </w:rPr>
                </w:rPrChange>
              </w:rPr>
            </w:pPr>
            <w:ins w:id="3799" w:author="Bas Hofstra" w:date="2023-08-30T15:04:00Z">
              <w:r w:rsidRPr="007E7C90">
                <w:rPr>
                  <w:sz w:val="20"/>
                  <w:szCs w:val="20"/>
                  <w:lang w:val="nl-NL"/>
                  <w:rPrChange w:id="3800" w:author="Bas Hofstra" w:date="2023-08-30T15:06:00Z">
                    <w:rPr>
                      <w:rFonts w:ascii="Helvetica" w:hAnsi="Helvetica" w:cs="Calibri"/>
                      <w:sz w:val="19"/>
                      <w:szCs w:val="19"/>
                      <w:lang w:val="nl-NL"/>
                    </w:rPr>
                  </w:rPrChange>
                </w:rPr>
                <w:t xml:space="preserve">15 </w:t>
              </w:r>
            </w:ins>
            <w:ins w:id="3801" w:author="Bas Hofstra" w:date="2023-08-30T15:03:00Z">
              <w:r w:rsidRPr="007E7C90">
                <w:rPr>
                  <w:sz w:val="20"/>
                  <w:szCs w:val="20"/>
                  <w:lang w:val="nl-NL"/>
                  <w:rPrChange w:id="3802" w:author="Bas Hofstra" w:date="2023-08-30T15:06:00Z">
                    <w:rPr>
                      <w:rFonts w:ascii="Helvetica" w:hAnsi="Helvetica" w:cs="Calibri"/>
                      <w:sz w:val="19"/>
                      <w:szCs w:val="19"/>
                      <w:lang w:val="nl-NL"/>
                    </w:rPr>
                  </w:rPrChange>
                </w:rPr>
                <w:t>Maria</w:t>
              </w:r>
            </w:ins>
          </w:p>
        </w:tc>
        <w:tc>
          <w:tcPr>
            <w:tcW w:w="2264" w:type="dxa"/>
            <w:tcBorders>
              <w:top w:val="nil"/>
              <w:left w:val="nil"/>
              <w:bottom w:val="nil"/>
              <w:right w:val="nil"/>
            </w:tcBorders>
            <w:tcPrChange w:id="3803" w:author="Bas Hofstra" w:date="2023-08-30T15:06:00Z">
              <w:tcPr>
                <w:tcW w:w="2264" w:type="dxa"/>
                <w:gridSpan w:val="2"/>
              </w:tcPr>
            </w:tcPrChange>
          </w:tcPr>
          <w:p w14:paraId="40F97A01" w14:textId="19F4F4B4" w:rsidR="007E7C90" w:rsidRPr="007E7C90" w:rsidRDefault="007E7C90" w:rsidP="007E7C90">
            <w:pPr>
              <w:spacing w:line="276" w:lineRule="auto"/>
              <w:jc w:val="both"/>
              <w:rPr>
                <w:ins w:id="3804" w:author="Bas Hofstra" w:date="2023-08-30T15:01:00Z"/>
                <w:sz w:val="20"/>
                <w:szCs w:val="20"/>
                <w:rPrChange w:id="3805" w:author="Bas Hofstra" w:date="2023-08-30T15:06:00Z">
                  <w:rPr>
                    <w:ins w:id="3806" w:author="Bas Hofstra" w:date="2023-08-30T15:01:00Z"/>
                    <w:rFonts w:ascii="Times" w:hAnsi="Times"/>
                  </w:rPr>
                </w:rPrChange>
              </w:rPr>
            </w:pPr>
            <w:ins w:id="3807" w:author="Bas Hofstra" w:date="2023-08-30T15:08:00Z">
              <w:r w:rsidRPr="007E7C90">
                <w:rPr>
                  <w:sz w:val="20"/>
                  <w:szCs w:val="20"/>
                </w:rPr>
                <w:t>334502</w:t>
              </w:r>
            </w:ins>
          </w:p>
        </w:tc>
        <w:tc>
          <w:tcPr>
            <w:tcW w:w="2264" w:type="dxa"/>
            <w:tcBorders>
              <w:top w:val="nil"/>
              <w:left w:val="nil"/>
              <w:bottom w:val="nil"/>
              <w:right w:val="nil"/>
            </w:tcBorders>
            <w:tcPrChange w:id="3808" w:author="Bas Hofstra" w:date="2023-08-30T15:06:00Z">
              <w:tcPr>
                <w:tcW w:w="2264" w:type="dxa"/>
                <w:gridSpan w:val="2"/>
              </w:tcPr>
            </w:tcPrChange>
          </w:tcPr>
          <w:p w14:paraId="3DCA4457" w14:textId="0787EFCE" w:rsidR="007E7C90" w:rsidRPr="007E7C90" w:rsidRDefault="007E7C90" w:rsidP="007E7C90">
            <w:pPr>
              <w:spacing w:line="276" w:lineRule="auto"/>
              <w:jc w:val="both"/>
              <w:rPr>
                <w:ins w:id="3809" w:author="Bas Hofstra" w:date="2023-08-30T15:01:00Z"/>
                <w:sz w:val="20"/>
                <w:szCs w:val="20"/>
                <w:rPrChange w:id="3810" w:author="Bas Hofstra" w:date="2023-08-30T15:06:00Z">
                  <w:rPr>
                    <w:ins w:id="3811" w:author="Bas Hofstra" w:date="2023-08-30T15:01:00Z"/>
                    <w:rFonts w:ascii="Times" w:hAnsi="Times"/>
                  </w:rPr>
                </w:rPrChange>
              </w:rPr>
            </w:pPr>
            <w:ins w:id="3812" w:author="Bas Hofstra" w:date="2023-08-30T15:05:00Z">
              <w:r w:rsidRPr="007E7C90">
                <w:rPr>
                  <w:sz w:val="20"/>
                  <w:szCs w:val="20"/>
                  <w:lang w:val="nl-NL"/>
                  <w:rPrChange w:id="3813" w:author="Bas Hofstra" w:date="2023-08-30T15:06:00Z">
                    <w:rPr>
                      <w:rFonts w:ascii="Helvetica" w:hAnsi="Helvetica" w:cs="Calibri"/>
                      <w:sz w:val="19"/>
                      <w:szCs w:val="19"/>
                      <w:lang w:val="nl-NL"/>
                    </w:rPr>
                  </w:rPrChange>
                </w:rPr>
                <w:t xml:space="preserve">37 </w:t>
              </w:r>
            </w:ins>
            <w:ins w:id="3814" w:author="Bas Hofstra" w:date="2023-08-30T15:03:00Z">
              <w:r w:rsidRPr="007E7C90">
                <w:rPr>
                  <w:sz w:val="20"/>
                  <w:szCs w:val="20"/>
                  <w:lang w:val="nl-NL"/>
                  <w:rPrChange w:id="3815" w:author="Bas Hofstra" w:date="2023-08-30T15:06:00Z">
                    <w:rPr>
                      <w:rFonts w:ascii="Helvetica" w:hAnsi="Helvetica" w:cs="Calibri"/>
                      <w:sz w:val="19"/>
                      <w:szCs w:val="19"/>
                      <w:lang w:val="nl-NL"/>
                    </w:rPr>
                  </w:rPrChange>
                </w:rPr>
                <w:t>Cornelis</w:t>
              </w:r>
            </w:ins>
          </w:p>
        </w:tc>
        <w:tc>
          <w:tcPr>
            <w:tcW w:w="2264" w:type="dxa"/>
            <w:tcBorders>
              <w:top w:val="nil"/>
              <w:left w:val="nil"/>
              <w:bottom w:val="nil"/>
            </w:tcBorders>
            <w:tcPrChange w:id="3816" w:author="Bas Hofstra" w:date="2023-08-30T15:06:00Z">
              <w:tcPr>
                <w:tcW w:w="2264" w:type="dxa"/>
                <w:gridSpan w:val="2"/>
              </w:tcPr>
            </w:tcPrChange>
          </w:tcPr>
          <w:p w14:paraId="13AC9E7E" w14:textId="74535D5D" w:rsidR="007E7C90" w:rsidRPr="007E7C90" w:rsidRDefault="007E7C90" w:rsidP="007E7C90">
            <w:pPr>
              <w:spacing w:line="276" w:lineRule="auto"/>
              <w:jc w:val="both"/>
              <w:rPr>
                <w:ins w:id="3817" w:author="Bas Hofstra" w:date="2023-08-30T15:01:00Z"/>
                <w:sz w:val="20"/>
                <w:szCs w:val="20"/>
                <w:rPrChange w:id="3818" w:author="Bas Hofstra" w:date="2023-08-30T15:06:00Z">
                  <w:rPr>
                    <w:ins w:id="3819" w:author="Bas Hofstra" w:date="2023-08-30T15:01:00Z"/>
                    <w:rFonts w:ascii="Times" w:hAnsi="Times"/>
                  </w:rPr>
                </w:rPrChange>
              </w:rPr>
            </w:pPr>
            <w:ins w:id="3820" w:author="Bas Hofstra" w:date="2023-08-30T15:09:00Z">
              <w:r w:rsidRPr="007E7C90">
                <w:rPr>
                  <w:sz w:val="20"/>
                  <w:szCs w:val="20"/>
                </w:rPr>
                <w:t>134956</w:t>
              </w:r>
            </w:ins>
          </w:p>
        </w:tc>
      </w:tr>
      <w:tr w:rsidR="007E7C90" w:rsidRPr="007E7C90" w14:paraId="0A95E0C6" w14:textId="77777777" w:rsidTr="007E7C90">
        <w:tblPrEx>
          <w:tblPrExChange w:id="3821"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822" w:author="Bas Hofstra" w:date="2023-08-30T15:01:00Z"/>
          <w:trPrChange w:id="3823" w:author="Bas Hofstra" w:date="2023-08-30T15:06:00Z">
            <w:trPr>
              <w:gridBefore w:val="1"/>
            </w:trPr>
          </w:trPrChange>
        </w:trPr>
        <w:tc>
          <w:tcPr>
            <w:tcW w:w="2264" w:type="dxa"/>
            <w:tcBorders>
              <w:top w:val="nil"/>
              <w:bottom w:val="nil"/>
              <w:right w:val="nil"/>
            </w:tcBorders>
            <w:tcPrChange w:id="3824" w:author="Bas Hofstra" w:date="2023-08-30T15:06:00Z">
              <w:tcPr>
                <w:tcW w:w="2264" w:type="dxa"/>
                <w:gridSpan w:val="2"/>
              </w:tcPr>
            </w:tcPrChange>
          </w:tcPr>
          <w:p w14:paraId="6A0F811A" w14:textId="7854D6B2" w:rsidR="007E7C90" w:rsidRPr="007E7C90" w:rsidRDefault="007E7C90" w:rsidP="007E7C90">
            <w:pPr>
              <w:spacing w:line="276" w:lineRule="auto"/>
              <w:jc w:val="both"/>
              <w:rPr>
                <w:ins w:id="3825" w:author="Bas Hofstra" w:date="2023-08-30T15:01:00Z"/>
                <w:sz w:val="20"/>
                <w:szCs w:val="20"/>
                <w:rPrChange w:id="3826" w:author="Bas Hofstra" w:date="2023-08-30T15:06:00Z">
                  <w:rPr>
                    <w:ins w:id="3827" w:author="Bas Hofstra" w:date="2023-08-30T15:01:00Z"/>
                    <w:rFonts w:ascii="Times" w:hAnsi="Times"/>
                  </w:rPr>
                </w:rPrChange>
              </w:rPr>
            </w:pPr>
            <w:ins w:id="3828" w:author="Bas Hofstra" w:date="2023-08-30T15:04:00Z">
              <w:r w:rsidRPr="007E7C90">
                <w:rPr>
                  <w:sz w:val="20"/>
                  <w:szCs w:val="20"/>
                  <w:lang w:val="nl-NL"/>
                  <w:rPrChange w:id="3829" w:author="Bas Hofstra" w:date="2023-08-30T15:06:00Z">
                    <w:rPr>
                      <w:rFonts w:ascii="Helvetica" w:hAnsi="Helvetica" w:cs="Calibri"/>
                      <w:sz w:val="19"/>
                      <w:szCs w:val="19"/>
                      <w:lang w:val="nl-NL"/>
                    </w:rPr>
                  </w:rPrChange>
                </w:rPr>
                <w:t xml:space="preserve">16 </w:t>
              </w:r>
            </w:ins>
            <w:ins w:id="3830" w:author="Bas Hofstra" w:date="2023-08-30T15:03:00Z">
              <w:r w:rsidRPr="007E7C90">
                <w:rPr>
                  <w:sz w:val="20"/>
                  <w:szCs w:val="20"/>
                  <w:lang w:val="nl-NL"/>
                  <w:rPrChange w:id="3831" w:author="Bas Hofstra" w:date="2023-08-30T15:06:00Z">
                    <w:rPr>
                      <w:rFonts w:ascii="Helvetica" w:hAnsi="Helvetica" w:cs="Calibri"/>
                      <w:sz w:val="19"/>
                      <w:szCs w:val="19"/>
                      <w:lang w:val="nl-NL"/>
                    </w:rPr>
                  </w:rPrChange>
                </w:rPr>
                <w:t>Linda</w:t>
              </w:r>
            </w:ins>
          </w:p>
        </w:tc>
        <w:tc>
          <w:tcPr>
            <w:tcW w:w="2264" w:type="dxa"/>
            <w:tcBorders>
              <w:top w:val="nil"/>
              <w:left w:val="nil"/>
              <w:bottom w:val="nil"/>
              <w:right w:val="nil"/>
            </w:tcBorders>
            <w:tcPrChange w:id="3832" w:author="Bas Hofstra" w:date="2023-08-30T15:06:00Z">
              <w:tcPr>
                <w:tcW w:w="2264" w:type="dxa"/>
                <w:gridSpan w:val="2"/>
              </w:tcPr>
            </w:tcPrChange>
          </w:tcPr>
          <w:p w14:paraId="6FD8B3E2" w14:textId="540E324F" w:rsidR="007E7C90" w:rsidRPr="007E7C90" w:rsidRDefault="007E7C90" w:rsidP="007E7C90">
            <w:pPr>
              <w:spacing w:line="276" w:lineRule="auto"/>
              <w:jc w:val="both"/>
              <w:rPr>
                <w:ins w:id="3833" w:author="Bas Hofstra" w:date="2023-08-30T15:01:00Z"/>
                <w:sz w:val="20"/>
                <w:szCs w:val="20"/>
                <w:rPrChange w:id="3834" w:author="Bas Hofstra" w:date="2023-08-30T15:06:00Z">
                  <w:rPr>
                    <w:ins w:id="3835" w:author="Bas Hofstra" w:date="2023-08-30T15:01:00Z"/>
                    <w:rFonts w:ascii="Times" w:hAnsi="Times"/>
                  </w:rPr>
                </w:rPrChange>
              </w:rPr>
            </w:pPr>
            <w:ins w:id="3836" w:author="Bas Hofstra" w:date="2023-08-30T15:08:00Z">
              <w:r w:rsidRPr="007E7C90">
                <w:rPr>
                  <w:sz w:val="20"/>
                  <w:szCs w:val="20"/>
                </w:rPr>
                <w:t>29955</w:t>
              </w:r>
            </w:ins>
          </w:p>
        </w:tc>
        <w:tc>
          <w:tcPr>
            <w:tcW w:w="2264" w:type="dxa"/>
            <w:tcBorders>
              <w:top w:val="nil"/>
              <w:left w:val="nil"/>
              <w:bottom w:val="nil"/>
              <w:right w:val="nil"/>
            </w:tcBorders>
            <w:tcPrChange w:id="3837" w:author="Bas Hofstra" w:date="2023-08-30T15:06:00Z">
              <w:tcPr>
                <w:tcW w:w="2264" w:type="dxa"/>
                <w:gridSpan w:val="2"/>
              </w:tcPr>
            </w:tcPrChange>
          </w:tcPr>
          <w:p w14:paraId="6779E574" w14:textId="74D2BD9F" w:rsidR="007E7C90" w:rsidRPr="007E7C90" w:rsidRDefault="007E7C90" w:rsidP="007E7C90">
            <w:pPr>
              <w:spacing w:line="276" w:lineRule="auto"/>
              <w:jc w:val="both"/>
              <w:rPr>
                <w:ins w:id="3838" w:author="Bas Hofstra" w:date="2023-08-30T15:01:00Z"/>
                <w:sz w:val="20"/>
                <w:szCs w:val="20"/>
                <w:rPrChange w:id="3839" w:author="Bas Hofstra" w:date="2023-08-30T15:06:00Z">
                  <w:rPr>
                    <w:ins w:id="3840" w:author="Bas Hofstra" w:date="2023-08-30T15:01:00Z"/>
                    <w:rFonts w:ascii="Times" w:hAnsi="Times"/>
                  </w:rPr>
                </w:rPrChange>
              </w:rPr>
            </w:pPr>
            <w:ins w:id="3841" w:author="Bas Hofstra" w:date="2023-08-30T15:05:00Z">
              <w:r w:rsidRPr="007E7C90">
                <w:rPr>
                  <w:sz w:val="20"/>
                  <w:szCs w:val="20"/>
                  <w:lang w:val="nl-NL"/>
                  <w:rPrChange w:id="3842" w:author="Bas Hofstra" w:date="2023-08-30T15:06:00Z">
                    <w:rPr>
                      <w:rFonts w:ascii="Helvetica" w:hAnsi="Helvetica" w:cs="Calibri"/>
                      <w:sz w:val="19"/>
                      <w:szCs w:val="19"/>
                      <w:lang w:val="nl-NL"/>
                    </w:rPr>
                  </w:rPrChange>
                </w:rPr>
                <w:t xml:space="preserve">38 </w:t>
              </w:r>
            </w:ins>
            <w:ins w:id="3843" w:author="Bas Hofstra" w:date="2023-08-30T15:03:00Z">
              <w:r w:rsidRPr="007E7C90">
                <w:rPr>
                  <w:sz w:val="20"/>
                  <w:szCs w:val="20"/>
                  <w:lang w:val="nl-NL"/>
                  <w:rPrChange w:id="3844" w:author="Bas Hofstra" w:date="2023-08-30T15:06:00Z">
                    <w:rPr>
                      <w:rFonts w:ascii="Helvetica" w:hAnsi="Helvetica" w:cs="Calibri"/>
                      <w:sz w:val="19"/>
                      <w:szCs w:val="19"/>
                      <w:lang w:val="nl-NL"/>
                    </w:rPr>
                  </w:rPrChange>
                </w:rPr>
                <w:t>Hendrik</w:t>
              </w:r>
            </w:ins>
          </w:p>
        </w:tc>
        <w:tc>
          <w:tcPr>
            <w:tcW w:w="2264" w:type="dxa"/>
            <w:tcBorders>
              <w:top w:val="nil"/>
              <w:left w:val="nil"/>
              <w:bottom w:val="nil"/>
            </w:tcBorders>
            <w:tcPrChange w:id="3845" w:author="Bas Hofstra" w:date="2023-08-30T15:06:00Z">
              <w:tcPr>
                <w:tcW w:w="2264" w:type="dxa"/>
                <w:gridSpan w:val="2"/>
              </w:tcPr>
            </w:tcPrChange>
          </w:tcPr>
          <w:p w14:paraId="4A6472D3" w14:textId="44483AE9" w:rsidR="007E7C90" w:rsidRPr="007E7C90" w:rsidRDefault="007E7C90" w:rsidP="007E7C90">
            <w:pPr>
              <w:spacing w:line="276" w:lineRule="auto"/>
              <w:jc w:val="both"/>
              <w:rPr>
                <w:ins w:id="3846" w:author="Bas Hofstra" w:date="2023-08-30T15:01:00Z"/>
                <w:sz w:val="20"/>
                <w:szCs w:val="20"/>
                <w:rPrChange w:id="3847" w:author="Bas Hofstra" w:date="2023-08-30T15:06:00Z">
                  <w:rPr>
                    <w:ins w:id="3848" w:author="Bas Hofstra" w:date="2023-08-30T15:01:00Z"/>
                    <w:rFonts w:ascii="Times" w:hAnsi="Times"/>
                  </w:rPr>
                </w:rPrChange>
              </w:rPr>
            </w:pPr>
            <w:ins w:id="3849" w:author="Bas Hofstra" w:date="2023-08-30T15:09:00Z">
              <w:r w:rsidRPr="007E7C90">
                <w:rPr>
                  <w:sz w:val="20"/>
                  <w:szCs w:val="20"/>
                </w:rPr>
                <w:t>118610</w:t>
              </w:r>
            </w:ins>
          </w:p>
        </w:tc>
      </w:tr>
      <w:tr w:rsidR="007E7C90" w:rsidRPr="007E7C90" w14:paraId="2AE728CE" w14:textId="77777777" w:rsidTr="007E7C90">
        <w:tblPrEx>
          <w:tblPrExChange w:id="3850"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851" w:author="Bas Hofstra" w:date="2023-08-30T15:01:00Z"/>
          <w:trPrChange w:id="3852" w:author="Bas Hofstra" w:date="2023-08-30T15:06:00Z">
            <w:trPr>
              <w:gridBefore w:val="1"/>
            </w:trPr>
          </w:trPrChange>
        </w:trPr>
        <w:tc>
          <w:tcPr>
            <w:tcW w:w="2264" w:type="dxa"/>
            <w:tcBorders>
              <w:top w:val="nil"/>
              <w:bottom w:val="nil"/>
              <w:right w:val="nil"/>
            </w:tcBorders>
            <w:tcPrChange w:id="3853" w:author="Bas Hofstra" w:date="2023-08-30T15:06:00Z">
              <w:tcPr>
                <w:tcW w:w="2264" w:type="dxa"/>
                <w:gridSpan w:val="2"/>
              </w:tcPr>
            </w:tcPrChange>
          </w:tcPr>
          <w:p w14:paraId="32DCB06C" w14:textId="56F0EE44" w:rsidR="007E7C90" w:rsidRPr="007E7C90" w:rsidRDefault="007E7C90" w:rsidP="007E7C90">
            <w:pPr>
              <w:spacing w:line="276" w:lineRule="auto"/>
              <w:jc w:val="both"/>
              <w:rPr>
                <w:ins w:id="3854" w:author="Bas Hofstra" w:date="2023-08-30T15:01:00Z"/>
                <w:sz w:val="20"/>
                <w:szCs w:val="20"/>
                <w:rPrChange w:id="3855" w:author="Bas Hofstra" w:date="2023-08-30T15:06:00Z">
                  <w:rPr>
                    <w:ins w:id="3856" w:author="Bas Hofstra" w:date="2023-08-30T15:01:00Z"/>
                    <w:rFonts w:ascii="Times" w:hAnsi="Times"/>
                  </w:rPr>
                </w:rPrChange>
              </w:rPr>
            </w:pPr>
            <w:ins w:id="3857" w:author="Bas Hofstra" w:date="2023-08-30T15:04:00Z">
              <w:r w:rsidRPr="007E7C90">
                <w:rPr>
                  <w:sz w:val="20"/>
                  <w:szCs w:val="20"/>
                  <w:lang w:val="nl-NL"/>
                  <w:rPrChange w:id="3858" w:author="Bas Hofstra" w:date="2023-08-30T15:06:00Z">
                    <w:rPr>
                      <w:rFonts w:ascii="Helvetica" w:hAnsi="Helvetica" w:cs="Calibri"/>
                      <w:sz w:val="19"/>
                      <w:szCs w:val="19"/>
                      <w:lang w:val="nl-NL"/>
                    </w:rPr>
                  </w:rPrChange>
                </w:rPr>
                <w:t xml:space="preserve">17 </w:t>
              </w:r>
            </w:ins>
            <w:ins w:id="3859" w:author="Bas Hofstra" w:date="2023-08-30T15:03:00Z">
              <w:r w:rsidRPr="007E7C90">
                <w:rPr>
                  <w:sz w:val="20"/>
                  <w:szCs w:val="20"/>
                  <w:lang w:val="nl-NL"/>
                  <w:rPrChange w:id="3860" w:author="Bas Hofstra" w:date="2023-08-30T15:06:00Z">
                    <w:rPr>
                      <w:rFonts w:ascii="Helvetica" w:hAnsi="Helvetica" w:cs="Calibri"/>
                      <w:sz w:val="19"/>
                      <w:szCs w:val="19"/>
                      <w:lang w:val="nl-NL"/>
                    </w:rPr>
                  </w:rPrChange>
                </w:rPr>
                <w:t>Johanna</w:t>
              </w:r>
            </w:ins>
          </w:p>
        </w:tc>
        <w:tc>
          <w:tcPr>
            <w:tcW w:w="2264" w:type="dxa"/>
            <w:tcBorders>
              <w:top w:val="nil"/>
              <w:left w:val="nil"/>
              <w:bottom w:val="nil"/>
              <w:right w:val="nil"/>
            </w:tcBorders>
            <w:tcPrChange w:id="3861" w:author="Bas Hofstra" w:date="2023-08-30T15:06:00Z">
              <w:tcPr>
                <w:tcW w:w="2264" w:type="dxa"/>
                <w:gridSpan w:val="2"/>
              </w:tcPr>
            </w:tcPrChange>
          </w:tcPr>
          <w:p w14:paraId="5768E451" w14:textId="4A6D65CE" w:rsidR="007E7C90" w:rsidRPr="007E7C90" w:rsidRDefault="007E7C90" w:rsidP="007E7C90">
            <w:pPr>
              <w:spacing w:line="276" w:lineRule="auto"/>
              <w:jc w:val="both"/>
              <w:rPr>
                <w:ins w:id="3862" w:author="Bas Hofstra" w:date="2023-08-30T15:01:00Z"/>
                <w:sz w:val="20"/>
                <w:szCs w:val="20"/>
                <w:rPrChange w:id="3863" w:author="Bas Hofstra" w:date="2023-08-30T15:06:00Z">
                  <w:rPr>
                    <w:ins w:id="3864" w:author="Bas Hofstra" w:date="2023-08-30T15:01:00Z"/>
                    <w:rFonts w:ascii="Times" w:hAnsi="Times"/>
                  </w:rPr>
                </w:rPrChange>
              </w:rPr>
            </w:pPr>
            <w:ins w:id="3865" w:author="Bas Hofstra" w:date="2023-08-30T15:08:00Z">
              <w:r w:rsidRPr="007E7C90">
                <w:rPr>
                  <w:sz w:val="20"/>
                  <w:szCs w:val="20"/>
                </w:rPr>
                <w:t>266522</w:t>
              </w:r>
            </w:ins>
          </w:p>
        </w:tc>
        <w:tc>
          <w:tcPr>
            <w:tcW w:w="2264" w:type="dxa"/>
            <w:tcBorders>
              <w:top w:val="nil"/>
              <w:left w:val="nil"/>
              <w:bottom w:val="nil"/>
              <w:right w:val="nil"/>
            </w:tcBorders>
            <w:tcPrChange w:id="3866" w:author="Bas Hofstra" w:date="2023-08-30T15:06:00Z">
              <w:tcPr>
                <w:tcW w:w="2264" w:type="dxa"/>
                <w:gridSpan w:val="2"/>
              </w:tcPr>
            </w:tcPrChange>
          </w:tcPr>
          <w:p w14:paraId="6E0BE365" w14:textId="0B2AD173" w:rsidR="007E7C90" w:rsidRPr="007E7C90" w:rsidRDefault="007E7C90" w:rsidP="007E7C90">
            <w:pPr>
              <w:spacing w:line="276" w:lineRule="auto"/>
              <w:jc w:val="both"/>
              <w:rPr>
                <w:ins w:id="3867" w:author="Bas Hofstra" w:date="2023-08-30T15:01:00Z"/>
                <w:sz w:val="20"/>
                <w:szCs w:val="20"/>
                <w:rPrChange w:id="3868" w:author="Bas Hofstra" w:date="2023-08-30T15:06:00Z">
                  <w:rPr>
                    <w:ins w:id="3869" w:author="Bas Hofstra" w:date="2023-08-30T15:01:00Z"/>
                    <w:rFonts w:ascii="Times" w:hAnsi="Times"/>
                  </w:rPr>
                </w:rPrChange>
              </w:rPr>
            </w:pPr>
            <w:ins w:id="3870" w:author="Bas Hofstra" w:date="2023-08-30T15:05:00Z">
              <w:r w:rsidRPr="007E7C90">
                <w:rPr>
                  <w:sz w:val="20"/>
                  <w:szCs w:val="20"/>
                  <w:lang w:val="nl-NL"/>
                  <w:rPrChange w:id="3871" w:author="Bas Hofstra" w:date="2023-08-30T15:06:00Z">
                    <w:rPr>
                      <w:rFonts w:ascii="Helvetica" w:hAnsi="Helvetica" w:cs="Calibri"/>
                      <w:sz w:val="19"/>
                      <w:szCs w:val="19"/>
                      <w:lang w:val="nl-NL"/>
                    </w:rPr>
                  </w:rPrChange>
                </w:rPr>
                <w:t xml:space="preserve">39 </w:t>
              </w:r>
            </w:ins>
            <w:ins w:id="3872" w:author="Bas Hofstra" w:date="2023-08-30T15:03:00Z">
              <w:r w:rsidRPr="007E7C90">
                <w:rPr>
                  <w:sz w:val="20"/>
                  <w:szCs w:val="20"/>
                  <w:lang w:val="nl-NL"/>
                  <w:rPrChange w:id="3873" w:author="Bas Hofstra" w:date="2023-08-30T15:06:00Z">
                    <w:rPr>
                      <w:rFonts w:ascii="Helvetica" w:hAnsi="Helvetica" w:cs="Calibri"/>
                      <w:sz w:val="19"/>
                      <w:szCs w:val="19"/>
                      <w:lang w:val="nl-NL"/>
                    </w:rPr>
                  </w:rPrChange>
                </w:rPr>
                <w:t>Petrus</w:t>
              </w:r>
            </w:ins>
          </w:p>
        </w:tc>
        <w:tc>
          <w:tcPr>
            <w:tcW w:w="2264" w:type="dxa"/>
            <w:tcBorders>
              <w:top w:val="nil"/>
              <w:left w:val="nil"/>
              <w:bottom w:val="nil"/>
            </w:tcBorders>
            <w:tcPrChange w:id="3874" w:author="Bas Hofstra" w:date="2023-08-30T15:06:00Z">
              <w:tcPr>
                <w:tcW w:w="2264" w:type="dxa"/>
                <w:gridSpan w:val="2"/>
              </w:tcPr>
            </w:tcPrChange>
          </w:tcPr>
          <w:p w14:paraId="591F9014" w14:textId="5662A324" w:rsidR="007E7C90" w:rsidRPr="007E7C90" w:rsidRDefault="007E7C90" w:rsidP="007E7C90">
            <w:pPr>
              <w:spacing w:line="276" w:lineRule="auto"/>
              <w:jc w:val="both"/>
              <w:rPr>
                <w:ins w:id="3875" w:author="Bas Hofstra" w:date="2023-08-30T15:01:00Z"/>
                <w:sz w:val="20"/>
                <w:szCs w:val="20"/>
                <w:rPrChange w:id="3876" w:author="Bas Hofstra" w:date="2023-08-30T15:06:00Z">
                  <w:rPr>
                    <w:ins w:id="3877" w:author="Bas Hofstra" w:date="2023-08-30T15:01:00Z"/>
                    <w:rFonts w:ascii="Times" w:hAnsi="Times"/>
                  </w:rPr>
                </w:rPrChange>
              </w:rPr>
            </w:pPr>
            <w:ins w:id="3878" w:author="Bas Hofstra" w:date="2023-08-30T15:09:00Z">
              <w:r w:rsidRPr="007E7C90">
                <w:rPr>
                  <w:sz w:val="20"/>
                  <w:szCs w:val="20"/>
                </w:rPr>
                <w:t>86500</w:t>
              </w:r>
            </w:ins>
          </w:p>
        </w:tc>
      </w:tr>
      <w:tr w:rsidR="007E7C90" w:rsidRPr="007E7C90" w14:paraId="03070791" w14:textId="77777777" w:rsidTr="007E7C90">
        <w:tblPrEx>
          <w:tblPrExChange w:id="3879"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880" w:author="Bas Hofstra" w:date="2023-08-30T15:01:00Z"/>
          <w:trPrChange w:id="3881" w:author="Bas Hofstra" w:date="2023-08-30T15:06:00Z">
            <w:trPr>
              <w:gridBefore w:val="1"/>
            </w:trPr>
          </w:trPrChange>
        </w:trPr>
        <w:tc>
          <w:tcPr>
            <w:tcW w:w="2264" w:type="dxa"/>
            <w:tcBorders>
              <w:top w:val="nil"/>
              <w:bottom w:val="nil"/>
              <w:right w:val="nil"/>
            </w:tcBorders>
            <w:tcPrChange w:id="3882" w:author="Bas Hofstra" w:date="2023-08-30T15:06:00Z">
              <w:tcPr>
                <w:tcW w:w="2264" w:type="dxa"/>
                <w:gridSpan w:val="2"/>
              </w:tcPr>
            </w:tcPrChange>
          </w:tcPr>
          <w:p w14:paraId="01154300" w14:textId="395A8439" w:rsidR="007E7C90" w:rsidRPr="007E7C90" w:rsidRDefault="007E7C90" w:rsidP="007E7C90">
            <w:pPr>
              <w:spacing w:line="276" w:lineRule="auto"/>
              <w:jc w:val="both"/>
              <w:rPr>
                <w:ins w:id="3883" w:author="Bas Hofstra" w:date="2023-08-30T15:01:00Z"/>
                <w:sz w:val="20"/>
                <w:szCs w:val="20"/>
                <w:rPrChange w:id="3884" w:author="Bas Hofstra" w:date="2023-08-30T15:06:00Z">
                  <w:rPr>
                    <w:ins w:id="3885" w:author="Bas Hofstra" w:date="2023-08-30T15:01:00Z"/>
                    <w:rFonts w:ascii="Times" w:hAnsi="Times"/>
                  </w:rPr>
                </w:rPrChange>
              </w:rPr>
            </w:pPr>
            <w:ins w:id="3886" w:author="Bas Hofstra" w:date="2023-08-30T15:04:00Z">
              <w:r w:rsidRPr="007E7C90">
                <w:rPr>
                  <w:sz w:val="20"/>
                  <w:szCs w:val="20"/>
                  <w:lang w:val="nl-NL"/>
                  <w:rPrChange w:id="3887" w:author="Bas Hofstra" w:date="2023-08-30T15:06:00Z">
                    <w:rPr>
                      <w:rFonts w:ascii="Helvetica" w:hAnsi="Helvetica" w:cs="Calibri"/>
                      <w:sz w:val="19"/>
                      <w:szCs w:val="19"/>
                      <w:lang w:val="nl-NL"/>
                    </w:rPr>
                  </w:rPrChange>
                </w:rPr>
                <w:t>1</w:t>
              </w:r>
            </w:ins>
            <w:ins w:id="3888" w:author="Bas Hofstra" w:date="2023-08-30T15:05:00Z">
              <w:r w:rsidRPr="007E7C90">
                <w:rPr>
                  <w:sz w:val="20"/>
                  <w:szCs w:val="20"/>
                  <w:lang w:val="nl-NL"/>
                  <w:rPrChange w:id="3889" w:author="Bas Hofstra" w:date="2023-08-30T15:06:00Z">
                    <w:rPr>
                      <w:rFonts w:ascii="Helvetica" w:hAnsi="Helvetica" w:cs="Calibri"/>
                      <w:sz w:val="19"/>
                      <w:szCs w:val="19"/>
                      <w:lang w:val="nl-NL"/>
                    </w:rPr>
                  </w:rPrChange>
                </w:rPr>
                <w:t xml:space="preserve">8 </w:t>
              </w:r>
            </w:ins>
            <w:ins w:id="3890" w:author="Bas Hofstra" w:date="2023-08-30T15:03:00Z">
              <w:r w:rsidRPr="007E7C90">
                <w:rPr>
                  <w:sz w:val="20"/>
                  <w:szCs w:val="20"/>
                  <w:lang w:val="nl-NL"/>
                  <w:rPrChange w:id="3891" w:author="Bas Hofstra" w:date="2023-08-30T15:06:00Z">
                    <w:rPr>
                      <w:rFonts w:ascii="Helvetica" w:hAnsi="Helvetica" w:cs="Calibri"/>
                      <w:sz w:val="19"/>
                      <w:szCs w:val="19"/>
                      <w:lang w:val="nl-NL"/>
                    </w:rPr>
                  </w:rPrChange>
                </w:rPr>
                <w:t>Monique</w:t>
              </w:r>
            </w:ins>
          </w:p>
        </w:tc>
        <w:tc>
          <w:tcPr>
            <w:tcW w:w="2264" w:type="dxa"/>
            <w:tcBorders>
              <w:top w:val="nil"/>
              <w:left w:val="nil"/>
              <w:bottom w:val="nil"/>
              <w:right w:val="nil"/>
            </w:tcBorders>
            <w:tcPrChange w:id="3892" w:author="Bas Hofstra" w:date="2023-08-30T15:06:00Z">
              <w:tcPr>
                <w:tcW w:w="2264" w:type="dxa"/>
                <w:gridSpan w:val="2"/>
              </w:tcPr>
            </w:tcPrChange>
          </w:tcPr>
          <w:p w14:paraId="27B81A83" w14:textId="01DD048D" w:rsidR="007E7C90" w:rsidRPr="007E7C90" w:rsidRDefault="007E7C90" w:rsidP="007E7C90">
            <w:pPr>
              <w:spacing w:line="276" w:lineRule="auto"/>
              <w:jc w:val="both"/>
              <w:rPr>
                <w:ins w:id="3893" w:author="Bas Hofstra" w:date="2023-08-30T15:01:00Z"/>
                <w:sz w:val="20"/>
                <w:szCs w:val="20"/>
                <w:rPrChange w:id="3894" w:author="Bas Hofstra" w:date="2023-08-30T15:06:00Z">
                  <w:rPr>
                    <w:ins w:id="3895" w:author="Bas Hofstra" w:date="2023-08-30T15:01:00Z"/>
                    <w:rFonts w:ascii="Times" w:hAnsi="Times"/>
                  </w:rPr>
                </w:rPrChange>
              </w:rPr>
            </w:pPr>
            <w:ins w:id="3896" w:author="Bas Hofstra" w:date="2023-08-30T15:08:00Z">
              <w:r w:rsidRPr="007E7C90">
                <w:rPr>
                  <w:sz w:val="20"/>
                  <w:szCs w:val="20"/>
                </w:rPr>
                <w:t>39481</w:t>
              </w:r>
            </w:ins>
          </w:p>
        </w:tc>
        <w:tc>
          <w:tcPr>
            <w:tcW w:w="2264" w:type="dxa"/>
            <w:tcBorders>
              <w:top w:val="nil"/>
              <w:left w:val="nil"/>
              <w:bottom w:val="nil"/>
              <w:right w:val="nil"/>
            </w:tcBorders>
            <w:tcPrChange w:id="3897" w:author="Bas Hofstra" w:date="2023-08-30T15:06:00Z">
              <w:tcPr>
                <w:tcW w:w="2264" w:type="dxa"/>
                <w:gridSpan w:val="2"/>
              </w:tcPr>
            </w:tcPrChange>
          </w:tcPr>
          <w:p w14:paraId="5CDDE051" w14:textId="68261E13" w:rsidR="007E7C90" w:rsidRPr="007E7C90" w:rsidRDefault="007E7C90" w:rsidP="007E7C90">
            <w:pPr>
              <w:spacing w:line="276" w:lineRule="auto"/>
              <w:jc w:val="both"/>
              <w:rPr>
                <w:ins w:id="3898" w:author="Bas Hofstra" w:date="2023-08-30T15:01:00Z"/>
                <w:sz w:val="20"/>
                <w:szCs w:val="20"/>
                <w:rPrChange w:id="3899" w:author="Bas Hofstra" w:date="2023-08-30T15:06:00Z">
                  <w:rPr>
                    <w:ins w:id="3900" w:author="Bas Hofstra" w:date="2023-08-30T15:01:00Z"/>
                    <w:rFonts w:ascii="Times" w:hAnsi="Times"/>
                  </w:rPr>
                </w:rPrChange>
              </w:rPr>
            </w:pPr>
            <w:ins w:id="3901" w:author="Bas Hofstra" w:date="2023-08-30T15:05:00Z">
              <w:r w:rsidRPr="007E7C90">
                <w:rPr>
                  <w:sz w:val="20"/>
                  <w:szCs w:val="20"/>
                  <w:lang w:val="nl-NL"/>
                  <w:rPrChange w:id="3902" w:author="Bas Hofstra" w:date="2023-08-30T15:06:00Z">
                    <w:rPr>
                      <w:rFonts w:ascii="Helvetica" w:hAnsi="Helvetica" w:cs="Calibri"/>
                      <w:sz w:val="19"/>
                      <w:szCs w:val="19"/>
                      <w:lang w:val="nl-NL"/>
                    </w:rPr>
                  </w:rPrChange>
                </w:rPr>
                <w:t xml:space="preserve">40 </w:t>
              </w:r>
            </w:ins>
            <w:ins w:id="3903" w:author="Bas Hofstra" w:date="2023-08-30T15:03:00Z">
              <w:r w:rsidRPr="007E7C90">
                <w:rPr>
                  <w:sz w:val="20"/>
                  <w:szCs w:val="20"/>
                  <w:lang w:val="nl-NL"/>
                  <w:rPrChange w:id="3904" w:author="Bas Hofstra" w:date="2023-08-30T15:06:00Z">
                    <w:rPr>
                      <w:rFonts w:ascii="Helvetica" w:hAnsi="Helvetica" w:cs="Calibri"/>
                      <w:sz w:val="19"/>
                      <w:szCs w:val="19"/>
                      <w:lang w:val="nl-NL"/>
                    </w:rPr>
                  </w:rPrChange>
                </w:rPr>
                <w:t>Willem</w:t>
              </w:r>
            </w:ins>
          </w:p>
        </w:tc>
        <w:tc>
          <w:tcPr>
            <w:tcW w:w="2264" w:type="dxa"/>
            <w:tcBorders>
              <w:top w:val="nil"/>
              <w:left w:val="nil"/>
              <w:bottom w:val="nil"/>
            </w:tcBorders>
            <w:tcPrChange w:id="3905" w:author="Bas Hofstra" w:date="2023-08-30T15:06:00Z">
              <w:tcPr>
                <w:tcW w:w="2264" w:type="dxa"/>
                <w:gridSpan w:val="2"/>
              </w:tcPr>
            </w:tcPrChange>
          </w:tcPr>
          <w:p w14:paraId="46F368C4" w14:textId="755432DD" w:rsidR="007E7C90" w:rsidRPr="007E7C90" w:rsidRDefault="007E7C90" w:rsidP="007E7C90">
            <w:pPr>
              <w:spacing w:line="276" w:lineRule="auto"/>
              <w:jc w:val="both"/>
              <w:rPr>
                <w:ins w:id="3906" w:author="Bas Hofstra" w:date="2023-08-30T15:01:00Z"/>
                <w:sz w:val="20"/>
                <w:szCs w:val="20"/>
                <w:rPrChange w:id="3907" w:author="Bas Hofstra" w:date="2023-08-30T15:06:00Z">
                  <w:rPr>
                    <w:ins w:id="3908" w:author="Bas Hofstra" w:date="2023-08-30T15:01:00Z"/>
                    <w:rFonts w:ascii="Times" w:hAnsi="Times"/>
                  </w:rPr>
                </w:rPrChange>
              </w:rPr>
            </w:pPr>
            <w:ins w:id="3909" w:author="Bas Hofstra" w:date="2023-08-30T15:09:00Z">
              <w:r w:rsidRPr="007E7C90">
                <w:rPr>
                  <w:sz w:val="20"/>
                  <w:szCs w:val="20"/>
                </w:rPr>
                <w:t>102296</w:t>
              </w:r>
            </w:ins>
          </w:p>
        </w:tc>
      </w:tr>
      <w:tr w:rsidR="007E7C90" w:rsidRPr="007E7C90" w14:paraId="2947B97C" w14:textId="77777777" w:rsidTr="007E7C90">
        <w:tblPrEx>
          <w:tblPrExChange w:id="3910"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911" w:author="Bas Hofstra" w:date="2023-08-30T15:01:00Z"/>
          <w:trPrChange w:id="3912" w:author="Bas Hofstra" w:date="2023-08-30T15:06:00Z">
            <w:trPr>
              <w:gridBefore w:val="1"/>
            </w:trPr>
          </w:trPrChange>
        </w:trPr>
        <w:tc>
          <w:tcPr>
            <w:tcW w:w="2264" w:type="dxa"/>
            <w:tcBorders>
              <w:top w:val="nil"/>
              <w:bottom w:val="nil"/>
              <w:right w:val="nil"/>
            </w:tcBorders>
            <w:tcPrChange w:id="3913" w:author="Bas Hofstra" w:date="2023-08-30T15:06:00Z">
              <w:tcPr>
                <w:tcW w:w="2264" w:type="dxa"/>
                <w:gridSpan w:val="2"/>
              </w:tcPr>
            </w:tcPrChange>
          </w:tcPr>
          <w:p w14:paraId="3FB9E96B" w14:textId="533958B6" w:rsidR="007E7C90" w:rsidRPr="007E7C90" w:rsidRDefault="007E7C90" w:rsidP="007E7C90">
            <w:pPr>
              <w:spacing w:line="276" w:lineRule="auto"/>
              <w:jc w:val="both"/>
              <w:rPr>
                <w:ins w:id="3914" w:author="Bas Hofstra" w:date="2023-08-30T15:01:00Z"/>
                <w:sz w:val="20"/>
                <w:szCs w:val="20"/>
                <w:rPrChange w:id="3915" w:author="Bas Hofstra" w:date="2023-08-30T15:06:00Z">
                  <w:rPr>
                    <w:ins w:id="3916" w:author="Bas Hofstra" w:date="2023-08-30T15:01:00Z"/>
                    <w:rFonts w:ascii="Times" w:hAnsi="Times"/>
                  </w:rPr>
                </w:rPrChange>
              </w:rPr>
            </w:pPr>
            <w:ins w:id="3917" w:author="Bas Hofstra" w:date="2023-08-30T15:05:00Z">
              <w:r w:rsidRPr="007E7C90">
                <w:rPr>
                  <w:sz w:val="20"/>
                  <w:szCs w:val="20"/>
                  <w:lang w:val="nl-NL"/>
                  <w:rPrChange w:id="3918" w:author="Bas Hofstra" w:date="2023-08-30T15:06:00Z">
                    <w:rPr>
                      <w:rFonts w:ascii="Helvetica" w:hAnsi="Helvetica" w:cs="Calibri"/>
                      <w:sz w:val="19"/>
                      <w:szCs w:val="19"/>
                      <w:lang w:val="nl-NL"/>
                    </w:rPr>
                  </w:rPrChange>
                </w:rPr>
                <w:t xml:space="preserve">19 </w:t>
              </w:r>
            </w:ins>
            <w:ins w:id="3919" w:author="Bas Hofstra" w:date="2023-08-30T15:03:00Z">
              <w:r w:rsidRPr="007E7C90">
                <w:rPr>
                  <w:sz w:val="20"/>
                  <w:szCs w:val="20"/>
                  <w:lang w:val="nl-NL"/>
                  <w:rPrChange w:id="3920" w:author="Bas Hofstra" w:date="2023-08-30T15:06:00Z">
                    <w:rPr>
                      <w:rFonts w:ascii="Helvetica" w:hAnsi="Helvetica" w:cs="Calibri"/>
                      <w:sz w:val="19"/>
                      <w:szCs w:val="19"/>
                      <w:lang w:val="nl-NL"/>
                    </w:rPr>
                  </w:rPrChange>
                </w:rPr>
                <w:t>Ester</w:t>
              </w:r>
            </w:ins>
          </w:p>
        </w:tc>
        <w:tc>
          <w:tcPr>
            <w:tcW w:w="2264" w:type="dxa"/>
            <w:tcBorders>
              <w:top w:val="nil"/>
              <w:left w:val="nil"/>
              <w:bottom w:val="nil"/>
              <w:right w:val="nil"/>
            </w:tcBorders>
            <w:tcPrChange w:id="3921" w:author="Bas Hofstra" w:date="2023-08-30T15:06:00Z">
              <w:tcPr>
                <w:tcW w:w="2264" w:type="dxa"/>
                <w:gridSpan w:val="2"/>
              </w:tcPr>
            </w:tcPrChange>
          </w:tcPr>
          <w:p w14:paraId="5A3C7A00" w14:textId="3ED66797" w:rsidR="007E7C90" w:rsidRPr="007E7C90" w:rsidRDefault="007E7C90" w:rsidP="007E7C90">
            <w:pPr>
              <w:spacing w:line="276" w:lineRule="auto"/>
              <w:jc w:val="both"/>
              <w:rPr>
                <w:ins w:id="3922" w:author="Bas Hofstra" w:date="2023-08-30T15:01:00Z"/>
                <w:sz w:val="20"/>
                <w:szCs w:val="20"/>
                <w:rPrChange w:id="3923" w:author="Bas Hofstra" w:date="2023-08-30T15:06:00Z">
                  <w:rPr>
                    <w:ins w:id="3924" w:author="Bas Hofstra" w:date="2023-08-30T15:01:00Z"/>
                    <w:rFonts w:ascii="Times" w:hAnsi="Times"/>
                  </w:rPr>
                </w:rPrChange>
              </w:rPr>
            </w:pPr>
            <w:ins w:id="3925" w:author="Bas Hofstra" w:date="2023-08-30T15:08:00Z">
              <w:r w:rsidRPr="007E7C90">
                <w:rPr>
                  <w:sz w:val="20"/>
                  <w:szCs w:val="20"/>
                </w:rPr>
                <w:t>2692</w:t>
              </w:r>
            </w:ins>
          </w:p>
        </w:tc>
        <w:tc>
          <w:tcPr>
            <w:tcW w:w="2264" w:type="dxa"/>
            <w:tcBorders>
              <w:top w:val="nil"/>
              <w:left w:val="nil"/>
              <w:bottom w:val="nil"/>
              <w:right w:val="nil"/>
            </w:tcBorders>
            <w:tcPrChange w:id="3926" w:author="Bas Hofstra" w:date="2023-08-30T15:06:00Z">
              <w:tcPr>
                <w:tcW w:w="2264" w:type="dxa"/>
                <w:gridSpan w:val="2"/>
              </w:tcPr>
            </w:tcPrChange>
          </w:tcPr>
          <w:p w14:paraId="5D213175" w14:textId="49984CCC" w:rsidR="007E7C90" w:rsidRPr="007E7C90" w:rsidRDefault="007E7C90" w:rsidP="007E7C90">
            <w:pPr>
              <w:spacing w:line="276" w:lineRule="auto"/>
              <w:jc w:val="both"/>
              <w:rPr>
                <w:ins w:id="3927" w:author="Bas Hofstra" w:date="2023-08-30T15:01:00Z"/>
                <w:sz w:val="20"/>
                <w:szCs w:val="20"/>
                <w:rPrChange w:id="3928" w:author="Bas Hofstra" w:date="2023-08-30T15:06:00Z">
                  <w:rPr>
                    <w:ins w:id="3929" w:author="Bas Hofstra" w:date="2023-08-30T15:01:00Z"/>
                    <w:rFonts w:ascii="Times" w:hAnsi="Times"/>
                  </w:rPr>
                </w:rPrChange>
              </w:rPr>
            </w:pPr>
            <w:ins w:id="3930" w:author="Bas Hofstra" w:date="2023-08-30T15:05:00Z">
              <w:r w:rsidRPr="007E7C90">
                <w:rPr>
                  <w:sz w:val="20"/>
                  <w:szCs w:val="20"/>
                  <w:lang w:val="nl-NL"/>
                  <w:rPrChange w:id="3931" w:author="Bas Hofstra" w:date="2023-08-30T15:06:00Z">
                    <w:rPr>
                      <w:rFonts w:ascii="Helvetica" w:hAnsi="Helvetica" w:cs="Calibri"/>
                      <w:sz w:val="19"/>
                      <w:szCs w:val="19"/>
                      <w:lang w:val="nl-NL"/>
                    </w:rPr>
                  </w:rPrChange>
                </w:rPr>
                <w:t xml:space="preserve">41 </w:t>
              </w:r>
            </w:ins>
            <w:ins w:id="3932" w:author="Bas Hofstra" w:date="2023-08-30T15:03:00Z">
              <w:r w:rsidRPr="007E7C90">
                <w:rPr>
                  <w:sz w:val="20"/>
                  <w:szCs w:val="20"/>
                  <w:lang w:val="nl-NL"/>
                  <w:rPrChange w:id="3933" w:author="Bas Hofstra" w:date="2023-08-30T15:06:00Z">
                    <w:rPr>
                      <w:rFonts w:ascii="Helvetica" w:hAnsi="Helvetica" w:cs="Calibri"/>
                      <w:sz w:val="19"/>
                      <w:szCs w:val="19"/>
                      <w:lang w:val="nl-NL"/>
                    </w:rPr>
                  </w:rPrChange>
                </w:rPr>
                <w:t>Ali</w:t>
              </w:r>
            </w:ins>
          </w:p>
        </w:tc>
        <w:tc>
          <w:tcPr>
            <w:tcW w:w="2264" w:type="dxa"/>
            <w:tcBorders>
              <w:top w:val="nil"/>
              <w:left w:val="nil"/>
              <w:bottom w:val="nil"/>
            </w:tcBorders>
            <w:tcPrChange w:id="3934" w:author="Bas Hofstra" w:date="2023-08-30T15:06:00Z">
              <w:tcPr>
                <w:tcW w:w="2264" w:type="dxa"/>
                <w:gridSpan w:val="2"/>
              </w:tcPr>
            </w:tcPrChange>
          </w:tcPr>
          <w:p w14:paraId="5D733F14" w14:textId="53522242" w:rsidR="007E7C90" w:rsidRPr="007E7C90" w:rsidRDefault="007E7C90" w:rsidP="007E7C90">
            <w:pPr>
              <w:spacing w:line="276" w:lineRule="auto"/>
              <w:jc w:val="both"/>
              <w:rPr>
                <w:ins w:id="3935" w:author="Bas Hofstra" w:date="2023-08-30T15:01:00Z"/>
                <w:sz w:val="20"/>
                <w:szCs w:val="20"/>
                <w:rPrChange w:id="3936" w:author="Bas Hofstra" w:date="2023-08-30T15:06:00Z">
                  <w:rPr>
                    <w:ins w:id="3937" w:author="Bas Hofstra" w:date="2023-08-30T15:01:00Z"/>
                    <w:rFonts w:ascii="Times" w:hAnsi="Times"/>
                  </w:rPr>
                </w:rPrChange>
              </w:rPr>
            </w:pPr>
            <w:ins w:id="3938" w:author="Bas Hofstra" w:date="2023-08-30T15:09:00Z">
              <w:r w:rsidRPr="007E7C90">
                <w:rPr>
                  <w:sz w:val="20"/>
                  <w:szCs w:val="20"/>
                </w:rPr>
                <w:t>4213</w:t>
              </w:r>
            </w:ins>
          </w:p>
        </w:tc>
      </w:tr>
      <w:tr w:rsidR="007E7C90" w:rsidRPr="007E7C90" w14:paraId="1247D3C8" w14:textId="77777777" w:rsidTr="007E7C90">
        <w:tblPrEx>
          <w:tblPrExChange w:id="3939" w:author="Bas Hofstra" w:date="2023-08-30T15:06:00Z">
            <w:tblPrEx>
              <w:tblW w:w="0" w:type="auto"/>
              <w:tblBorders>
                <w:top w:val="single" w:sz="4" w:space="0" w:color="auto"/>
                <w:left w:val="single" w:sz="4" w:space="0" w:color="auto"/>
                <w:bottom w:val="single" w:sz="4" w:space="0" w:color="auto"/>
                <w:right w:val="single" w:sz="4" w:space="0" w:color="auto"/>
              </w:tblBorders>
            </w:tblPrEx>
          </w:tblPrExChange>
        </w:tblPrEx>
        <w:trPr>
          <w:ins w:id="3940" w:author="Bas Hofstra" w:date="2023-08-30T15:01:00Z"/>
          <w:trPrChange w:id="3941" w:author="Bas Hofstra" w:date="2023-08-30T15:06:00Z">
            <w:trPr>
              <w:gridBefore w:val="1"/>
            </w:trPr>
          </w:trPrChange>
        </w:trPr>
        <w:tc>
          <w:tcPr>
            <w:tcW w:w="2264" w:type="dxa"/>
            <w:tcBorders>
              <w:top w:val="nil"/>
              <w:bottom w:val="nil"/>
              <w:right w:val="nil"/>
            </w:tcBorders>
            <w:tcPrChange w:id="3942" w:author="Bas Hofstra" w:date="2023-08-30T15:06:00Z">
              <w:tcPr>
                <w:tcW w:w="2264" w:type="dxa"/>
                <w:gridSpan w:val="2"/>
              </w:tcPr>
            </w:tcPrChange>
          </w:tcPr>
          <w:p w14:paraId="3FA38E02" w14:textId="6EB541CF" w:rsidR="007E7C90" w:rsidRPr="007E7C90" w:rsidRDefault="007E7C90" w:rsidP="007E7C90">
            <w:pPr>
              <w:spacing w:line="276" w:lineRule="auto"/>
              <w:jc w:val="both"/>
              <w:rPr>
                <w:ins w:id="3943" w:author="Bas Hofstra" w:date="2023-08-30T15:01:00Z"/>
                <w:sz w:val="20"/>
                <w:szCs w:val="20"/>
                <w:rPrChange w:id="3944" w:author="Bas Hofstra" w:date="2023-08-30T15:06:00Z">
                  <w:rPr>
                    <w:ins w:id="3945" w:author="Bas Hofstra" w:date="2023-08-30T15:01:00Z"/>
                    <w:rFonts w:ascii="Times" w:hAnsi="Times"/>
                  </w:rPr>
                </w:rPrChange>
              </w:rPr>
            </w:pPr>
            <w:ins w:id="3946" w:author="Bas Hofstra" w:date="2023-08-30T15:05:00Z">
              <w:r w:rsidRPr="007E7C90">
                <w:rPr>
                  <w:sz w:val="20"/>
                  <w:szCs w:val="20"/>
                  <w:lang w:val="nl-NL"/>
                  <w:rPrChange w:id="3947" w:author="Bas Hofstra" w:date="2023-08-30T15:06:00Z">
                    <w:rPr>
                      <w:rFonts w:ascii="Helvetica" w:hAnsi="Helvetica" w:cs="Calibri"/>
                      <w:sz w:val="19"/>
                      <w:szCs w:val="19"/>
                      <w:lang w:val="nl-NL"/>
                    </w:rPr>
                  </w:rPrChange>
                </w:rPr>
                <w:t xml:space="preserve">20 </w:t>
              </w:r>
            </w:ins>
            <w:ins w:id="3948" w:author="Bas Hofstra" w:date="2023-08-30T15:03:00Z">
              <w:r w:rsidRPr="007E7C90">
                <w:rPr>
                  <w:sz w:val="20"/>
                  <w:szCs w:val="20"/>
                  <w:lang w:val="nl-NL"/>
                  <w:rPrChange w:id="3949" w:author="Bas Hofstra" w:date="2023-08-30T15:06:00Z">
                    <w:rPr>
                      <w:rFonts w:ascii="Helvetica" w:hAnsi="Helvetica" w:cs="Calibri"/>
                      <w:sz w:val="19"/>
                      <w:szCs w:val="19"/>
                      <w:lang w:val="nl-NL"/>
                    </w:rPr>
                  </w:rPrChange>
                </w:rPr>
                <w:t>Anna</w:t>
              </w:r>
            </w:ins>
          </w:p>
        </w:tc>
        <w:tc>
          <w:tcPr>
            <w:tcW w:w="2264" w:type="dxa"/>
            <w:tcBorders>
              <w:top w:val="nil"/>
              <w:left w:val="nil"/>
              <w:bottom w:val="nil"/>
              <w:right w:val="nil"/>
            </w:tcBorders>
            <w:tcPrChange w:id="3950" w:author="Bas Hofstra" w:date="2023-08-30T15:06:00Z">
              <w:tcPr>
                <w:tcW w:w="2264" w:type="dxa"/>
                <w:gridSpan w:val="2"/>
              </w:tcPr>
            </w:tcPrChange>
          </w:tcPr>
          <w:p w14:paraId="008BB2E7" w14:textId="55BE96AB" w:rsidR="007E7C90" w:rsidRPr="007E7C90" w:rsidRDefault="007E7C90" w:rsidP="007E7C90">
            <w:pPr>
              <w:spacing w:line="276" w:lineRule="auto"/>
              <w:jc w:val="both"/>
              <w:rPr>
                <w:ins w:id="3951" w:author="Bas Hofstra" w:date="2023-08-30T15:01:00Z"/>
                <w:sz w:val="20"/>
                <w:szCs w:val="20"/>
                <w:rPrChange w:id="3952" w:author="Bas Hofstra" w:date="2023-08-30T15:06:00Z">
                  <w:rPr>
                    <w:ins w:id="3953" w:author="Bas Hofstra" w:date="2023-08-30T15:01:00Z"/>
                    <w:rFonts w:ascii="Times" w:hAnsi="Times"/>
                  </w:rPr>
                </w:rPrChange>
              </w:rPr>
            </w:pPr>
            <w:ins w:id="3954" w:author="Bas Hofstra" w:date="2023-08-30T15:08:00Z">
              <w:r w:rsidRPr="007E7C90">
                <w:rPr>
                  <w:sz w:val="20"/>
                  <w:szCs w:val="20"/>
                </w:rPr>
                <w:t>136296</w:t>
              </w:r>
            </w:ins>
          </w:p>
        </w:tc>
        <w:tc>
          <w:tcPr>
            <w:tcW w:w="2264" w:type="dxa"/>
            <w:tcBorders>
              <w:top w:val="nil"/>
              <w:left w:val="nil"/>
              <w:bottom w:val="nil"/>
              <w:right w:val="nil"/>
            </w:tcBorders>
            <w:tcPrChange w:id="3955" w:author="Bas Hofstra" w:date="2023-08-30T15:06:00Z">
              <w:tcPr>
                <w:tcW w:w="2264" w:type="dxa"/>
                <w:gridSpan w:val="2"/>
              </w:tcPr>
            </w:tcPrChange>
          </w:tcPr>
          <w:p w14:paraId="0A5B0909" w14:textId="3BAB4471" w:rsidR="007E7C90" w:rsidRPr="007E7C90" w:rsidRDefault="007E7C90" w:rsidP="007E7C90">
            <w:pPr>
              <w:spacing w:line="276" w:lineRule="auto"/>
              <w:jc w:val="both"/>
              <w:rPr>
                <w:ins w:id="3956" w:author="Bas Hofstra" w:date="2023-08-30T15:01:00Z"/>
                <w:sz w:val="20"/>
                <w:szCs w:val="20"/>
                <w:rPrChange w:id="3957" w:author="Bas Hofstra" w:date="2023-08-30T15:06:00Z">
                  <w:rPr>
                    <w:ins w:id="3958" w:author="Bas Hofstra" w:date="2023-08-30T15:01:00Z"/>
                    <w:rFonts w:ascii="Times" w:hAnsi="Times"/>
                  </w:rPr>
                </w:rPrChange>
              </w:rPr>
            </w:pPr>
            <w:ins w:id="3959" w:author="Bas Hofstra" w:date="2023-08-30T15:05:00Z">
              <w:r w:rsidRPr="007E7C90">
                <w:rPr>
                  <w:sz w:val="20"/>
                  <w:szCs w:val="20"/>
                  <w:lang w:val="nl-NL"/>
                  <w:rPrChange w:id="3960" w:author="Bas Hofstra" w:date="2023-08-30T15:06:00Z">
                    <w:rPr>
                      <w:rFonts w:ascii="Helvetica" w:hAnsi="Helvetica" w:cs="Calibri"/>
                      <w:sz w:val="19"/>
                      <w:szCs w:val="19"/>
                      <w:lang w:val="nl-NL"/>
                    </w:rPr>
                  </w:rPrChange>
                </w:rPr>
                <w:t xml:space="preserve">42 </w:t>
              </w:r>
            </w:ins>
            <w:ins w:id="3961" w:author="Bas Hofstra" w:date="2023-08-30T15:03:00Z">
              <w:r w:rsidRPr="007E7C90">
                <w:rPr>
                  <w:sz w:val="20"/>
                  <w:szCs w:val="20"/>
                  <w:lang w:val="nl-NL"/>
                  <w:rPrChange w:id="3962" w:author="Bas Hofstra" w:date="2023-08-30T15:06:00Z">
                    <w:rPr>
                      <w:rFonts w:ascii="Helvetica" w:hAnsi="Helvetica" w:cs="Calibri"/>
                      <w:sz w:val="19"/>
                      <w:szCs w:val="19"/>
                      <w:lang w:val="nl-NL"/>
                    </w:rPr>
                  </w:rPrChange>
                </w:rPr>
                <w:t>Mohammed</w:t>
              </w:r>
            </w:ins>
          </w:p>
        </w:tc>
        <w:tc>
          <w:tcPr>
            <w:tcW w:w="2264" w:type="dxa"/>
            <w:tcBorders>
              <w:top w:val="nil"/>
              <w:left w:val="nil"/>
              <w:bottom w:val="nil"/>
            </w:tcBorders>
            <w:tcPrChange w:id="3963" w:author="Bas Hofstra" w:date="2023-08-30T15:06:00Z">
              <w:tcPr>
                <w:tcW w:w="2264" w:type="dxa"/>
                <w:gridSpan w:val="2"/>
              </w:tcPr>
            </w:tcPrChange>
          </w:tcPr>
          <w:p w14:paraId="61764BD3" w14:textId="36C5CBD1" w:rsidR="007E7C90" w:rsidRPr="007E7C90" w:rsidRDefault="007E7C90" w:rsidP="007E7C90">
            <w:pPr>
              <w:spacing w:line="276" w:lineRule="auto"/>
              <w:jc w:val="both"/>
              <w:rPr>
                <w:ins w:id="3964" w:author="Bas Hofstra" w:date="2023-08-30T15:01:00Z"/>
                <w:sz w:val="20"/>
                <w:szCs w:val="20"/>
                <w:rPrChange w:id="3965" w:author="Bas Hofstra" w:date="2023-08-30T15:06:00Z">
                  <w:rPr>
                    <w:ins w:id="3966" w:author="Bas Hofstra" w:date="2023-08-30T15:01:00Z"/>
                    <w:rFonts w:ascii="Times" w:hAnsi="Times"/>
                  </w:rPr>
                </w:rPrChange>
              </w:rPr>
            </w:pPr>
            <w:ins w:id="3967" w:author="Bas Hofstra" w:date="2023-08-30T15:09:00Z">
              <w:r w:rsidRPr="007E7C90">
                <w:rPr>
                  <w:sz w:val="20"/>
                  <w:szCs w:val="20"/>
                </w:rPr>
                <w:t>5003</w:t>
              </w:r>
            </w:ins>
          </w:p>
        </w:tc>
      </w:tr>
      <w:tr w:rsidR="007E7C90" w:rsidRPr="007E7C90" w14:paraId="70417184" w14:textId="77777777" w:rsidTr="007E7C90">
        <w:tblPrEx>
          <w:tblPrExChange w:id="3968" w:author="Bas Hofstra" w:date="2023-08-30T15:07:00Z">
            <w:tblPrEx>
              <w:tblW w:w="0" w:type="auto"/>
              <w:tblBorders>
                <w:top w:val="single" w:sz="4" w:space="0" w:color="auto"/>
                <w:left w:val="single" w:sz="4" w:space="0" w:color="auto"/>
                <w:bottom w:val="single" w:sz="4" w:space="0" w:color="auto"/>
                <w:right w:val="single" w:sz="4" w:space="0" w:color="auto"/>
              </w:tblBorders>
            </w:tblPrEx>
          </w:tblPrExChange>
        </w:tblPrEx>
        <w:trPr>
          <w:ins w:id="3969" w:author="Bas Hofstra" w:date="2023-08-30T15:01:00Z"/>
          <w:trPrChange w:id="3970" w:author="Bas Hofstra" w:date="2023-08-30T15:07:00Z">
            <w:trPr>
              <w:gridBefore w:val="1"/>
            </w:trPr>
          </w:trPrChange>
        </w:trPr>
        <w:tc>
          <w:tcPr>
            <w:tcW w:w="2264" w:type="dxa"/>
            <w:tcBorders>
              <w:top w:val="nil"/>
              <w:bottom w:val="nil"/>
              <w:right w:val="nil"/>
            </w:tcBorders>
            <w:tcPrChange w:id="3971" w:author="Bas Hofstra" w:date="2023-08-30T15:07:00Z">
              <w:tcPr>
                <w:tcW w:w="2264" w:type="dxa"/>
                <w:gridSpan w:val="2"/>
              </w:tcPr>
            </w:tcPrChange>
          </w:tcPr>
          <w:p w14:paraId="68944DA9" w14:textId="7805BC81" w:rsidR="007E7C90" w:rsidRPr="007E7C90" w:rsidRDefault="007E7C90" w:rsidP="007E7C90">
            <w:pPr>
              <w:spacing w:line="276" w:lineRule="auto"/>
              <w:jc w:val="both"/>
              <w:rPr>
                <w:ins w:id="3972" w:author="Bas Hofstra" w:date="2023-08-30T15:01:00Z"/>
                <w:sz w:val="20"/>
                <w:szCs w:val="20"/>
                <w:rPrChange w:id="3973" w:author="Bas Hofstra" w:date="2023-08-30T15:06:00Z">
                  <w:rPr>
                    <w:ins w:id="3974" w:author="Bas Hofstra" w:date="2023-08-30T15:01:00Z"/>
                    <w:rFonts w:ascii="Times" w:hAnsi="Times"/>
                  </w:rPr>
                </w:rPrChange>
              </w:rPr>
            </w:pPr>
            <w:ins w:id="3975" w:author="Bas Hofstra" w:date="2023-08-30T15:05:00Z">
              <w:r w:rsidRPr="007E7C90">
                <w:rPr>
                  <w:sz w:val="20"/>
                  <w:szCs w:val="20"/>
                  <w:lang w:val="nl-NL"/>
                  <w:rPrChange w:id="3976" w:author="Bas Hofstra" w:date="2023-08-30T15:06:00Z">
                    <w:rPr>
                      <w:rFonts w:ascii="Helvetica" w:hAnsi="Helvetica" w:cs="Calibri"/>
                      <w:sz w:val="19"/>
                      <w:szCs w:val="19"/>
                      <w:lang w:val="nl-NL"/>
                    </w:rPr>
                  </w:rPrChange>
                </w:rPr>
                <w:t xml:space="preserve">21 </w:t>
              </w:r>
            </w:ins>
            <w:ins w:id="3977" w:author="Bas Hofstra" w:date="2023-08-30T15:03:00Z">
              <w:r w:rsidRPr="007E7C90">
                <w:rPr>
                  <w:sz w:val="20"/>
                  <w:szCs w:val="20"/>
                  <w:lang w:val="nl-NL"/>
                  <w:rPrChange w:id="3978" w:author="Bas Hofstra" w:date="2023-08-30T15:06:00Z">
                    <w:rPr>
                      <w:rFonts w:ascii="Helvetica" w:hAnsi="Helvetica" w:cs="Calibri"/>
                      <w:sz w:val="19"/>
                      <w:szCs w:val="19"/>
                      <w:lang w:val="nl-NL"/>
                    </w:rPr>
                  </w:rPrChange>
                </w:rPr>
                <w:t>Elisabeth</w:t>
              </w:r>
            </w:ins>
          </w:p>
        </w:tc>
        <w:tc>
          <w:tcPr>
            <w:tcW w:w="2264" w:type="dxa"/>
            <w:tcBorders>
              <w:top w:val="nil"/>
              <w:left w:val="nil"/>
              <w:bottom w:val="nil"/>
              <w:right w:val="nil"/>
            </w:tcBorders>
            <w:tcPrChange w:id="3979" w:author="Bas Hofstra" w:date="2023-08-30T15:07:00Z">
              <w:tcPr>
                <w:tcW w:w="2264" w:type="dxa"/>
                <w:gridSpan w:val="2"/>
              </w:tcPr>
            </w:tcPrChange>
          </w:tcPr>
          <w:p w14:paraId="1C743A77" w14:textId="38717938" w:rsidR="007E7C90" w:rsidRPr="007E7C90" w:rsidRDefault="007E7C90" w:rsidP="007E7C90">
            <w:pPr>
              <w:spacing w:line="276" w:lineRule="auto"/>
              <w:jc w:val="both"/>
              <w:rPr>
                <w:ins w:id="3980" w:author="Bas Hofstra" w:date="2023-08-30T15:01:00Z"/>
                <w:sz w:val="20"/>
                <w:szCs w:val="20"/>
                <w:rPrChange w:id="3981" w:author="Bas Hofstra" w:date="2023-08-30T15:06:00Z">
                  <w:rPr>
                    <w:ins w:id="3982" w:author="Bas Hofstra" w:date="2023-08-30T15:01:00Z"/>
                    <w:rFonts w:ascii="Times" w:hAnsi="Times"/>
                  </w:rPr>
                </w:rPrChange>
              </w:rPr>
            </w:pPr>
            <w:ins w:id="3983" w:author="Bas Hofstra" w:date="2023-08-30T15:08:00Z">
              <w:r w:rsidRPr="007E7C90">
                <w:rPr>
                  <w:sz w:val="20"/>
                  <w:szCs w:val="20"/>
                </w:rPr>
                <w:t>110231</w:t>
              </w:r>
            </w:ins>
          </w:p>
        </w:tc>
        <w:tc>
          <w:tcPr>
            <w:tcW w:w="2264" w:type="dxa"/>
            <w:tcBorders>
              <w:top w:val="nil"/>
              <w:left w:val="nil"/>
              <w:bottom w:val="nil"/>
              <w:right w:val="nil"/>
            </w:tcBorders>
            <w:tcPrChange w:id="3984" w:author="Bas Hofstra" w:date="2023-08-30T15:07:00Z">
              <w:tcPr>
                <w:tcW w:w="2264" w:type="dxa"/>
                <w:gridSpan w:val="2"/>
              </w:tcPr>
            </w:tcPrChange>
          </w:tcPr>
          <w:p w14:paraId="31F3BA8D" w14:textId="20A11F9F" w:rsidR="007E7C90" w:rsidRPr="007E7C90" w:rsidRDefault="007E7C90" w:rsidP="007E7C90">
            <w:pPr>
              <w:spacing w:line="276" w:lineRule="auto"/>
              <w:jc w:val="both"/>
              <w:rPr>
                <w:ins w:id="3985" w:author="Bas Hofstra" w:date="2023-08-30T15:01:00Z"/>
                <w:sz w:val="20"/>
                <w:szCs w:val="20"/>
                <w:rPrChange w:id="3986" w:author="Bas Hofstra" w:date="2023-08-30T15:06:00Z">
                  <w:rPr>
                    <w:ins w:id="3987" w:author="Bas Hofstra" w:date="2023-08-30T15:01:00Z"/>
                    <w:rFonts w:ascii="Times" w:hAnsi="Times"/>
                  </w:rPr>
                </w:rPrChange>
              </w:rPr>
            </w:pPr>
            <w:ins w:id="3988" w:author="Bas Hofstra" w:date="2023-08-30T15:05:00Z">
              <w:r w:rsidRPr="007E7C90">
                <w:rPr>
                  <w:sz w:val="20"/>
                  <w:szCs w:val="20"/>
                  <w:lang w:val="nl-NL"/>
                  <w:rPrChange w:id="3989" w:author="Bas Hofstra" w:date="2023-08-30T15:06:00Z">
                    <w:rPr>
                      <w:rFonts w:ascii="Helvetica" w:hAnsi="Helvetica" w:cs="Calibri"/>
                      <w:sz w:val="19"/>
                      <w:szCs w:val="19"/>
                      <w:lang w:val="nl-NL"/>
                    </w:rPr>
                  </w:rPrChange>
                </w:rPr>
                <w:t xml:space="preserve">43 </w:t>
              </w:r>
            </w:ins>
            <w:ins w:id="3990" w:author="Bas Hofstra" w:date="2023-08-30T15:03:00Z">
              <w:r w:rsidRPr="007E7C90">
                <w:rPr>
                  <w:sz w:val="20"/>
                  <w:szCs w:val="20"/>
                  <w:lang w:val="nl-NL"/>
                  <w:rPrChange w:id="3991" w:author="Bas Hofstra" w:date="2023-08-30T15:06:00Z">
                    <w:rPr>
                      <w:rFonts w:ascii="Helvetica" w:hAnsi="Helvetica" w:cs="Calibri"/>
                      <w:sz w:val="19"/>
                      <w:szCs w:val="19"/>
                      <w:lang w:val="nl-NL"/>
                    </w:rPr>
                  </w:rPrChange>
                </w:rPr>
                <w:t>Noor</w:t>
              </w:r>
            </w:ins>
          </w:p>
        </w:tc>
        <w:tc>
          <w:tcPr>
            <w:tcW w:w="2264" w:type="dxa"/>
            <w:tcBorders>
              <w:top w:val="nil"/>
              <w:left w:val="nil"/>
              <w:bottom w:val="nil"/>
            </w:tcBorders>
            <w:tcPrChange w:id="3992" w:author="Bas Hofstra" w:date="2023-08-30T15:07:00Z">
              <w:tcPr>
                <w:tcW w:w="2264" w:type="dxa"/>
                <w:gridSpan w:val="2"/>
              </w:tcPr>
            </w:tcPrChange>
          </w:tcPr>
          <w:p w14:paraId="6E488C76" w14:textId="681FB1EC" w:rsidR="007E7C90" w:rsidRPr="007E7C90" w:rsidRDefault="007E7C90" w:rsidP="007E7C90">
            <w:pPr>
              <w:spacing w:line="276" w:lineRule="auto"/>
              <w:jc w:val="both"/>
              <w:rPr>
                <w:ins w:id="3993" w:author="Bas Hofstra" w:date="2023-08-30T15:01:00Z"/>
                <w:sz w:val="20"/>
                <w:szCs w:val="20"/>
                <w:rPrChange w:id="3994" w:author="Bas Hofstra" w:date="2023-08-30T15:06:00Z">
                  <w:rPr>
                    <w:ins w:id="3995" w:author="Bas Hofstra" w:date="2023-08-30T15:01:00Z"/>
                    <w:rFonts w:ascii="Times" w:hAnsi="Times"/>
                  </w:rPr>
                </w:rPrChange>
              </w:rPr>
            </w:pPr>
            <w:ins w:id="3996" w:author="Bas Hofstra" w:date="2023-08-30T15:09:00Z">
              <w:r w:rsidRPr="007E7C90">
                <w:rPr>
                  <w:sz w:val="20"/>
                  <w:szCs w:val="20"/>
                </w:rPr>
                <w:t>4517</w:t>
              </w:r>
            </w:ins>
          </w:p>
        </w:tc>
      </w:tr>
      <w:tr w:rsidR="007E7C90" w:rsidRPr="007E7C90" w14:paraId="24BDCC84" w14:textId="77777777" w:rsidTr="007E7C90">
        <w:tblPrEx>
          <w:tblPrExChange w:id="3997" w:author="Bas Hofstra" w:date="2023-08-30T15:07:00Z">
            <w:tblPrEx>
              <w:tblW w:w="0" w:type="auto"/>
              <w:tblBorders>
                <w:top w:val="single" w:sz="4" w:space="0" w:color="auto"/>
                <w:left w:val="single" w:sz="4" w:space="0" w:color="auto"/>
                <w:bottom w:val="single" w:sz="4" w:space="0" w:color="auto"/>
                <w:right w:val="single" w:sz="4" w:space="0" w:color="auto"/>
              </w:tblBorders>
            </w:tblPrEx>
          </w:tblPrExChange>
        </w:tblPrEx>
        <w:trPr>
          <w:ins w:id="3998" w:author="Bas Hofstra" w:date="2023-08-30T15:01:00Z"/>
          <w:trPrChange w:id="3999" w:author="Bas Hofstra" w:date="2023-08-30T15:07:00Z">
            <w:trPr>
              <w:gridBefore w:val="1"/>
            </w:trPr>
          </w:trPrChange>
        </w:trPr>
        <w:tc>
          <w:tcPr>
            <w:tcW w:w="2264" w:type="dxa"/>
            <w:tcBorders>
              <w:top w:val="nil"/>
              <w:bottom w:val="single" w:sz="4" w:space="0" w:color="auto"/>
              <w:right w:val="nil"/>
            </w:tcBorders>
            <w:tcPrChange w:id="4000" w:author="Bas Hofstra" w:date="2023-08-30T15:07:00Z">
              <w:tcPr>
                <w:tcW w:w="2264" w:type="dxa"/>
                <w:gridSpan w:val="2"/>
              </w:tcPr>
            </w:tcPrChange>
          </w:tcPr>
          <w:p w14:paraId="19ACCF77" w14:textId="714043DF" w:rsidR="007E7C90" w:rsidRPr="007E7C90" w:rsidRDefault="007E7C90" w:rsidP="007E7C90">
            <w:pPr>
              <w:spacing w:line="276" w:lineRule="auto"/>
              <w:jc w:val="both"/>
              <w:rPr>
                <w:ins w:id="4001" w:author="Bas Hofstra" w:date="2023-08-30T15:01:00Z"/>
                <w:sz w:val="20"/>
                <w:szCs w:val="20"/>
                <w:rPrChange w:id="4002" w:author="Bas Hofstra" w:date="2023-08-30T15:06:00Z">
                  <w:rPr>
                    <w:ins w:id="4003" w:author="Bas Hofstra" w:date="2023-08-30T15:01:00Z"/>
                    <w:rFonts w:ascii="Times" w:hAnsi="Times"/>
                  </w:rPr>
                </w:rPrChange>
              </w:rPr>
            </w:pPr>
            <w:ins w:id="4004" w:author="Bas Hofstra" w:date="2023-08-30T15:05:00Z">
              <w:r w:rsidRPr="007E7C90">
                <w:rPr>
                  <w:sz w:val="20"/>
                  <w:szCs w:val="20"/>
                  <w:lang w:val="nl-NL"/>
                  <w:rPrChange w:id="4005" w:author="Bas Hofstra" w:date="2023-08-30T15:06:00Z">
                    <w:rPr>
                      <w:rFonts w:ascii="Helvetica" w:hAnsi="Helvetica" w:cs="Calibri"/>
                      <w:sz w:val="19"/>
                      <w:szCs w:val="19"/>
                      <w:lang w:val="nl-NL"/>
                    </w:rPr>
                  </w:rPrChange>
                </w:rPr>
                <w:t xml:space="preserve">22 </w:t>
              </w:r>
            </w:ins>
            <w:ins w:id="4006" w:author="Bas Hofstra" w:date="2023-08-30T15:03:00Z">
              <w:r w:rsidRPr="007E7C90">
                <w:rPr>
                  <w:sz w:val="20"/>
                  <w:szCs w:val="20"/>
                  <w:lang w:val="nl-NL"/>
                  <w:rPrChange w:id="4007" w:author="Bas Hofstra" w:date="2023-08-30T15:06:00Z">
                    <w:rPr>
                      <w:rFonts w:ascii="Helvetica" w:hAnsi="Helvetica" w:cs="Calibri"/>
                      <w:sz w:val="19"/>
                      <w:szCs w:val="19"/>
                      <w:lang w:val="nl-NL"/>
                    </w:rPr>
                  </w:rPrChange>
                </w:rPr>
                <w:t>Cornelia</w:t>
              </w:r>
            </w:ins>
          </w:p>
        </w:tc>
        <w:tc>
          <w:tcPr>
            <w:tcW w:w="2264" w:type="dxa"/>
            <w:tcBorders>
              <w:top w:val="nil"/>
              <w:left w:val="nil"/>
              <w:bottom w:val="single" w:sz="4" w:space="0" w:color="auto"/>
              <w:right w:val="nil"/>
            </w:tcBorders>
            <w:tcPrChange w:id="4008" w:author="Bas Hofstra" w:date="2023-08-30T15:07:00Z">
              <w:tcPr>
                <w:tcW w:w="2264" w:type="dxa"/>
                <w:gridSpan w:val="2"/>
              </w:tcPr>
            </w:tcPrChange>
          </w:tcPr>
          <w:p w14:paraId="159FBB1C" w14:textId="0281D9BF" w:rsidR="007E7C90" w:rsidRPr="007E7C90" w:rsidRDefault="007E7C90" w:rsidP="007E7C90">
            <w:pPr>
              <w:spacing w:line="276" w:lineRule="auto"/>
              <w:jc w:val="both"/>
              <w:rPr>
                <w:ins w:id="4009" w:author="Bas Hofstra" w:date="2023-08-30T15:01:00Z"/>
                <w:sz w:val="20"/>
                <w:szCs w:val="20"/>
                <w:rPrChange w:id="4010" w:author="Bas Hofstra" w:date="2023-08-30T15:06:00Z">
                  <w:rPr>
                    <w:ins w:id="4011" w:author="Bas Hofstra" w:date="2023-08-30T15:01:00Z"/>
                    <w:rFonts w:ascii="Times" w:hAnsi="Times"/>
                  </w:rPr>
                </w:rPrChange>
              </w:rPr>
            </w:pPr>
            <w:ins w:id="4012" w:author="Bas Hofstra" w:date="2023-08-30T15:08:00Z">
              <w:r w:rsidRPr="007E7C90">
                <w:rPr>
                  <w:sz w:val="20"/>
                  <w:szCs w:val="20"/>
                </w:rPr>
                <w:t>112807</w:t>
              </w:r>
            </w:ins>
          </w:p>
        </w:tc>
        <w:tc>
          <w:tcPr>
            <w:tcW w:w="2264" w:type="dxa"/>
            <w:tcBorders>
              <w:top w:val="nil"/>
              <w:left w:val="nil"/>
              <w:bottom w:val="single" w:sz="4" w:space="0" w:color="auto"/>
              <w:right w:val="nil"/>
            </w:tcBorders>
            <w:tcPrChange w:id="4013" w:author="Bas Hofstra" w:date="2023-08-30T15:07:00Z">
              <w:tcPr>
                <w:tcW w:w="2264" w:type="dxa"/>
                <w:gridSpan w:val="2"/>
              </w:tcPr>
            </w:tcPrChange>
          </w:tcPr>
          <w:p w14:paraId="2BD9E176" w14:textId="3E377F09" w:rsidR="007E7C90" w:rsidRPr="007E7C90" w:rsidRDefault="007E7C90" w:rsidP="007E7C90">
            <w:pPr>
              <w:spacing w:line="276" w:lineRule="auto"/>
              <w:jc w:val="both"/>
              <w:rPr>
                <w:ins w:id="4014" w:author="Bas Hofstra" w:date="2023-08-30T15:01:00Z"/>
                <w:sz w:val="20"/>
                <w:szCs w:val="20"/>
                <w:rPrChange w:id="4015" w:author="Bas Hofstra" w:date="2023-08-30T15:06:00Z">
                  <w:rPr>
                    <w:ins w:id="4016" w:author="Bas Hofstra" w:date="2023-08-30T15:01:00Z"/>
                    <w:rFonts w:ascii="Times" w:hAnsi="Times"/>
                  </w:rPr>
                </w:rPrChange>
              </w:rPr>
            </w:pPr>
          </w:p>
        </w:tc>
        <w:tc>
          <w:tcPr>
            <w:tcW w:w="2264" w:type="dxa"/>
            <w:tcBorders>
              <w:top w:val="nil"/>
              <w:left w:val="nil"/>
              <w:bottom w:val="single" w:sz="4" w:space="0" w:color="auto"/>
            </w:tcBorders>
            <w:tcPrChange w:id="4017" w:author="Bas Hofstra" w:date="2023-08-30T15:07:00Z">
              <w:tcPr>
                <w:tcW w:w="2264" w:type="dxa"/>
                <w:gridSpan w:val="2"/>
              </w:tcPr>
            </w:tcPrChange>
          </w:tcPr>
          <w:p w14:paraId="60AB3FDC" w14:textId="77777777" w:rsidR="007E7C90" w:rsidRPr="007E7C90" w:rsidRDefault="007E7C90" w:rsidP="007E7C90">
            <w:pPr>
              <w:spacing w:line="276" w:lineRule="auto"/>
              <w:jc w:val="both"/>
              <w:rPr>
                <w:ins w:id="4018" w:author="Bas Hofstra" w:date="2023-08-30T15:01:00Z"/>
                <w:sz w:val="20"/>
                <w:szCs w:val="20"/>
                <w:rPrChange w:id="4019" w:author="Bas Hofstra" w:date="2023-08-30T15:06:00Z">
                  <w:rPr>
                    <w:ins w:id="4020" w:author="Bas Hofstra" w:date="2023-08-30T15:01:00Z"/>
                    <w:rFonts w:ascii="Times" w:hAnsi="Times"/>
                  </w:rPr>
                </w:rPrChange>
              </w:rPr>
            </w:pPr>
          </w:p>
        </w:tc>
      </w:tr>
    </w:tbl>
    <w:p w14:paraId="7896D2D9" w14:textId="77777777" w:rsidR="007E7C90" w:rsidRDefault="007E7C90" w:rsidP="00150FF9">
      <w:pPr>
        <w:spacing w:line="276" w:lineRule="auto"/>
        <w:jc w:val="both"/>
        <w:rPr>
          <w:rFonts w:ascii="Times" w:hAnsi="Times"/>
        </w:rPr>
      </w:pPr>
    </w:p>
    <w:p w14:paraId="493191A1" w14:textId="0DACAD2D" w:rsidR="0037506F" w:rsidRDefault="0037506F" w:rsidP="00150FF9">
      <w:pPr>
        <w:spacing w:line="276" w:lineRule="auto"/>
        <w:jc w:val="both"/>
        <w:rPr>
          <w:rFonts w:ascii="Times" w:hAnsi="Times"/>
        </w:rPr>
      </w:pPr>
    </w:p>
    <w:p w14:paraId="347C491A" w14:textId="1F0D354D" w:rsidR="0037506F" w:rsidRDefault="0037506F" w:rsidP="00150FF9">
      <w:pPr>
        <w:spacing w:line="276" w:lineRule="auto"/>
        <w:jc w:val="both"/>
        <w:rPr>
          <w:rFonts w:ascii="Times" w:hAnsi="Times"/>
        </w:rPr>
      </w:pPr>
    </w:p>
    <w:p w14:paraId="58C2900E" w14:textId="3B1D550F" w:rsidR="0037506F" w:rsidRDefault="0037506F" w:rsidP="00150FF9">
      <w:pPr>
        <w:spacing w:line="276" w:lineRule="auto"/>
        <w:jc w:val="both"/>
        <w:rPr>
          <w:rFonts w:ascii="Times" w:hAnsi="Times"/>
        </w:rPr>
      </w:pPr>
    </w:p>
    <w:p w14:paraId="6F54F078" w14:textId="289A2B80" w:rsidR="0037506F" w:rsidRDefault="0037506F" w:rsidP="00150FF9">
      <w:pPr>
        <w:spacing w:line="276" w:lineRule="auto"/>
        <w:jc w:val="both"/>
        <w:rPr>
          <w:rFonts w:ascii="Times" w:hAnsi="Times"/>
        </w:rPr>
      </w:pPr>
    </w:p>
    <w:p w14:paraId="3D838360" w14:textId="7953C45A" w:rsidR="0037506F" w:rsidRDefault="0037506F" w:rsidP="00150FF9">
      <w:pPr>
        <w:spacing w:line="276" w:lineRule="auto"/>
        <w:jc w:val="both"/>
        <w:rPr>
          <w:rFonts w:ascii="Times" w:hAnsi="Times"/>
        </w:rPr>
      </w:pPr>
    </w:p>
    <w:p w14:paraId="1DA09FAB" w14:textId="361A170C" w:rsidR="0037506F" w:rsidRDefault="0037506F" w:rsidP="00150FF9">
      <w:pPr>
        <w:spacing w:line="276" w:lineRule="auto"/>
        <w:jc w:val="both"/>
        <w:rPr>
          <w:rFonts w:ascii="Times" w:hAnsi="Times"/>
        </w:rPr>
      </w:pPr>
    </w:p>
    <w:p w14:paraId="21F2FC7B" w14:textId="01CCBB5A" w:rsidR="0037506F" w:rsidRDefault="0037506F" w:rsidP="00150FF9">
      <w:pPr>
        <w:spacing w:line="276" w:lineRule="auto"/>
        <w:jc w:val="both"/>
        <w:rPr>
          <w:rFonts w:ascii="Times" w:hAnsi="Times"/>
        </w:rPr>
      </w:pPr>
    </w:p>
    <w:p w14:paraId="263C15CF" w14:textId="6A1D5CD2" w:rsidR="0037506F" w:rsidRDefault="0037506F" w:rsidP="00150FF9">
      <w:pPr>
        <w:spacing w:line="276" w:lineRule="auto"/>
        <w:jc w:val="both"/>
        <w:rPr>
          <w:rFonts w:ascii="Times" w:hAnsi="Times"/>
        </w:rPr>
      </w:pPr>
    </w:p>
    <w:p w14:paraId="037EE518" w14:textId="36278669" w:rsidR="0037506F" w:rsidRDefault="0037506F" w:rsidP="00150FF9">
      <w:pPr>
        <w:spacing w:line="276" w:lineRule="auto"/>
        <w:jc w:val="both"/>
        <w:rPr>
          <w:rFonts w:ascii="Times" w:hAnsi="Times"/>
        </w:rPr>
      </w:pPr>
    </w:p>
    <w:p w14:paraId="255C48EE" w14:textId="6066A3AE" w:rsidR="0037506F" w:rsidRDefault="0037506F" w:rsidP="00150FF9">
      <w:pPr>
        <w:spacing w:line="276" w:lineRule="auto"/>
        <w:jc w:val="both"/>
        <w:rPr>
          <w:rFonts w:ascii="Times" w:hAnsi="Times"/>
        </w:rPr>
      </w:pPr>
    </w:p>
    <w:p w14:paraId="5CA24684" w14:textId="58781CE7" w:rsidR="0037506F" w:rsidRDefault="0037506F" w:rsidP="00150FF9">
      <w:pPr>
        <w:spacing w:line="276" w:lineRule="auto"/>
        <w:jc w:val="both"/>
        <w:rPr>
          <w:rFonts w:ascii="Times" w:hAnsi="Times"/>
        </w:rPr>
      </w:pPr>
    </w:p>
    <w:p w14:paraId="12F9B9CA" w14:textId="11593521" w:rsidR="0037506F" w:rsidRDefault="0037506F" w:rsidP="00150FF9">
      <w:pPr>
        <w:spacing w:line="276" w:lineRule="auto"/>
        <w:jc w:val="both"/>
        <w:rPr>
          <w:rFonts w:ascii="Times" w:hAnsi="Times"/>
        </w:rPr>
      </w:pPr>
    </w:p>
    <w:p w14:paraId="2657F60D" w14:textId="17871A01" w:rsidR="0037506F" w:rsidRDefault="0037506F" w:rsidP="00150FF9">
      <w:pPr>
        <w:spacing w:line="276" w:lineRule="auto"/>
        <w:jc w:val="both"/>
        <w:rPr>
          <w:rFonts w:ascii="Times" w:hAnsi="Times"/>
        </w:rPr>
      </w:pPr>
    </w:p>
    <w:p w14:paraId="313DEB0A" w14:textId="29BB59B3" w:rsidR="0037506F" w:rsidRDefault="0037506F" w:rsidP="00150FF9">
      <w:pPr>
        <w:spacing w:line="276" w:lineRule="auto"/>
        <w:jc w:val="both"/>
        <w:rPr>
          <w:rFonts w:ascii="Times" w:hAnsi="Times"/>
        </w:rPr>
      </w:pPr>
      <w:commentRangeStart w:id="4021"/>
      <w:r>
        <w:rPr>
          <w:rFonts w:ascii="Times" w:hAnsi="Times"/>
        </w:rPr>
        <w:t>Appendix 1</w:t>
      </w:r>
    </w:p>
    <w:p w14:paraId="136CEF79" w14:textId="3D469393" w:rsidR="0037506F" w:rsidRDefault="0037506F" w:rsidP="00150FF9">
      <w:pPr>
        <w:spacing w:line="276" w:lineRule="auto"/>
        <w:jc w:val="both"/>
        <w:rPr>
          <w:rFonts w:ascii="Times" w:hAnsi="Times"/>
        </w:rPr>
      </w:pPr>
      <w:r>
        <w:rPr>
          <w:rFonts w:ascii="Times" w:hAnsi="Times"/>
        </w:rPr>
        <w:t>Questionnaire</w:t>
      </w:r>
      <w:r w:rsidR="00D324CD">
        <w:rPr>
          <w:rFonts w:ascii="Times" w:hAnsi="Times"/>
        </w:rPr>
        <w:t>: How large is your network?</w:t>
      </w:r>
      <w:commentRangeEnd w:id="4021"/>
      <w:r w:rsidR="00C87675">
        <w:rPr>
          <w:rStyle w:val="CommentReference"/>
        </w:rPr>
        <w:commentReference w:id="4021"/>
      </w:r>
    </w:p>
    <w:p w14:paraId="258A04CA" w14:textId="77777777" w:rsidR="00D324CD" w:rsidRPr="002E3185" w:rsidRDefault="00D324CD" w:rsidP="00D324CD">
      <w:pPr>
        <w:rPr>
          <w:rFonts w:ascii="Helvetica" w:hAnsi="Helvetica"/>
          <w:color w:val="000000" w:themeColor="text1"/>
          <w:sz w:val="19"/>
          <w:szCs w:val="19"/>
        </w:rPr>
      </w:pPr>
    </w:p>
    <w:p w14:paraId="3AE67421" w14:textId="77777777" w:rsidR="00D324CD" w:rsidRPr="002E3185" w:rsidRDefault="00D324CD" w:rsidP="00D324CD">
      <w:pPr>
        <w:rPr>
          <w:rFonts w:ascii="Helvetica" w:hAnsi="Helvetica"/>
          <w:color w:val="000000" w:themeColor="text1"/>
          <w:sz w:val="19"/>
          <w:szCs w:val="19"/>
        </w:rPr>
      </w:pPr>
    </w:p>
    <w:p w14:paraId="3601D90D" w14:textId="77777777" w:rsidR="00D324CD" w:rsidRDefault="00D324CD" w:rsidP="00D324CD">
      <w:pPr>
        <w:jc w:val="both"/>
        <w:rPr>
          <w:rFonts w:ascii="Helvetica" w:hAnsi="Helvetica"/>
          <w:sz w:val="19"/>
          <w:szCs w:val="19"/>
          <w:lang w:val="nl-NL"/>
        </w:rPr>
      </w:pPr>
      <w:r w:rsidRPr="00324F2E">
        <w:rPr>
          <w:rFonts w:ascii="Helvetica" w:hAnsi="Helvetica"/>
          <w:sz w:val="19"/>
          <w:szCs w:val="19"/>
          <w:lang w:val="nl-NL"/>
        </w:rPr>
        <w:t xml:space="preserve">Hartelijk dank </w:t>
      </w:r>
      <w:r>
        <w:rPr>
          <w:rFonts w:ascii="Helvetica" w:hAnsi="Helvetica"/>
          <w:sz w:val="19"/>
          <w:szCs w:val="19"/>
          <w:lang w:val="nl-NL"/>
        </w:rPr>
        <w:t xml:space="preserve">dat u meedoet </w:t>
      </w:r>
      <w:r w:rsidRPr="00324F2E">
        <w:rPr>
          <w:rFonts w:ascii="Helvetica" w:hAnsi="Helvetica"/>
          <w:sz w:val="19"/>
          <w:szCs w:val="19"/>
          <w:lang w:val="nl-NL"/>
        </w:rPr>
        <w:t xml:space="preserve">aan dit onderzoek dat I&amp;O in samenwerking met het wetenschapsmagazine QUEST en de Universiteit Utrecht uitvoert. </w:t>
      </w:r>
      <w:r>
        <w:rPr>
          <w:rFonts w:ascii="Helvetica" w:hAnsi="Helvetica"/>
          <w:sz w:val="19"/>
          <w:szCs w:val="19"/>
          <w:lang w:val="nl-NL"/>
        </w:rPr>
        <w:t xml:space="preserve">U krijgt </w:t>
      </w:r>
      <w:r w:rsidRPr="00324F2E">
        <w:rPr>
          <w:rFonts w:ascii="Helvetica" w:hAnsi="Helvetica"/>
          <w:sz w:val="19"/>
          <w:szCs w:val="19"/>
          <w:lang w:val="nl-NL"/>
        </w:rPr>
        <w:t>een aantal vragen over posities en voornamen</w:t>
      </w:r>
      <w:r>
        <w:rPr>
          <w:rFonts w:ascii="Helvetica" w:hAnsi="Helvetica"/>
          <w:sz w:val="19"/>
          <w:szCs w:val="19"/>
          <w:lang w:val="nl-NL"/>
        </w:rPr>
        <w:t>. Wij gebruiken uw antwoorden om de omvang van uw netwerk in te schatten.</w:t>
      </w:r>
    </w:p>
    <w:p w14:paraId="7FF09100" w14:textId="77777777" w:rsidR="00D324CD" w:rsidRPr="00324F2E" w:rsidRDefault="00D324CD" w:rsidP="00D324CD">
      <w:pPr>
        <w:jc w:val="both"/>
        <w:rPr>
          <w:rFonts w:ascii="Helvetica" w:hAnsi="Helvetica"/>
          <w:sz w:val="19"/>
          <w:szCs w:val="19"/>
          <w:lang w:val="nl-NL"/>
        </w:rPr>
      </w:pPr>
      <w:r w:rsidRPr="00324F2E">
        <w:rPr>
          <w:rFonts w:ascii="Helvetica" w:hAnsi="Helvetica"/>
          <w:sz w:val="19"/>
          <w:szCs w:val="19"/>
          <w:lang w:val="nl-NL"/>
        </w:rPr>
        <w:t xml:space="preserve">Ook vragen wij u om </w:t>
      </w:r>
      <w:r>
        <w:rPr>
          <w:rFonts w:ascii="Helvetica" w:hAnsi="Helvetica"/>
          <w:sz w:val="19"/>
          <w:szCs w:val="19"/>
          <w:lang w:val="nl-NL"/>
        </w:rPr>
        <w:t xml:space="preserve">enkele basale </w:t>
      </w:r>
      <w:r w:rsidRPr="00324F2E">
        <w:rPr>
          <w:rFonts w:ascii="Helvetica" w:hAnsi="Helvetica"/>
          <w:sz w:val="19"/>
          <w:szCs w:val="19"/>
          <w:lang w:val="nl-NL"/>
        </w:rPr>
        <w:t xml:space="preserve">gegevens </w:t>
      </w:r>
      <w:r>
        <w:rPr>
          <w:rFonts w:ascii="Helvetica" w:hAnsi="Helvetica"/>
          <w:sz w:val="19"/>
          <w:szCs w:val="19"/>
          <w:lang w:val="nl-NL"/>
        </w:rPr>
        <w:t>over</w:t>
      </w:r>
      <w:r w:rsidRPr="00324F2E">
        <w:rPr>
          <w:rFonts w:ascii="Helvetica" w:hAnsi="Helvetica"/>
          <w:sz w:val="19"/>
          <w:szCs w:val="19"/>
          <w:lang w:val="nl-NL"/>
        </w:rPr>
        <w:t xml:space="preserve"> uw herkomst</w:t>
      </w:r>
      <w:r>
        <w:rPr>
          <w:rFonts w:ascii="Helvetica" w:hAnsi="Helvetica"/>
          <w:sz w:val="19"/>
          <w:szCs w:val="19"/>
          <w:lang w:val="nl-NL"/>
        </w:rPr>
        <w:t xml:space="preserve"> en gezondheid </w:t>
      </w:r>
      <w:r w:rsidRPr="00324F2E">
        <w:rPr>
          <w:rFonts w:ascii="Helvetica" w:hAnsi="Helvetica"/>
          <w:sz w:val="19"/>
          <w:szCs w:val="19"/>
          <w:lang w:val="nl-NL"/>
        </w:rPr>
        <w:t xml:space="preserve">te </w:t>
      </w:r>
      <w:r>
        <w:rPr>
          <w:rFonts w:ascii="Helvetica" w:hAnsi="Helvetica"/>
          <w:sz w:val="19"/>
          <w:szCs w:val="19"/>
          <w:lang w:val="nl-NL"/>
        </w:rPr>
        <w:t>geven.</w:t>
      </w:r>
      <w:r w:rsidRPr="00324F2E">
        <w:rPr>
          <w:rFonts w:ascii="Helvetica" w:hAnsi="Helvetica"/>
          <w:sz w:val="19"/>
          <w:szCs w:val="19"/>
          <w:lang w:val="nl-NL"/>
        </w:rPr>
        <w:t xml:space="preserve"> Deze gegevens worden </w:t>
      </w:r>
      <w:r>
        <w:rPr>
          <w:rFonts w:ascii="Helvetica" w:hAnsi="Helvetica"/>
          <w:sz w:val="19"/>
          <w:szCs w:val="19"/>
          <w:lang w:val="nl-NL"/>
        </w:rPr>
        <w:t>alleen gebruikt</w:t>
      </w:r>
      <w:r w:rsidRPr="00324F2E">
        <w:rPr>
          <w:rFonts w:ascii="Helvetica" w:hAnsi="Helvetica"/>
          <w:sz w:val="19"/>
          <w:szCs w:val="19"/>
          <w:lang w:val="nl-NL"/>
        </w:rPr>
        <w:t xml:space="preserve"> om uw netwerk te schatten. Ze worden alleen voor dit onderzoek gebruikt en volledig geanonimiseerd verwerkt. Gegevens die </w:t>
      </w:r>
      <w:r>
        <w:rPr>
          <w:rFonts w:ascii="Helvetica" w:hAnsi="Helvetica"/>
          <w:sz w:val="19"/>
          <w:szCs w:val="19"/>
          <w:lang w:val="nl-NL"/>
        </w:rPr>
        <w:t>gebruikt kunnen worden om</w:t>
      </w:r>
      <w:r w:rsidRPr="00324F2E">
        <w:rPr>
          <w:rFonts w:ascii="Helvetica" w:hAnsi="Helvetica"/>
          <w:sz w:val="19"/>
          <w:szCs w:val="19"/>
          <w:lang w:val="nl-NL"/>
        </w:rPr>
        <w:t xml:space="preserve"> u identiteit te herleiden worden </w:t>
      </w:r>
      <w:r>
        <w:rPr>
          <w:rFonts w:ascii="Helvetica" w:hAnsi="Helvetica"/>
          <w:sz w:val="19"/>
          <w:szCs w:val="19"/>
          <w:lang w:val="nl-NL"/>
        </w:rPr>
        <w:t xml:space="preserve">door I&amp;O </w:t>
      </w:r>
      <w:r w:rsidRPr="00324F2E">
        <w:rPr>
          <w:rFonts w:ascii="Helvetica" w:hAnsi="Helvetica"/>
          <w:sz w:val="19"/>
          <w:szCs w:val="19"/>
          <w:lang w:val="nl-NL"/>
        </w:rPr>
        <w:t xml:space="preserve">niet vrijgegeven, ook niet aan de onderzoekers. </w:t>
      </w:r>
    </w:p>
    <w:p w14:paraId="4AF79F91" w14:textId="77777777" w:rsidR="00D324CD" w:rsidRPr="00324F2E" w:rsidRDefault="00D324CD" w:rsidP="00D324CD">
      <w:pPr>
        <w:jc w:val="both"/>
        <w:rPr>
          <w:rFonts w:ascii="Helvetica" w:hAnsi="Helvetica"/>
          <w:sz w:val="19"/>
          <w:szCs w:val="19"/>
          <w:lang w:val="nl-NL"/>
        </w:rPr>
      </w:pPr>
    </w:p>
    <w:p w14:paraId="18B14D2D" w14:textId="77777777" w:rsidR="00D324CD" w:rsidRPr="00324F2E" w:rsidRDefault="00D324CD" w:rsidP="00D324CD">
      <w:pPr>
        <w:jc w:val="both"/>
        <w:rPr>
          <w:rFonts w:ascii="Helvetica" w:hAnsi="Helvetica"/>
          <w:sz w:val="19"/>
          <w:szCs w:val="19"/>
          <w:lang w:val="nl-NL"/>
        </w:rPr>
      </w:pPr>
      <w:r w:rsidRPr="00324F2E">
        <w:rPr>
          <w:rFonts w:ascii="Helvetica" w:hAnsi="Helvetica"/>
          <w:sz w:val="19"/>
          <w:szCs w:val="19"/>
          <w:lang w:val="nl-NL"/>
        </w:rPr>
        <w:t>Hieronder kunt u invullen dat u akkoord gaat met de verwerking van deze gegevens.</w:t>
      </w:r>
    </w:p>
    <w:p w14:paraId="64EA8678" w14:textId="77777777" w:rsidR="00D324CD" w:rsidRPr="00324F2E" w:rsidRDefault="00D324CD" w:rsidP="00D324CD">
      <w:pPr>
        <w:jc w:val="both"/>
        <w:rPr>
          <w:rFonts w:ascii="Helvetica" w:hAnsi="Helvetica"/>
          <w:sz w:val="19"/>
          <w:szCs w:val="19"/>
          <w:lang w:val="nl-NL"/>
        </w:rPr>
      </w:pPr>
    </w:p>
    <w:p w14:paraId="1435A29B" w14:textId="77777777" w:rsidR="00D324CD" w:rsidRPr="00324F2E" w:rsidRDefault="00D324CD" w:rsidP="00D324CD">
      <w:pPr>
        <w:rPr>
          <w:rFonts w:ascii="Helvetica" w:hAnsi="Helvetica"/>
          <w:color w:val="000000" w:themeColor="text1"/>
          <w:sz w:val="19"/>
          <w:szCs w:val="19"/>
          <w:lang w:val="nl-NL"/>
        </w:rPr>
      </w:pPr>
      <w:r>
        <w:rPr>
          <w:rFonts w:ascii="Helvetica" w:hAnsi="Helvetica" w:cs="Helvetica"/>
          <w:color w:val="000000" w:themeColor="text1"/>
          <w:sz w:val="19"/>
          <w:szCs w:val="19"/>
          <w:lang w:val="nl-NL"/>
        </w:rPr>
        <w:t>□</w:t>
      </w:r>
      <w:r>
        <w:rPr>
          <w:rFonts w:ascii="Helvetica" w:hAnsi="Helvetica"/>
          <w:color w:val="000000" w:themeColor="text1"/>
          <w:sz w:val="19"/>
          <w:szCs w:val="19"/>
          <w:lang w:val="nl-NL"/>
        </w:rPr>
        <w:t xml:space="preserve"> Ik ga akkoord met de verwerking van deze gegevens.</w:t>
      </w:r>
      <w:r w:rsidRPr="00324F2E">
        <w:rPr>
          <w:rFonts w:ascii="Helvetica" w:hAnsi="Helvetica"/>
          <w:color w:val="000000" w:themeColor="text1"/>
          <w:sz w:val="19"/>
          <w:szCs w:val="19"/>
          <w:lang w:val="nl-NL"/>
        </w:rPr>
        <w:br w:type="page"/>
      </w:r>
    </w:p>
    <w:p w14:paraId="68ABD532" w14:textId="77777777" w:rsidR="00D324CD" w:rsidRPr="00324F2E" w:rsidRDefault="00D324CD" w:rsidP="00D324CD">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lastRenderedPageBreak/>
        <w:t>In het volgende stellen wij een aantal vragen over mensen die u kent. Met ‘kennen’ bedoelen we mensen</w:t>
      </w:r>
      <w:r>
        <w:rPr>
          <w:rFonts w:ascii="Helvetica" w:hAnsi="Helvetica"/>
          <w:color w:val="000000" w:themeColor="text1"/>
          <w:sz w:val="19"/>
          <w:szCs w:val="19"/>
          <w:lang w:val="nl-NL"/>
        </w:rPr>
        <w:t xml:space="preserve"> die</w:t>
      </w:r>
      <w:r w:rsidRPr="00324F2E">
        <w:rPr>
          <w:rFonts w:ascii="Helvetica" w:hAnsi="Helvetica"/>
          <w:color w:val="000000" w:themeColor="text1"/>
          <w:sz w:val="19"/>
          <w:szCs w:val="19"/>
          <w:lang w:val="nl-NL"/>
        </w:rPr>
        <w:t xml:space="preserve"> in Nederland</w:t>
      </w:r>
      <w:r>
        <w:rPr>
          <w:rFonts w:ascii="Helvetica" w:hAnsi="Helvetica"/>
          <w:color w:val="000000" w:themeColor="text1"/>
          <w:sz w:val="19"/>
          <w:szCs w:val="19"/>
          <w:lang w:val="nl-NL"/>
        </w:rPr>
        <w:t xml:space="preserve"> wonen</w:t>
      </w:r>
      <w:r w:rsidRPr="00324F2E">
        <w:rPr>
          <w:rFonts w:ascii="Helvetica" w:hAnsi="Helvetica"/>
          <w:color w:val="000000" w:themeColor="text1"/>
          <w:sz w:val="19"/>
          <w:szCs w:val="19"/>
          <w:lang w:val="nl-NL"/>
        </w:rPr>
        <w:t xml:space="preserve">, die uw persoonlijk kent, met naam en waarmee u een praatje zou kunnen maken als u elkaar tegenkomt. Voor alle vragen geldt: indien u een persoon kent met het betreffende kenmerk, geef dan aan </w:t>
      </w:r>
      <w:r w:rsidRPr="00324F2E">
        <w:rPr>
          <w:rFonts w:ascii="Helvetica" w:hAnsi="Helvetica"/>
          <w:i/>
          <w:iCs/>
          <w:color w:val="000000" w:themeColor="text1"/>
          <w:sz w:val="19"/>
          <w:szCs w:val="19"/>
          <w:lang w:val="nl-NL"/>
        </w:rPr>
        <w:t xml:space="preserve">hoeveel </w:t>
      </w:r>
      <w:r w:rsidRPr="00324F2E">
        <w:rPr>
          <w:rFonts w:ascii="Helvetica" w:hAnsi="Helvetica"/>
          <w:color w:val="000000" w:themeColor="text1"/>
          <w:sz w:val="19"/>
          <w:szCs w:val="19"/>
          <w:lang w:val="nl-NL"/>
        </w:rPr>
        <w:t>mensen in uw netwerk dit kenmerk hebben.</w:t>
      </w:r>
    </w:p>
    <w:p w14:paraId="231EC48B" w14:textId="77777777" w:rsidR="00D324CD" w:rsidRPr="00324F2E" w:rsidRDefault="00D324CD" w:rsidP="00D324CD">
      <w:pPr>
        <w:jc w:val="both"/>
        <w:rPr>
          <w:rFonts w:ascii="Helvetica" w:hAnsi="Helvetica"/>
          <w:color w:val="000000" w:themeColor="text1"/>
          <w:sz w:val="19"/>
          <w:szCs w:val="19"/>
          <w:lang w:val="nl-NL"/>
        </w:rPr>
      </w:pPr>
    </w:p>
    <w:p w14:paraId="6E66D91E" w14:textId="77777777" w:rsidR="00D324CD" w:rsidRDefault="00D324CD" w:rsidP="00D324CD">
      <w:pPr>
        <w:jc w:val="both"/>
        <w:rPr>
          <w:rFonts w:ascii="Helvetica" w:hAnsi="Helvetica"/>
          <w:color w:val="000000" w:themeColor="text1"/>
          <w:sz w:val="19"/>
          <w:szCs w:val="19"/>
          <w:lang w:val="nl-NL"/>
        </w:rPr>
      </w:pPr>
      <w:r w:rsidRPr="00324F2E">
        <w:rPr>
          <w:rFonts w:ascii="Helvetica" w:hAnsi="Helvetica"/>
          <w:b/>
          <w:bCs/>
          <w:color w:val="000000" w:themeColor="text1"/>
          <w:sz w:val="19"/>
          <w:szCs w:val="19"/>
          <w:lang w:val="nl-NL"/>
        </w:rPr>
        <w:t xml:space="preserve">Vraag 1: </w:t>
      </w:r>
      <w:r w:rsidRPr="00324F2E">
        <w:rPr>
          <w:rFonts w:ascii="Helvetica" w:hAnsi="Helvetica"/>
          <w:color w:val="000000" w:themeColor="text1"/>
          <w:sz w:val="19"/>
          <w:szCs w:val="19"/>
          <w:lang w:val="nl-NL"/>
        </w:rPr>
        <w:t xml:space="preserve">Kent u iemand die in de laatste </w:t>
      </w:r>
      <w:r>
        <w:rPr>
          <w:rFonts w:ascii="Helvetica" w:hAnsi="Helvetica"/>
          <w:b/>
          <w:bCs/>
          <w:color w:val="000000" w:themeColor="text1"/>
          <w:sz w:val="19"/>
          <w:szCs w:val="19"/>
          <w:lang w:val="nl-NL"/>
        </w:rPr>
        <w:t xml:space="preserve">in het jaar </w:t>
      </w:r>
      <w:proofErr w:type="gramStart"/>
      <w:r>
        <w:rPr>
          <w:rFonts w:ascii="Helvetica" w:hAnsi="Helvetica"/>
          <w:b/>
          <w:bCs/>
          <w:color w:val="000000" w:themeColor="text1"/>
          <w:sz w:val="19"/>
          <w:szCs w:val="19"/>
          <w:lang w:val="nl-NL"/>
        </w:rPr>
        <w:t>2020</w:t>
      </w:r>
      <w:r w:rsidRPr="00324F2E">
        <w:rPr>
          <w:rFonts w:ascii="Helvetica" w:hAnsi="Helvetica"/>
          <w:b/>
          <w:bCs/>
          <w:color w:val="000000" w:themeColor="text1"/>
          <w:sz w:val="19"/>
          <w:szCs w:val="19"/>
          <w:lang w:val="nl-NL"/>
        </w:rPr>
        <w:t>….</w:t>
      </w:r>
      <w:proofErr w:type="gramEnd"/>
      <w:r w:rsidRPr="00324F2E">
        <w:rPr>
          <w:rFonts w:ascii="Helvetica" w:hAnsi="Helvetica"/>
          <w:b/>
          <w:bCs/>
          <w:color w:val="000000" w:themeColor="text1"/>
          <w:sz w:val="19"/>
          <w:szCs w:val="19"/>
          <w:lang w:val="nl-NL"/>
        </w:rPr>
        <w:t>.</w:t>
      </w:r>
      <w:r>
        <w:rPr>
          <w:rFonts w:ascii="Helvetica" w:hAnsi="Helvetica"/>
          <w:b/>
          <w:bCs/>
          <w:color w:val="000000" w:themeColor="text1"/>
          <w:sz w:val="19"/>
          <w:szCs w:val="19"/>
          <w:lang w:val="nl-NL"/>
        </w:rPr>
        <w:t xml:space="preserve"> </w:t>
      </w:r>
      <w:r w:rsidRPr="00ED554B">
        <w:rPr>
          <w:rFonts w:ascii="Helvetica" w:hAnsi="Helvetica"/>
          <w:color w:val="000000" w:themeColor="text1"/>
          <w:sz w:val="19"/>
          <w:szCs w:val="19"/>
          <w:lang w:val="nl-NL"/>
        </w:rPr>
        <w:t>(</w:t>
      </w:r>
      <w:proofErr w:type="gramStart"/>
      <w:r w:rsidRPr="00ED554B">
        <w:rPr>
          <w:rFonts w:ascii="Helvetica" w:hAnsi="Helvetica"/>
          <w:color w:val="000000" w:themeColor="text1"/>
          <w:sz w:val="19"/>
          <w:szCs w:val="19"/>
          <w:lang w:val="nl-NL"/>
        </w:rPr>
        <w:t>uzelf</w:t>
      </w:r>
      <w:proofErr w:type="gramEnd"/>
      <w:r w:rsidRPr="00ED554B">
        <w:rPr>
          <w:rFonts w:ascii="Helvetica" w:hAnsi="Helvetica"/>
          <w:color w:val="000000" w:themeColor="text1"/>
          <w:sz w:val="19"/>
          <w:szCs w:val="19"/>
          <w:lang w:val="nl-NL"/>
        </w:rPr>
        <w:t xml:space="preserve"> </w:t>
      </w:r>
      <w:r>
        <w:rPr>
          <w:rFonts w:ascii="Helvetica" w:hAnsi="Helvetica"/>
          <w:color w:val="000000" w:themeColor="text1"/>
          <w:sz w:val="19"/>
          <w:szCs w:val="19"/>
          <w:lang w:val="nl-NL"/>
        </w:rPr>
        <w:t xml:space="preserve">aub </w:t>
      </w:r>
      <w:r w:rsidRPr="00ED554B">
        <w:rPr>
          <w:rFonts w:ascii="Helvetica" w:hAnsi="Helvetica"/>
          <w:color w:val="000000" w:themeColor="text1"/>
          <w:sz w:val="19"/>
          <w:szCs w:val="19"/>
          <w:lang w:val="nl-NL"/>
        </w:rPr>
        <w:t>niet meetellen)</w:t>
      </w:r>
    </w:p>
    <w:p w14:paraId="7AA43ED1" w14:textId="77777777" w:rsidR="00D324CD" w:rsidRPr="00AD7F35" w:rsidRDefault="00D324CD" w:rsidP="00D324CD">
      <w:pPr>
        <w:jc w:val="both"/>
        <w:rPr>
          <w:rFonts w:ascii="Helvetica" w:hAnsi="Helvetica"/>
          <w:i/>
          <w:iCs/>
          <w:color w:val="000000" w:themeColor="text1"/>
          <w:sz w:val="19"/>
          <w:szCs w:val="19"/>
          <w:lang w:val="nl-NL"/>
        </w:rPr>
      </w:pPr>
      <w:r w:rsidRPr="00AD7F35">
        <w:rPr>
          <w:rFonts w:ascii="Helvetica" w:hAnsi="Helvetica"/>
          <w:i/>
          <w:iCs/>
          <w:color w:val="000000" w:themeColor="text1"/>
          <w:sz w:val="19"/>
          <w:szCs w:val="19"/>
          <w:lang w:val="nl-NL"/>
        </w:rPr>
        <w:t>Met ‘kennen’ bedoelen we mensen</w:t>
      </w:r>
      <w:r>
        <w:rPr>
          <w:rFonts w:ascii="Helvetica" w:hAnsi="Helvetica"/>
          <w:i/>
          <w:iCs/>
          <w:color w:val="000000" w:themeColor="text1"/>
          <w:sz w:val="19"/>
          <w:szCs w:val="19"/>
          <w:lang w:val="nl-NL"/>
        </w:rPr>
        <w:t xml:space="preserve"> die</w:t>
      </w:r>
      <w:r w:rsidRPr="00AD7F35">
        <w:rPr>
          <w:rFonts w:ascii="Helvetica" w:hAnsi="Helvetica"/>
          <w:i/>
          <w:iCs/>
          <w:color w:val="000000" w:themeColor="text1"/>
          <w:sz w:val="19"/>
          <w:szCs w:val="19"/>
          <w:lang w:val="nl-NL"/>
        </w:rPr>
        <w:t xml:space="preserve"> in Nederland</w:t>
      </w:r>
      <w:r>
        <w:rPr>
          <w:rFonts w:ascii="Helvetica" w:hAnsi="Helvetica"/>
          <w:i/>
          <w:iCs/>
          <w:color w:val="000000" w:themeColor="text1"/>
          <w:sz w:val="19"/>
          <w:szCs w:val="19"/>
          <w:lang w:val="nl-NL"/>
        </w:rPr>
        <w:t xml:space="preserve"> wonen</w:t>
      </w:r>
      <w:r w:rsidRPr="00AD7F35">
        <w:rPr>
          <w:rFonts w:ascii="Helvetica" w:hAnsi="Helvetica"/>
          <w:i/>
          <w:iCs/>
          <w:color w:val="000000" w:themeColor="text1"/>
          <w:sz w:val="19"/>
          <w:szCs w:val="19"/>
          <w:lang w:val="nl-NL"/>
        </w:rPr>
        <w:t>, die uw persoonlijk kent, met naam en waarmee u een praatje zou kunnen maken als u elkaar tegenkomt.</w:t>
      </w:r>
    </w:p>
    <w:tbl>
      <w:tblPr>
        <w:tblStyle w:val="TableGrid"/>
        <w:tblW w:w="8926" w:type="dxa"/>
        <w:tblLook w:val="04A0" w:firstRow="1" w:lastRow="0" w:firstColumn="1" w:lastColumn="0" w:noHBand="0" w:noVBand="1"/>
      </w:tblPr>
      <w:tblGrid>
        <w:gridCol w:w="326"/>
        <w:gridCol w:w="3780"/>
        <w:gridCol w:w="2410"/>
        <w:gridCol w:w="2410"/>
      </w:tblGrid>
      <w:tr w:rsidR="00D324CD" w:rsidRPr="00324F2E" w14:paraId="1167D74C" w14:textId="77777777" w:rsidTr="00213230">
        <w:tc>
          <w:tcPr>
            <w:tcW w:w="326" w:type="dxa"/>
          </w:tcPr>
          <w:p w14:paraId="0A0ADFED" w14:textId="77777777" w:rsidR="00D324CD" w:rsidRPr="00324F2E" w:rsidRDefault="00D324CD" w:rsidP="00213230">
            <w:pPr>
              <w:jc w:val="both"/>
              <w:rPr>
                <w:rFonts w:ascii="Helvetica" w:hAnsi="Helvetica"/>
                <w:color w:val="000000" w:themeColor="text1"/>
                <w:sz w:val="19"/>
                <w:szCs w:val="19"/>
                <w:lang w:val="nl-NL"/>
              </w:rPr>
            </w:pPr>
          </w:p>
        </w:tc>
        <w:tc>
          <w:tcPr>
            <w:tcW w:w="3780" w:type="dxa"/>
          </w:tcPr>
          <w:p w14:paraId="5E3D2E49"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6C258048"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Ja/nee/geen antwoord</w:t>
            </w:r>
          </w:p>
        </w:tc>
        <w:tc>
          <w:tcPr>
            <w:tcW w:w="2410" w:type="dxa"/>
          </w:tcPr>
          <w:p w14:paraId="75B73B38" w14:textId="77777777" w:rsidR="00D324CD" w:rsidRPr="00324F2E" w:rsidRDefault="00D324CD" w:rsidP="00213230">
            <w:pPr>
              <w:jc w:val="both"/>
              <w:rPr>
                <w:rFonts w:ascii="Helvetica" w:hAnsi="Helvetica"/>
                <w:color w:val="000000" w:themeColor="text1"/>
                <w:sz w:val="19"/>
                <w:szCs w:val="19"/>
                <w:lang w:val="nl-NL"/>
              </w:rPr>
            </w:pPr>
            <w:proofErr w:type="gramStart"/>
            <w:r w:rsidRPr="00324F2E">
              <w:rPr>
                <w:rFonts w:ascii="Helvetica" w:hAnsi="Helvetica"/>
                <w:color w:val="000000" w:themeColor="text1"/>
                <w:sz w:val="19"/>
                <w:szCs w:val="19"/>
                <w:lang w:val="nl-NL"/>
              </w:rPr>
              <w:t>aantal</w:t>
            </w:r>
            <w:proofErr w:type="gramEnd"/>
          </w:p>
        </w:tc>
      </w:tr>
      <w:tr w:rsidR="00D324CD" w:rsidRPr="00AB509C" w14:paraId="3997864E" w14:textId="77777777" w:rsidTr="00213230">
        <w:tc>
          <w:tcPr>
            <w:tcW w:w="326" w:type="dxa"/>
          </w:tcPr>
          <w:p w14:paraId="57BB2D24"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1</w:t>
            </w:r>
          </w:p>
        </w:tc>
        <w:tc>
          <w:tcPr>
            <w:tcW w:w="3780" w:type="dxa"/>
          </w:tcPr>
          <w:p w14:paraId="42BF9033"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Is afgestudeerd aan een universiteit</w:t>
            </w:r>
            <w:r>
              <w:rPr>
                <w:rFonts w:ascii="Helvetica" w:hAnsi="Helvetica"/>
                <w:color w:val="000000" w:themeColor="text1"/>
                <w:sz w:val="19"/>
                <w:szCs w:val="19"/>
                <w:lang w:val="nl-NL"/>
              </w:rPr>
              <w:t xml:space="preserve"> (bachelor/master)</w:t>
            </w:r>
            <w:r w:rsidRPr="00324F2E">
              <w:rPr>
                <w:rFonts w:ascii="Helvetica" w:hAnsi="Helvetica"/>
                <w:color w:val="000000" w:themeColor="text1"/>
                <w:sz w:val="19"/>
                <w:szCs w:val="19"/>
                <w:lang w:val="nl-NL"/>
              </w:rPr>
              <w:t>?</w:t>
            </w:r>
          </w:p>
        </w:tc>
        <w:tc>
          <w:tcPr>
            <w:tcW w:w="2410" w:type="dxa"/>
          </w:tcPr>
          <w:p w14:paraId="4A0BD15D"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426BB8A6" w14:textId="77777777" w:rsidR="00D324CD" w:rsidRPr="00324F2E" w:rsidRDefault="00D324CD" w:rsidP="00213230">
            <w:pPr>
              <w:jc w:val="both"/>
              <w:rPr>
                <w:rFonts w:ascii="Helvetica" w:hAnsi="Helvetica"/>
                <w:color w:val="000000" w:themeColor="text1"/>
                <w:sz w:val="19"/>
                <w:szCs w:val="19"/>
                <w:lang w:val="nl-NL"/>
              </w:rPr>
            </w:pPr>
          </w:p>
        </w:tc>
      </w:tr>
      <w:tr w:rsidR="00D324CD" w:rsidRPr="00AB509C" w14:paraId="090A220B" w14:textId="77777777" w:rsidTr="00213230">
        <w:tc>
          <w:tcPr>
            <w:tcW w:w="326" w:type="dxa"/>
          </w:tcPr>
          <w:p w14:paraId="05083B8D"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2</w:t>
            </w:r>
          </w:p>
        </w:tc>
        <w:tc>
          <w:tcPr>
            <w:tcW w:w="3780" w:type="dxa"/>
          </w:tcPr>
          <w:p w14:paraId="27E14234"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 xml:space="preserve">Een </w:t>
            </w:r>
            <w:proofErr w:type="gramStart"/>
            <w:r w:rsidRPr="00324F2E">
              <w:rPr>
                <w:rFonts w:ascii="Helvetica" w:hAnsi="Helvetica"/>
                <w:color w:val="000000" w:themeColor="text1"/>
                <w:sz w:val="19"/>
                <w:szCs w:val="19"/>
                <w:lang w:val="nl-NL"/>
              </w:rPr>
              <w:t>HBO</w:t>
            </w:r>
            <w:r>
              <w:rPr>
                <w:rFonts w:ascii="Helvetica" w:hAnsi="Helvetica"/>
                <w:color w:val="000000" w:themeColor="text1"/>
                <w:sz w:val="19"/>
                <w:szCs w:val="19"/>
                <w:lang w:val="nl-NL"/>
              </w:rPr>
              <w:t xml:space="preserve"> </w:t>
            </w:r>
            <w:r w:rsidRPr="00324F2E">
              <w:rPr>
                <w:rFonts w:ascii="Helvetica" w:hAnsi="Helvetica"/>
                <w:color w:val="000000" w:themeColor="text1"/>
                <w:sz w:val="19"/>
                <w:szCs w:val="19"/>
                <w:lang w:val="nl-NL"/>
              </w:rPr>
              <w:t>diploma</w:t>
            </w:r>
            <w:proofErr w:type="gramEnd"/>
            <w:r w:rsidRPr="00324F2E">
              <w:rPr>
                <w:rFonts w:ascii="Helvetica" w:hAnsi="Helvetica"/>
                <w:color w:val="000000" w:themeColor="text1"/>
                <w:sz w:val="19"/>
                <w:szCs w:val="19"/>
                <w:lang w:val="nl-NL"/>
              </w:rPr>
              <w:t xml:space="preserve"> geeft behaald</w:t>
            </w:r>
          </w:p>
        </w:tc>
        <w:tc>
          <w:tcPr>
            <w:tcW w:w="2410" w:type="dxa"/>
          </w:tcPr>
          <w:p w14:paraId="07B57E4A"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58BA959A" w14:textId="77777777" w:rsidR="00D324CD" w:rsidRPr="00324F2E" w:rsidRDefault="00D324CD" w:rsidP="00213230">
            <w:pPr>
              <w:jc w:val="both"/>
              <w:rPr>
                <w:rFonts w:ascii="Helvetica" w:hAnsi="Helvetica"/>
                <w:color w:val="000000" w:themeColor="text1"/>
                <w:sz w:val="19"/>
                <w:szCs w:val="19"/>
                <w:lang w:val="nl-NL"/>
              </w:rPr>
            </w:pPr>
          </w:p>
        </w:tc>
      </w:tr>
      <w:tr w:rsidR="00D324CD" w:rsidRPr="00AB509C" w14:paraId="62CE6C0A" w14:textId="77777777" w:rsidTr="00213230">
        <w:tc>
          <w:tcPr>
            <w:tcW w:w="326" w:type="dxa"/>
          </w:tcPr>
          <w:p w14:paraId="64C8C574"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3</w:t>
            </w:r>
          </w:p>
        </w:tc>
        <w:tc>
          <w:tcPr>
            <w:tcW w:w="3780" w:type="dxa"/>
          </w:tcPr>
          <w:p w14:paraId="054BDB98"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 xml:space="preserve">Een </w:t>
            </w:r>
            <w:proofErr w:type="gramStart"/>
            <w:r w:rsidRPr="00324F2E">
              <w:rPr>
                <w:rFonts w:ascii="Helvetica" w:hAnsi="Helvetica"/>
                <w:color w:val="000000" w:themeColor="text1"/>
                <w:sz w:val="19"/>
                <w:szCs w:val="19"/>
                <w:lang w:val="nl-NL"/>
              </w:rPr>
              <w:t>MBO dip</w:t>
            </w:r>
            <w:r>
              <w:rPr>
                <w:rFonts w:ascii="Helvetica" w:hAnsi="Helvetica"/>
                <w:color w:val="000000" w:themeColor="text1"/>
                <w:sz w:val="19"/>
                <w:szCs w:val="19"/>
                <w:lang w:val="nl-NL"/>
              </w:rPr>
              <w:t>l</w:t>
            </w:r>
            <w:r w:rsidRPr="00324F2E">
              <w:rPr>
                <w:rFonts w:ascii="Helvetica" w:hAnsi="Helvetica"/>
                <w:color w:val="000000" w:themeColor="text1"/>
                <w:sz w:val="19"/>
                <w:szCs w:val="19"/>
                <w:lang w:val="nl-NL"/>
              </w:rPr>
              <w:t>oma</w:t>
            </w:r>
            <w:proofErr w:type="gramEnd"/>
            <w:r w:rsidRPr="00324F2E">
              <w:rPr>
                <w:rFonts w:ascii="Helvetica" w:hAnsi="Helvetica"/>
                <w:color w:val="000000" w:themeColor="text1"/>
                <w:sz w:val="19"/>
                <w:szCs w:val="19"/>
                <w:lang w:val="nl-NL"/>
              </w:rPr>
              <w:t xml:space="preserve"> heeft behaald</w:t>
            </w:r>
          </w:p>
        </w:tc>
        <w:tc>
          <w:tcPr>
            <w:tcW w:w="2410" w:type="dxa"/>
          </w:tcPr>
          <w:p w14:paraId="4A3411A3"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4A9575A1" w14:textId="77777777" w:rsidR="00D324CD" w:rsidRPr="00324F2E" w:rsidRDefault="00D324CD" w:rsidP="00213230">
            <w:pPr>
              <w:jc w:val="both"/>
              <w:rPr>
                <w:rFonts w:ascii="Helvetica" w:hAnsi="Helvetica"/>
                <w:color w:val="000000" w:themeColor="text1"/>
                <w:sz w:val="19"/>
                <w:szCs w:val="19"/>
                <w:lang w:val="nl-NL"/>
              </w:rPr>
            </w:pPr>
          </w:p>
        </w:tc>
      </w:tr>
      <w:tr w:rsidR="00D324CD" w:rsidRPr="00AB509C" w14:paraId="6EB080DB" w14:textId="77777777" w:rsidTr="00213230">
        <w:tc>
          <w:tcPr>
            <w:tcW w:w="326" w:type="dxa"/>
          </w:tcPr>
          <w:p w14:paraId="2413B192"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4</w:t>
            </w:r>
          </w:p>
        </w:tc>
        <w:tc>
          <w:tcPr>
            <w:tcW w:w="3780" w:type="dxa"/>
          </w:tcPr>
          <w:p w14:paraId="22900422"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Bevallen is van een dochter</w:t>
            </w:r>
            <w:r>
              <w:rPr>
                <w:rFonts w:ascii="Helvetica" w:hAnsi="Helvetica"/>
                <w:color w:val="000000" w:themeColor="text1"/>
                <w:sz w:val="19"/>
                <w:szCs w:val="19"/>
                <w:lang w:val="nl-NL"/>
              </w:rPr>
              <w:t>/zoon</w:t>
            </w:r>
          </w:p>
        </w:tc>
        <w:tc>
          <w:tcPr>
            <w:tcW w:w="2410" w:type="dxa"/>
          </w:tcPr>
          <w:p w14:paraId="09FB5AE1"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0ADA2B01" w14:textId="77777777" w:rsidR="00D324CD" w:rsidRPr="00324F2E" w:rsidRDefault="00D324CD" w:rsidP="00213230">
            <w:pPr>
              <w:jc w:val="both"/>
              <w:rPr>
                <w:rFonts w:ascii="Helvetica" w:hAnsi="Helvetica"/>
                <w:color w:val="000000" w:themeColor="text1"/>
                <w:sz w:val="19"/>
                <w:szCs w:val="19"/>
                <w:lang w:val="nl-NL"/>
              </w:rPr>
            </w:pPr>
          </w:p>
        </w:tc>
      </w:tr>
      <w:tr w:rsidR="00D324CD" w:rsidRPr="00AB509C" w14:paraId="6EA5FF50" w14:textId="77777777" w:rsidTr="00213230">
        <w:tc>
          <w:tcPr>
            <w:tcW w:w="326" w:type="dxa"/>
          </w:tcPr>
          <w:p w14:paraId="044C33F2" w14:textId="77777777" w:rsidR="00D324CD" w:rsidRPr="00324F2E" w:rsidRDefault="00D324CD" w:rsidP="00213230">
            <w:pPr>
              <w:jc w:val="both"/>
              <w:rPr>
                <w:rFonts w:ascii="Helvetica" w:hAnsi="Helvetica"/>
                <w:color w:val="000000" w:themeColor="text1"/>
                <w:sz w:val="19"/>
                <w:szCs w:val="19"/>
                <w:lang w:val="nl-NL"/>
              </w:rPr>
            </w:pPr>
            <w:r>
              <w:rPr>
                <w:rFonts w:ascii="Helvetica" w:hAnsi="Helvetica"/>
                <w:color w:val="000000" w:themeColor="text1"/>
                <w:sz w:val="19"/>
                <w:szCs w:val="19"/>
                <w:lang w:val="nl-NL"/>
              </w:rPr>
              <w:t>5</w:t>
            </w:r>
          </w:p>
        </w:tc>
        <w:tc>
          <w:tcPr>
            <w:tcW w:w="3780" w:type="dxa"/>
          </w:tcPr>
          <w:p w14:paraId="7A716B0E"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Bevallen is van een tweeling</w:t>
            </w:r>
          </w:p>
        </w:tc>
        <w:tc>
          <w:tcPr>
            <w:tcW w:w="2410" w:type="dxa"/>
          </w:tcPr>
          <w:p w14:paraId="6C24F55D"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60E5E599" w14:textId="77777777" w:rsidR="00D324CD" w:rsidRPr="00324F2E" w:rsidRDefault="00D324CD" w:rsidP="00213230">
            <w:pPr>
              <w:jc w:val="both"/>
              <w:rPr>
                <w:rFonts w:ascii="Helvetica" w:hAnsi="Helvetica"/>
                <w:color w:val="000000" w:themeColor="text1"/>
                <w:sz w:val="19"/>
                <w:szCs w:val="19"/>
                <w:lang w:val="nl-NL"/>
              </w:rPr>
            </w:pPr>
          </w:p>
        </w:tc>
      </w:tr>
      <w:tr w:rsidR="00D324CD" w:rsidRPr="00AB509C" w14:paraId="6E7956AD" w14:textId="77777777" w:rsidTr="00213230">
        <w:tc>
          <w:tcPr>
            <w:tcW w:w="326" w:type="dxa"/>
          </w:tcPr>
          <w:p w14:paraId="71408D01" w14:textId="77777777" w:rsidR="00D324CD" w:rsidRPr="00324F2E" w:rsidRDefault="00D324CD" w:rsidP="00213230">
            <w:pPr>
              <w:jc w:val="both"/>
              <w:rPr>
                <w:rFonts w:ascii="Helvetica" w:hAnsi="Helvetica"/>
                <w:color w:val="000000" w:themeColor="text1"/>
                <w:sz w:val="19"/>
                <w:szCs w:val="19"/>
                <w:lang w:val="nl-NL"/>
              </w:rPr>
            </w:pPr>
            <w:r>
              <w:rPr>
                <w:rFonts w:ascii="Helvetica" w:hAnsi="Helvetica"/>
                <w:color w:val="000000" w:themeColor="text1"/>
                <w:sz w:val="19"/>
                <w:szCs w:val="19"/>
                <w:lang w:val="nl-NL"/>
              </w:rPr>
              <w:t>6</w:t>
            </w:r>
          </w:p>
        </w:tc>
        <w:tc>
          <w:tcPr>
            <w:tcW w:w="3780" w:type="dxa"/>
          </w:tcPr>
          <w:p w14:paraId="546E63C3"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 xml:space="preserve">Een huis in </w:t>
            </w:r>
            <w:r>
              <w:rPr>
                <w:rFonts w:ascii="Helvetica" w:hAnsi="Helvetica"/>
                <w:color w:val="000000" w:themeColor="text1"/>
                <w:sz w:val="19"/>
                <w:szCs w:val="19"/>
                <w:lang w:val="nl-NL"/>
              </w:rPr>
              <w:t xml:space="preserve">één van de vier grote steden </w:t>
            </w:r>
            <w:r w:rsidRPr="00324F2E">
              <w:rPr>
                <w:rFonts w:ascii="Helvetica" w:hAnsi="Helvetica"/>
                <w:color w:val="000000" w:themeColor="text1"/>
                <w:sz w:val="19"/>
                <w:szCs w:val="19"/>
                <w:lang w:val="nl-NL"/>
              </w:rPr>
              <w:t>heeft gekocht</w:t>
            </w:r>
            <w:r>
              <w:rPr>
                <w:rFonts w:ascii="Helvetica" w:hAnsi="Helvetica"/>
                <w:color w:val="000000" w:themeColor="text1"/>
                <w:sz w:val="19"/>
                <w:szCs w:val="19"/>
                <w:lang w:val="nl-NL"/>
              </w:rPr>
              <w:t xml:space="preserve"> (Amsterdam, Rotterdam, Den Haag, Utrecht)</w:t>
            </w:r>
          </w:p>
        </w:tc>
        <w:tc>
          <w:tcPr>
            <w:tcW w:w="2410" w:type="dxa"/>
          </w:tcPr>
          <w:p w14:paraId="29F6082F"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5EA4AC78" w14:textId="77777777" w:rsidR="00D324CD" w:rsidRPr="00324F2E" w:rsidRDefault="00D324CD" w:rsidP="00213230">
            <w:pPr>
              <w:jc w:val="both"/>
              <w:rPr>
                <w:rFonts w:ascii="Helvetica" w:hAnsi="Helvetica"/>
                <w:color w:val="000000" w:themeColor="text1"/>
                <w:sz w:val="19"/>
                <w:szCs w:val="19"/>
                <w:lang w:val="nl-NL"/>
              </w:rPr>
            </w:pPr>
          </w:p>
        </w:tc>
      </w:tr>
      <w:tr w:rsidR="00D324CD" w:rsidRPr="00AB509C" w14:paraId="0FE2284C" w14:textId="77777777" w:rsidTr="00213230">
        <w:tc>
          <w:tcPr>
            <w:tcW w:w="326" w:type="dxa"/>
          </w:tcPr>
          <w:p w14:paraId="3FFF17F2" w14:textId="77777777" w:rsidR="00D324CD" w:rsidRPr="00324F2E" w:rsidRDefault="00D324CD" w:rsidP="00213230">
            <w:pPr>
              <w:jc w:val="both"/>
              <w:rPr>
                <w:rFonts w:ascii="Helvetica" w:hAnsi="Helvetica"/>
                <w:color w:val="000000" w:themeColor="text1"/>
                <w:sz w:val="19"/>
                <w:szCs w:val="19"/>
                <w:lang w:val="nl-NL"/>
              </w:rPr>
            </w:pPr>
            <w:r>
              <w:rPr>
                <w:rFonts w:ascii="Helvetica" w:hAnsi="Helvetica"/>
                <w:color w:val="000000" w:themeColor="text1"/>
                <w:sz w:val="19"/>
                <w:szCs w:val="19"/>
                <w:lang w:val="nl-NL"/>
              </w:rPr>
              <w:t>7</w:t>
            </w:r>
          </w:p>
        </w:tc>
        <w:tc>
          <w:tcPr>
            <w:tcW w:w="3780" w:type="dxa"/>
          </w:tcPr>
          <w:p w14:paraId="38466460" w14:textId="77777777" w:rsidR="00D324CD" w:rsidRPr="00324F2E" w:rsidRDefault="00D324CD" w:rsidP="00213230">
            <w:pPr>
              <w:jc w:val="both"/>
              <w:rPr>
                <w:rFonts w:ascii="Helvetica" w:hAnsi="Helvetica"/>
                <w:color w:val="000000" w:themeColor="text1"/>
                <w:sz w:val="19"/>
                <w:szCs w:val="19"/>
                <w:lang w:val="nl-NL"/>
              </w:rPr>
            </w:pPr>
            <w:r>
              <w:rPr>
                <w:rFonts w:ascii="Helvetica" w:hAnsi="Helvetica"/>
                <w:color w:val="000000" w:themeColor="text1"/>
                <w:sz w:val="19"/>
                <w:szCs w:val="19"/>
                <w:lang w:val="nl-NL"/>
              </w:rPr>
              <w:t xml:space="preserve">Positief is getest op </w:t>
            </w:r>
            <w:r w:rsidRPr="00324F2E">
              <w:rPr>
                <w:rFonts w:ascii="Helvetica" w:hAnsi="Helvetica"/>
                <w:color w:val="000000" w:themeColor="text1"/>
                <w:sz w:val="19"/>
                <w:szCs w:val="19"/>
                <w:lang w:val="nl-NL"/>
              </w:rPr>
              <w:t>het corona-virus</w:t>
            </w:r>
          </w:p>
        </w:tc>
        <w:tc>
          <w:tcPr>
            <w:tcW w:w="2410" w:type="dxa"/>
          </w:tcPr>
          <w:p w14:paraId="7F8578F5"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3E7E5726" w14:textId="77777777" w:rsidR="00D324CD" w:rsidRPr="00324F2E" w:rsidRDefault="00D324CD" w:rsidP="00213230">
            <w:pPr>
              <w:jc w:val="both"/>
              <w:rPr>
                <w:rFonts w:ascii="Helvetica" w:hAnsi="Helvetica"/>
                <w:color w:val="000000" w:themeColor="text1"/>
                <w:sz w:val="19"/>
                <w:szCs w:val="19"/>
                <w:lang w:val="nl-NL"/>
              </w:rPr>
            </w:pPr>
          </w:p>
        </w:tc>
      </w:tr>
    </w:tbl>
    <w:p w14:paraId="723096C4" w14:textId="77777777" w:rsidR="00D324CD" w:rsidRPr="00324F2E" w:rsidRDefault="00D324CD" w:rsidP="00D324CD">
      <w:pPr>
        <w:jc w:val="both"/>
        <w:rPr>
          <w:rFonts w:ascii="Helvetica" w:hAnsi="Helvetica"/>
          <w:color w:val="000000" w:themeColor="text1"/>
          <w:sz w:val="19"/>
          <w:szCs w:val="19"/>
          <w:lang w:val="nl-NL"/>
        </w:rPr>
      </w:pPr>
    </w:p>
    <w:p w14:paraId="4D14CF05" w14:textId="77777777" w:rsidR="00D324CD" w:rsidRDefault="00D324CD" w:rsidP="00D324CD">
      <w:pPr>
        <w:rPr>
          <w:rFonts w:ascii="Helvetica" w:hAnsi="Helvetica" w:cs="Calibri"/>
          <w:sz w:val="19"/>
          <w:szCs w:val="19"/>
          <w:lang w:val="nl-NL"/>
        </w:rPr>
      </w:pPr>
      <w:r w:rsidRPr="00324F2E">
        <w:rPr>
          <w:rFonts w:ascii="Helvetica" w:hAnsi="Helvetica" w:cs="Calibri"/>
          <w:b/>
          <w:bCs/>
          <w:sz w:val="19"/>
          <w:szCs w:val="19"/>
          <w:lang w:val="nl-NL"/>
        </w:rPr>
        <w:t xml:space="preserve">Vraag 2: </w:t>
      </w:r>
      <w:r w:rsidRPr="00324F2E">
        <w:rPr>
          <w:rFonts w:ascii="Helvetica" w:hAnsi="Helvetica" w:cs="Calibri"/>
          <w:sz w:val="19"/>
          <w:szCs w:val="19"/>
          <w:lang w:val="nl-NL"/>
        </w:rPr>
        <w:t xml:space="preserve">Kent u iemand </w:t>
      </w:r>
      <w:proofErr w:type="gramStart"/>
      <w:r w:rsidRPr="00324F2E">
        <w:rPr>
          <w:rFonts w:ascii="Helvetica" w:hAnsi="Helvetica" w:cs="Calibri"/>
          <w:sz w:val="19"/>
          <w:szCs w:val="19"/>
          <w:lang w:val="nl-NL"/>
        </w:rPr>
        <w:t>die….</w:t>
      </w:r>
      <w:proofErr w:type="gramEnd"/>
      <w:r w:rsidRPr="00324F2E">
        <w:rPr>
          <w:rFonts w:ascii="Helvetica" w:hAnsi="Helvetica" w:cs="Calibri"/>
          <w:sz w:val="19"/>
          <w:szCs w:val="19"/>
          <w:lang w:val="nl-NL"/>
        </w:rPr>
        <w:t>.</w:t>
      </w:r>
      <w:r>
        <w:rPr>
          <w:rFonts w:ascii="Helvetica" w:hAnsi="Helvetica" w:cs="Calibri"/>
          <w:sz w:val="19"/>
          <w:szCs w:val="19"/>
          <w:lang w:val="nl-NL"/>
        </w:rPr>
        <w:t>(uzelf aub niet mee tellen)</w:t>
      </w:r>
    </w:p>
    <w:p w14:paraId="3256C95C" w14:textId="77777777" w:rsidR="00D324CD" w:rsidRPr="00AD7F35" w:rsidRDefault="00D324CD" w:rsidP="00D324CD">
      <w:pPr>
        <w:rPr>
          <w:rFonts w:ascii="Helvetica" w:hAnsi="Helvetica" w:cs="Calibri"/>
          <w:i/>
          <w:iCs/>
          <w:sz w:val="19"/>
          <w:szCs w:val="19"/>
          <w:lang w:val="nl-NL"/>
        </w:rPr>
      </w:pPr>
      <w:r w:rsidRPr="00AD7F35">
        <w:rPr>
          <w:rFonts w:ascii="Helvetica" w:hAnsi="Helvetica"/>
          <w:i/>
          <w:iCs/>
          <w:color w:val="000000" w:themeColor="text1"/>
          <w:sz w:val="19"/>
          <w:szCs w:val="19"/>
          <w:lang w:val="nl-NL"/>
        </w:rPr>
        <w:t xml:space="preserve">Met ‘kennen’ bedoelen we mensen </w:t>
      </w:r>
      <w:r>
        <w:rPr>
          <w:rFonts w:ascii="Helvetica" w:hAnsi="Helvetica"/>
          <w:i/>
          <w:iCs/>
          <w:color w:val="000000" w:themeColor="text1"/>
          <w:sz w:val="19"/>
          <w:szCs w:val="19"/>
          <w:lang w:val="nl-NL"/>
        </w:rPr>
        <w:t xml:space="preserve">die </w:t>
      </w:r>
      <w:r w:rsidRPr="00AD7F35">
        <w:rPr>
          <w:rFonts w:ascii="Helvetica" w:hAnsi="Helvetica"/>
          <w:i/>
          <w:iCs/>
          <w:color w:val="000000" w:themeColor="text1"/>
          <w:sz w:val="19"/>
          <w:szCs w:val="19"/>
          <w:lang w:val="nl-NL"/>
        </w:rPr>
        <w:t>in Nederland</w:t>
      </w:r>
      <w:r>
        <w:rPr>
          <w:rFonts w:ascii="Helvetica" w:hAnsi="Helvetica"/>
          <w:i/>
          <w:iCs/>
          <w:color w:val="000000" w:themeColor="text1"/>
          <w:sz w:val="19"/>
          <w:szCs w:val="19"/>
          <w:lang w:val="nl-NL"/>
        </w:rPr>
        <w:t xml:space="preserve"> wonen</w:t>
      </w:r>
      <w:r w:rsidRPr="00AD7F35">
        <w:rPr>
          <w:rFonts w:ascii="Helvetica" w:hAnsi="Helvetica"/>
          <w:i/>
          <w:iCs/>
          <w:color w:val="000000" w:themeColor="text1"/>
          <w:sz w:val="19"/>
          <w:szCs w:val="19"/>
          <w:lang w:val="nl-NL"/>
        </w:rPr>
        <w:t>, die uw persoonlijk kent, met naam en waarmee u een praatje zou kunnen maken als u elkaar tegenkomt.</w:t>
      </w:r>
    </w:p>
    <w:tbl>
      <w:tblPr>
        <w:tblStyle w:val="TableGrid"/>
        <w:tblW w:w="8926" w:type="dxa"/>
        <w:tblLook w:val="04A0" w:firstRow="1" w:lastRow="0" w:firstColumn="1" w:lastColumn="0" w:noHBand="0" w:noVBand="1"/>
      </w:tblPr>
      <w:tblGrid>
        <w:gridCol w:w="326"/>
        <w:gridCol w:w="3780"/>
        <w:gridCol w:w="2410"/>
        <w:gridCol w:w="2410"/>
      </w:tblGrid>
      <w:tr w:rsidR="00D324CD" w:rsidRPr="00324F2E" w14:paraId="069F4CA8" w14:textId="77777777" w:rsidTr="00213230">
        <w:tc>
          <w:tcPr>
            <w:tcW w:w="326" w:type="dxa"/>
          </w:tcPr>
          <w:p w14:paraId="4677A065" w14:textId="77777777" w:rsidR="00D324CD" w:rsidRPr="00324F2E" w:rsidRDefault="00D324CD" w:rsidP="00213230">
            <w:pPr>
              <w:jc w:val="both"/>
              <w:rPr>
                <w:rFonts w:ascii="Helvetica" w:hAnsi="Helvetica"/>
                <w:color w:val="000000" w:themeColor="text1"/>
                <w:sz w:val="19"/>
                <w:szCs w:val="19"/>
                <w:lang w:val="nl-NL"/>
              </w:rPr>
            </w:pPr>
          </w:p>
        </w:tc>
        <w:tc>
          <w:tcPr>
            <w:tcW w:w="3780" w:type="dxa"/>
          </w:tcPr>
          <w:p w14:paraId="76511197"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1F1CB1F6"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Ja/nee/geen antwoord</w:t>
            </w:r>
          </w:p>
        </w:tc>
        <w:tc>
          <w:tcPr>
            <w:tcW w:w="2410" w:type="dxa"/>
          </w:tcPr>
          <w:p w14:paraId="2AE3F79F" w14:textId="77777777" w:rsidR="00D324CD" w:rsidRPr="00324F2E" w:rsidRDefault="00D324CD" w:rsidP="00213230">
            <w:pPr>
              <w:jc w:val="both"/>
              <w:rPr>
                <w:rFonts w:ascii="Helvetica" w:hAnsi="Helvetica"/>
                <w:color w:val="000000" w:themeColor="text1"/>
                <w:sz w:val="19"/>
                <w:szCs w:val="19"/>
                <w:lang w:val="nl-NL"/>
              </w:rPr>
            </w:pPr>
            <w:proofErr w:type="gramStart"/>
            <w:r w:rsidRPr="00324F2E">
              <w:rPr>
                <w:rFonts w:ascii="Helvetica" w:hAnsi="Helvetica"/>
                <w:color w:val="000000" w:themeColor="text1"/>
                <w:sz w:val="19"/>
                <w:szCs w:val="19"/>
                <w:lang w:val="nl-NL"/>
              </w:rPr>
              <w:t>aantal</w:t>
            </w:r>
            <w:proofErr w:type="gramEnd"/>
          </w:p>
        </w:tc>
      </w:tr>
      <w:tr w:rsidR="00D324CD" w:rsidRPr="00AB509C" w14:paraId="456D6779" w14:textId="77777777" w:rsidTr="00213230">
        <w:tc>
          <w:tcPr>
            <w:tcW w:w="326" w:type="dxa"/>
          </w:tcPr>
          <w:p w14:paraId="284C7DDC"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1</w:t>
            </w:r>
          </w:p>
        </w:tc>
        <w:tc>
          <w:tcPr>
            <w:tcW w:w="3780" w:type="dxa"/>
          </w:tcPr>
          <w:p w14:paraId="19851693"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 xml:space="preserve">In een elektrische auto rijdt </w:t>
            </w:r>
          </w:p>
        </w:tc>
        <w:tc>
          <w:tcPr>
            <w:tcW w:w="2410" w:type="dxa"/>
          </w:tcPr>
          <w:p w14:paraId="21BFBAFA"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5374DDCA" w14:textId="77777777" w:rsidR="00D324CD" w:rsidRPr="00324F2E" w:rsidRDefault="00D324CD" w:rsidP="00213230">
            <w:pPr>
              <w:jc w:val="both"/>
              <w:rPr>
                <w:rFonts w:ascii="Helvetica" w:hAnsi="Helvetica"/>
                <w:color w:val="000000" w:themeColor="text1"/>
                <w:sz w:val="19"/>
                <w:szCs w:val="19"/>
                <w:lang w:val="nl-NL"/>
              </w:rPr>
            </w:pPr>
          </w:p>
        </w:tc>
      </w:tr>
      <w:tr w:rsidR="00D324CD" w:rsidRPr="00324F2E" w14:paraId="77EEB0B5" w14:textId="77777777" w:rsidTr="00213230">
        <w:tc>
          <w:tcPr>
            <w:tcW w:w="326" w:type="dxa"/>
          </w:tcPr>
          <w:p w14:paraId="112765AD"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2</w:t>
            </w:r>
          </w:p>
        </w:tc>
        <w:tc>
          <w:tcPr>
            <w:tcW w:w="3780" w:type="dxa"/>
          </w:tcPr>
          <w:p w14:paraId="2F7453B9" w14:textId="77777777" w:rsidR="00D324CD" w:rsidRPr="00324F2E" w:rsidRDefault="00D324CD" w:rsidP="00213230">
            <w:pPr>
              <w:jc w:val="both"/>
              <w:rPr>
                <w:rFonts w:ascii="Helvetica" w:hAnsi="Helvetica"/>
                <w:color w:val="000000" w:themeColor="text1"/>
                <w:sz w:val="19"/>
                <w:szCs w:val="19"/>
                <w:lang w:val="nl-NL"/>
              </w:rPr>
            </w:pPr>
            <w:r w:rsidRPr="00324F2E">
              <w:rPr>
                <w:rFonts w:ascii="Helvetica" w:hAnsi="Helvetica"/>
                <w:color w:val="000000" w:themeColor="text1"/>
                <w:sz w:val="19"/>
                <w:szCs w:val="19"/>
                <w:lang w:val="nl-NL"/>
              </w:rPr>
              <w:t>Op een scooter rijdt</w:t>
            </w:r>
          </w:p>
        </w:tc>
        <w:tc>
          <w:tcPr>
            <w:tcW w:w="2410" w:type="dxa"/>
          </w:tcPr>
          <w:p w14:paraId="1CBCAAB0"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0CECEA8C" w14:textId="77777777" w:rsidR="00D324CD" w:rsidRPr="00324F2E" w:rsidRDefault="00D324CD" w:rsidP="00213230">
            <w:pPr>
              <w:jc w:val="both"/>
              <w:rPr>
                <w:rFonts w:ascii="Helvetica" w:hAnsi="Helvetica"/>
                <w:color w:val="000000" w:themeColor="text1"/>
                <w:sz w:val="19"/>
                <w:szCs w:val="19"/>
                <w:lang w:val="nl-NL"/>
              </w:rPr>
            </w:pPr>
          </w:p>
        </w:tc>
      </w:tr>
      <w:tr w:rsidR="00D324CD" w:rsidRPr="00AB509C" w14:paraId="4C93FB5B" w14:textId="77777777" w:rsidTr="00213230">
        <w:tc>
          <w:tcPr>
            <w:tcW w:w="326" w:type="dxa"/>
          </w:tcPr>
          <w:p w14:paraId="1AFE0445" w14:textId="77777777" w:rsidR="00D324CD" w:rsidRPr="00324F2E" w:rsidRDefault="00D324CD" w:rsidP="00213230">
            <w:pPr>
              <w:jc w:val="both"/>
              <w:rPr>
                <w:rFonts w:ascii="Helvetica" w:hAnsi="Helvetica"/>
                <w:color w:val="000000" w:themeColor="text1"/>
                <w:sz w:val="19"/>
                <w:szCs w:val="19"/>
                <w:lang w:val="nl-NL"/>
              </w:rPr>
            </w:pPr>
            <w:r>
              <w:rPr>
                <w:rFonts w:ascii="Helvetica" w:hAnsi="Helvetica"/>
                <w:color w:val="000000" w:themeColor="text1"/>
                <w:sz w:val="19"/>
                <w:szCs w:val="19"/>
                <w:lang w:val="nl-NL"/>
              </w:rPr>
              <w:t>3</w:t>
            </w:r>
          </w:p>
        </w:tc>
        <w:tc>
          <w:tcPr>
            <w:tcW w:w="3780" w:type="dxa"/>
          </w:tcPr>
          <w:p w14:paraId="1DF68FEE" w14:textId="77777777" w:rsidR="00D324CD" w:rsidRPr="00324F2E" w:rsidRDefault="00D324CD" w:rsidP="00213230">
            <w:pPr>
              <w:jc w:val="both"/>
              <w:rPr>
                <w:rFonts w:ascii="Helvetica" w:hAnsi="Helvetica"/>
                <w:color w:val="000000" w:themeColor="text1"/>
                <w:sz w:val="19"/>
                <w:szCs w:val="19"/>
                <w:lang w:val="nl-NL"/>
              </w:rPr>
            </w:pPr>
            <w:r>
              <w:rPr>
                <w:rFonts w:ascii="Helvetica" w:hAnsi="Helvetica"/>
                <w:color w:val="000000" w:themeColor="text1"/>
                <w:sz w:val="19"/>
                <w:szCs w:val="19"/>
                <w:lang w:val="nl-NL"/>
              </w:rPr>
              <w:t>Veganistisch eet (dus geen vlees, vis, zuivel, eieren)</w:t>
            </w:r>
          </w:p>
        </w:tc>
        <w:tc>
          <w:tcPr>
            <w:tcW w:w="2410" w:type="dxa"/>
          </w:tcPr>
          <w:p w14:paraId="16FC4E2B" w14:textId="77777777" w:rsidR="00D324CD" w:rsidRPr="00324F2E" w:rsidRDefault="00D324CD" w:rsidP="00213230">
            <w:pPr>
              <w:jc w:val="both"/>
              <w:rPr>
                <w:rFonts w:ascii="Helvetica" w:hAnsi="Helvetica"/>
                <w:color w:val="000000" w:themeColor="text1"/>
                <w:sz w:val="19"/>
                <w:szCs w:val="19"/>
                <w:lang w:val="nl-NL"/>
              </w:rPr>
            </w:pPr>
          </w:p>
        </w:tc>
        <w:tc>
          <w:tcPr>
            <w:tcW w:w="2410" w:type="dxa"/>
          </w:tcPr>
          <w:p w14:paraId="684F7DA4" w14:textId="77777777" w:rsidR="00D324CD" w:rsidRPr="00324F2E" w:rsidRDefault="00D324CD" w:rsidP="00213230">
            <w:pPr>
              <w:jc w:val="both"/>
              <w:rPr>
                <w:rFonts w:ascii="Helvetica" w:hAnsi="Helvetica"/>
                <w:color w:val="000000" w:themeColor="text1"/>
                <w:sz w:val="19"/>
                <w:szCs w:val="19"/>
                <w:lang w:val="nl-NL"/>
              </w:rPr>
            </w:pPr>
          </w:p>
        </w:tc>
      </w:tr>
    </w:tbl>
    <w:p w14:paraId="641EB8C9" w14:textId="77777777" w:rsidR="00D324CD" w:rsidRPr="00324F2E" w:rsidRDefault="00D324CD" w:rsidP="00D324CD">
      <w:pPr>
        <w:rPr>
          <w:rFonts w:ascii="Helvetica" w:hAnsi="Helvetica" w:cs="Calibri"/>
          <w:sz w:val="19"/>
          <w:szCs w:val="19"/>
          <w:lang w:val="nl-NL"/>
        </w:rPr>
      </w:pPr>
    </w:p>
    <w:p w14:paraId="09A3D1FC" w14:textId="77777777" w:rsidR="00D324CD" w:rsidRDefault="00D324CD" w:rsidP="00D324CD">
      <w:pPr>
        <w:rPr>
          <w:rFonts w:ascii="Helvetica" w:hAnsi="Helvetica" w:cs="Calibri"/>
          <w:sz w:val="19"/>
          <w:szCs w:val="19"/>
          <w:lang w:val="nl-NL"/>
        </w:rPr>
      </w:pPr>
      <w:r w:rsidRPr="00324F2E">
        <w:rPr>
          <w:rFonts w:ascii="Helvetica" w:hAnsi="Helvetica" w:cs="Calibri"/>
          <w:b/>
          <w:bCs/>
          <w:sz w:val="19"/>
          <w:szCs w:val="19"/>
          <w:lang w:val="nl-NL"/>
        </w:rPr>
        <w:t xml:space="preserve">Vraag 3: </w:t>
      </w:r>
      <w:r w:rsidRPr="00324F2E">
        <w:rPr>
          <w:rFonts w:ascii="Helvetica" w:hAnsi="Helvetica" w:cs="Calibri"/>
          <w:sz w:val="19"/>
          <w:szCs w:val="19"/>
          <w:lang w:val="nl-NL"/>
        </w:rPr>
        <w:t xml:space="preserve">Kent u iemand met de volgende naam? </w:t>
      </w:r>
      <w:r>
        <w:rPr>
          <w:rFonts w:ascii="Helvetica" w:hAnsi="Helvetica" w:cs="Calibri"/>
          <w:sz w:val="19"/>
          <w:szCs w:val="19"/>
          <w:lang w:val="nl-NL"/>
        </w:rPr>
        <w:t>(</w:t>
      </w:r>
      <w:proofErr w:type="gramStart"/>
      <w:r>
        <w:rPr>
          <w:rFonts w:ascii="Helvetica" w:hAnsi="Helvetica" w:cs="Calibri"/>
          <w:sz w:val="19"/>
          <w:szCs w:val="19"/>
          <w:lang w:val="nl-NL"/>
        </w:rPr>
        <w:t>uw</w:t>
      </w:r>
      <w:proofErr w:type="gramEnd"/>
      <w:r>
        <w:rPr>
          <w:rFonts w:ascii="Helvetica" w:hAnsi="Helvetica" w:cs="Calibri"/>
          <w:sz w:val="19"/>
          <w:szCs w:val="19"/>
          <w:lang w:val="nl-NL"/>
        </w:rPr>
        <w:t xml:space="preserve"> eigen naam telt niet mee)</w:t>
      </w:r>
    </w:p>
    <w:p w14:paraId="6CBB77A7" w14:textId="77777777" w:rsidR="00D324CD" w:rsidRPr="00AD7F35" w:rsidRDefault="00D324CD" w:rsidP="00D324CD">
      <w:pPr>
        <w:rPr>
          <w:rFonts w:ascii="Helvetica" w:hAnsi="Helvetica" w:cs="Calibri"/>
          <w:i/>
          <w:iCs/>
          <w:sz w:val="19"/>
          <w:szCs w:val="19"/>
          <w:lang w:val="nl-NL"/>
        </w:rPr>
      </w:pPr>
      <w:r w:rsidRPr="00AD7F35">
        <w:rPr>
          <w:rFonts w:ascii="Helvetica" w:hAnsi="Helvetica"/>
          <w:i/>
          <w:iCs/>
          <w:color w:val="000000" w:themeColor="text1"/>
          <w:sz w:val="19"/>
          <w:szCs w:val="19"/>
          <w:lang w:val="nl-NL"/>
        </w:rPr>
        <w:t xml:space="preserve">Met ‘kennen’ bedoelen we mensen </w:t>
      </w:r>
      <w:r>
        <w:rPr>
          <w:rFonts w:ascii="Helvetica" w:hAnsi="Helvetica"/>
          <w:i/>
          <w:iCs/>
          <w:color w:val="000000" w:themeColor="text1"/>
          <w:sz w:val="19"/>
          <w:szCs w:val="19"/>
          <w:lang w:val="nl-NL"/>
        </w:rPr>
        <w:t xml:space="preserve">die </w:t>
      </w:r>
      <w:r w:rsidRPr="00AD7F35">
        <w:rPr>
          <w:rFonts w:ascii="Helvetica" w:hAnsi="Helvetica"/>
          <w:i/>
          <w:iCs/>
          <w:color w:val="000000" w:themeColor="text1"/>
          <w:sz w:val="19"/>
          <w:szCs w:val="19"/>
          <w:lang w:val="nl-NL"/>
        </w:rPr>
        <w:t>in Nederland</w:t>
      </w:r>
      <w:r>
        <w:rPr>
          <w:rFonts w:ascii="Helvetica" w:hAnsi="Helvetica"/>
          <w:i/>
          <w:iCs/>
          <w:color w:val="000000" w:themeColor="text1"/>
          <w:sz w:val="19"/>
          <w:szCs w:val="19"/>
          <w:lang w:val="nl-NL"/>
        </w:rPr>
        <w:t xml:space="preserve"> wonen</w:t>
      </w:r>
      <w:r w:rsidRPr="00AD7F35">
        <w:rPr>
          <w:rFonts w:ascii="Helvetica" w:hAnsi="Helvetica"/>
          <w:i/>
          <w:iCs/>
          <w:color w:val="000000" w:themeColor="text1"/>
          <w:sz w:val="19"/>
          <w:szCs w:val="19"/>
          <w:lang w:val="nl-NL"/>
        </w:rPr>
        <w:t>, die uw persoonlijk kent, met naam en waarmee u een praatje zou kunnen maken als u elkaar tegenkomt.</w:t>
      </w:r>
    </w:p>
    <w:tbl>
      <w:tblPr>
        <w:tblStyle w:val="TableGrid"/>
        <w:tblW w:w="0" w:type="auto"/>
        <w:tblLook w:val="04A0" w:firstRow="1" w:lastRow="0" w:firstColumn="1" w:lastColumn="0" w:noHBand="0" w:noVBand="1"/>
      </w:tblPr>
      <w:tblGrid>
        <w:gridCol w:w="1248"/>
        <w:gridCol w:w="1315"/>
        <w:gridCol w:w="954"/>
        <w:gridCol w:w="1806"/>
        <w:gridCol w:w="1262"/>
        <w:gridCol w:w="2471"/>
      </w:tblGrid>
      <w:tr w:rsidR="00D324CD" w:rsidRPr="00324F2E" w14:paraId="4765E0E7" w14:textId="77777777" w:rsidTr="00213230">
        <w:tc>
          <w:tcPr>
            <w:tcW w:w="1285" w:type="dxa"/>
          </w:tcPr>
          <w:p w14:paraId="6EEA29F7"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Naam</w:t>
            </w:r>
          </w:p>
        </w:tc>
        <w:tc>
          <w:tcPr>
            <w:tcW w:w="1335" w:type="dxa"/>
          </w:tcPr>
          <w:p w14:paraId="2858E2F1"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Ja/nee/geen antwoord</w:t>
            </w:r>
          </w:p>
        </w:tc>
        <w:tc>
          <w:tcPr>
            <w:tcW w:w="1035" w:type="dxa"/>
          </w:tcPr>
          <w:p w14:paraId="7506F4EA" w14:textId="77777777" w:rsidR="00D324CD" w:rsidRPr="00324F2E" w:rsidRDefault="00D324CD" w:rsidP="00213230">
            <w:pPr>
              <w:rPr>
                <w:rFonts w:ascii="Helvetica" w:hAnsi="Helvetica" w:cs="Calibri"/>
                <w:sz w:val="19"/>
                <w:szCs w:val="19"/>
                <w:lang w:val="nl-NL"/>
              </w:rPr>
            </w:pPr>
            <w:proofErr w:type="gramStart"/>
            <w:r w:rsidRPr="00324F2E">
              <w:rPr>
                <w:rFonts w:ascii="Helvetica" w:hAnsi="Helvetica" w:cs="Calibri"/>
                <w:sz w:val="19"/>
                <w:szCs w:val="19"/>
                <w:lang w:val="nl-NL"/>
              </w:rPr>
              <w:t>aantal</w:t>
            </w:r>
            <w:proofErr w:type="gramEnd"/>
          </w:p>
        </w:tc>
        <w:tc>
          <w:tcPr>
            <w:tcW w:w="1318" w:type="dxa"/>
          </w:tcPr>
          <w:p w14:paraId="26EEAC25"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Naam</w:t>
            </w:r>
          </w:p>
        </w:tc>
        <w:tc>
          <w:tcPr>
            <w:tcW w:w="976" w:type="dxa"/>
          </w:tcPr>
          <w:p w14:paraId="2D4EDA17"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Ja/nee/geen antwoord</w:t>
            </w:r>
          </w:p>
        </w:tc>
        <w:tc>
          <w:tcPr>
            <w:tcW w:w="3107" w:type="dxa"/>
          </w:tcPr>
          <w:p w14:paraId="4511653E" w14:textId="77777777" w:rsidR="00D324CD" w:rsidRPr="00324F2E" w:rsidRDefault="00D324CD" w:rsidP="00213230">
            <w:pPr>
              <w:rPr>
                <w:rFonts w:ascii="Helvetica" w:hAnsi="Helvetica" w:cs="Calibri"/>
                <w:sz w:val="19"/>
                <w:szCs w:val="19"/>
                <w:lang w:val="nl-NL"/>
              </w:rPr>
            </w:pPr>
            <w:proofErr w:type="gramStart"/>
            <w:r w:rsidRPr="00324F2E">
              <w:rPr>
                <w:rFonts w:ascii="Helvetica" w:hAnsi="Helvetica" w:cs="Calibri"/>
                <w:sz w:val="19"/>
                <w:szCs w:val="19"/>
                <w:lang w:val="nl-NL"/>
              </w:rPr>
              <w:t>aantal</w:t>
            </w:r>
            <w:proofErr w:type="gramEnd"/>
          </w:p>
        </w:tc>
      </w:tr>
      <w:tr w:rsidR="00D324CD" w:rsidRPr="00324F2E" w14:paraId="51F2516F" w14:textId="77777777" w:rsidTr="00213230">
        <w:tc>
          <w:tcPr>
            <w:tcW w:w="1285" w:type="dxa"/>
          </w:tcPr>
          <w:p w14:paraId="2A71CE8B"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Sophie</w:t>
            </w:r>
          </w:p>
        </w:tc>
        <w:tc>
          <w:tcPr>
            <w:tcW w:w="1335" w:type="dxa"/>
          </w:tcPr>
          <w:p w14:paraId="6B0D6F0E" w14:textId="77777777" w:rsidR="00D324CD" w:rsidRPr="00324F2E" w:rsidRDefault="00D324CD" w:rsidP="00213230">
            <w:pPr>
              <w:rPr>
                <w:rFonts w:ascii="Helvetica" w:hAnsi="Helvetica" w:cs="Calibri"/>
                <w:sz w:val="19"/>
                <w:szCs w:val="19"/>
                <w:lang w:val="nl-NL"/>
              </w:rPr>
            </w:pPr>
          </w:p>
        </w:tc>
        <w:tc>
          <w:tcPr>
            <w:tcW w:w="1035" w:type="dxa"/>
          </w:tcPr>
          <w:p w14:paraId="7D6A4DA4" w14:textId="77777777" w:rsidR="00D324CD" w:rsidRPr="00324F2E" w:rsidRDefault="00D324CD" w:rsidP="00213230">
            <w:pPr>
              <w:rPr>
                <w:rFonts w:ascii="Helvetica" w:hAnsi="Helvetica" w:cs="Calibri"/>
                <w:sz w:val="19"/>
                <w:szCs w:val="19"/>
                <w:lang w:val="nl-NL"/>
              </w:rPr>
            </w:pPr>
          </w:p>
        </w:tc>
        <w:tc>
          <w:tcPr>
            <w:tcW w:w="1318" w:type="dxa"/>
          </w:tcPr>
          <w:p w14:paraId="72317999"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Daan</w:t>
            </w:r>
          </w:p>
        </w:tc>
        <w:tc>
          <w:tcPr>
            <w:tcW w:w="976" w:type="dxa"/>
          </w:tcPr>
          <w:p w14:paraId="6F12C782" w14:textId="77777777" w:rsidR="00D324CD" w:rsidRPr="00324F2E" w:rsidRDefault="00D324CD" w:rsidP="00213230">
            <w:pPr>
              <w:rPr>
                <w:rFonts w:ascii="Helvetica" w:hAnsi="Helvetica" w:cs="Calibri"/>
                <w:sz w:val="19"/>
                <w:szCs w:val="19"/>
                <w:lang w:val="nl-NL"/>
              </w:rPr>
            </w:pPr>
          </w:p>
        </w:tc>
        <w:tc>
          <w:tcPr>
            <w:tcW w:w="3107" w:type="dxa"/>
          </w:tcPr>
          <w:p w14:paraId="3E7CB9D7" w14:textId="77777777" w:rsidR="00D324CD" w:rsidRPr="00324F2E" w:rsidRDefault="00D324CD" w:rsidP="00213230">
            <w:pPr>
              <w:rPr>
                <w:rFonts w:ascii="Helvetica" w:hAnsi="Helvetica" w:cs="Calibri"/>
                <w:sz w:val="19"/>
                <w:szCs w:val="19"/>
                <w:lang w:val="nl-NL"/>
              </w:rPr>
            </w:pPr>
          </w:p>
        </w:tc>
      </w:tr>
      <w:tr w:rsidR="00D324CD" w:rsidRPr="00324F2E" w14:paraId="5CB83AED" w14:textId="77777777" w:rsidTr="00213230">
        <w:tc>
          <w:tcPr>
            <w:tcW w:w="1285" w:type="dxa"/>
          </w:tcPr>
          <w:p w14:paraId="582AF17B"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Julia</w:t>
            </w:r>
          </w:p>
        </w:tc>
        <w:tc>
          <w:tcPr>
            <w:tcW w:w="1335" w:type="dxa"/>
          </w:tcPr>
          <w:p w14:paraId="027ED394" w14:textId="77777777" w:rsidR="00D324CD" w:rsidRPr="00324F2E" w:rsidRDefault="00D324CD" w:rsidP="00213230">
            <w:pPr>
              <w:rPr>
                <w:rFonts w:ascii="Helvetica" w:hAnsi="Helvetica" w:cs="Calibri"/>
                <w:sz w:val="19"/>
                <w:szCs w:val="19"/>
                <w:lang w:val="nl-NL"/>
              </w:rPr>
            </w:pPr>
          </w:p>
        </w:tc>
        <w:tc>
          <w:tcPr>
            <w:tcW w:w="1035" w:type="dxa"/>
          </w:tcPr>
          <w:p w14:paraId="56878AB7" w14:textId="77777777" w:rsidR="00D324CD" w:rsidRPr="00324F2E" w:rsidRDefault="00D324CD" w:rsidP="00213230">
            <w:pPr>
              <w:rPr>
                <w:rFonts w:ascii="Helvetica" w:hAnsi="Helvetica" w:cs="Calibri"/>
                <w:sz w:val="19"/>
                <w:szCs w:val="19"/>
                <w:lang w:val="nl-NL"/>
              </w:rPr>
            </w:pPr>
          </w:p>
        </w:tc>
        <w:tc>
          <w:tcPr>
            <w:tcW w:w="1318" w:type="dxa"/>
          </w:tcPr>
          <w:p w14:paraId="28E15FEE"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Sem</w:t>
            </w:r>
          </w:p>
        </w:tc>
        <w:tc>
          <w:tcPr>
            <w:tcW w:w="976" w:type="dxa"/>
          </w:tcPr>
          <w:p w14:paraId="692A08F2" w14:textId="77777777" w:rsidR="00D324CD" w:rsidRPr="00324F2E" w:rsidRDefault="00D324CD" w:rsidP="00213230">
            <w:pPr>
              <w:rPr>
                <w:rFonts w:ascii="Helvetica" w:hAnsi="Helvetica" w:cs="Calibri"/>
                <w:sz w:val="19"/>
                <w:szCs w:val="19"/>
                <w:lang w:val="nl-NL"/>
              </w:rPr>
            </w:pPr>
          </w:p>
        </w:tc>
        <w:tc>
          <w:tcPr>
            <w:tcW w:w="3107" w:type="dxa"/>
          </w:tcPr>
          <w:p w14:paraId="0CA623CE" w14:textId="77777777" w:rsidR="00D324CD" w:rsidRPr="00324F2E" w:rsidRDefault="00D324CD" w:rsidP="00213230">
            <w:pPr>
              <w:rPr>
                <w:rFonts w:ascii="Helvetica" w:hAnsi="Helvetica" w:cs="Calibri"/>
                <w:sz w:val="19"/>
                <w:szCs w:val="19"/>
                <w:lang w:val="nl-NL"/>
              </w:rPr>
            </w:pPr>
          </w:p>
        </w:tc>
      </w:tr>
      <w:tr w:rsidR="00D324CD" w:rsidRPr="00324F2E" w14:paraId="7FEC2FBB" w14:textId="77777777" w:rsidTr="00213230">
        <w:tc>
          <w:tcPr>
            <w:tcW w:w="1285" w:type="dxa"/>
          </w:tcPr>
          <w:p w14:paraId="22B96C91"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Sanne</w:t>
            </w:r>
          </w:p>
        </w:tc>
        <w:tc>
          <w:tcPr>
            <w:tcW w:w="1335" w:type="dxa"/>
          </w:tcPr>
          <w:p w14:paraId="3E86C1AE" w14:textId="77777777" w:rsidR="00D324CD" w:rsidRPr="00324F2E" w:rsidRDefault="00D324CD" w:rsidP="00213230">
            <w:pPr>
              <w:rPr>
                <w:rFonts w:ascii="Helvetica" w:hAnsi="Helvetica" w:cs="Calibri"/>
                <w:sz w:val="19"/>
                <w:szCs w:val="19"/>
                <w:lang w:val="nl-NL"/>
              </w:rPr>
            </w:pPr>
          </w:p>
        </w:tc>
        <w:tc>
          <w:tcPr>
            <w:tcW w:w="1035" w:type="dxa"/>
          </w:tcPr>
          <w:p w14:paraId="52C1033B" w14:textId="77777777" w:rsidR="00D324CD" w:rsidRPr="00324F2E" w:rsidRDefault="00D324CD" w:rsidP="00213230">
            <w:pPr>
              <w:rPr>
                <w:rFonts w:ascii="Helvetica" w:hAnsi="Helvetica" w:cs="Calibri"/>
                <w:sz w:val="19"/>
                <w:szCs w:val="19"/>
                <w:lang w:val="nl-NL"/>
              </w:rPr>
            </w:pPr>
          </w:p>
        </w:tc>
        <w:tc>
          <w:tcPr>
            <w:tcW w:w="1318" w:type="dxa"/>
          </w:tcPr>
          <w:p w14:paraId="51A5D22A"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Thomas</w:t>
            </w:r>
          </w:p>
        </w:tc>
        <w:tc>
          <w:tcPr>
            <w:tcW w:w="976" w:type="dxa"/>
          </w:tcPr>
          <w:p w14:paraId="617C6607" w14:textId="77777777" w:rsidR="00D324CD" w:rsidRPr="00324F2E" w:rsidRDefault="00D324CD" w:rsidP="00213230">
            <w:pPr>
              <w:rPr>
                <w:rFonts w:ascii="Helvetica" w:hAnsi="Helvetica" w:cs="Calibri"/>
                <w:sz w:val="19"/>
                <w:szCs w:val="19"/>
                <w:lang w:val="nl-NL"/>
              </w:rPr>
            </w:pPr>
          </w:p>
        </w:tc>
        <w:tc>
          <w:tcPr>
            <w:tcW w:w="3107" w:type="dxa"/>
          </w:tcPr>
          <w:p w14:paraId="7C631366" w14:textId="77777777" w:rsidR="00D324CD" w:rsidRPr="00324F2E" w:rsidRDefault="00D324CD" w:rsidP="00213230">
            <w:pPr>
              <w:rPr>
                <w:rFonts w:ascii="Helvetica" w:hAnsi="Helvetica" w:cs="Calibri"/>
                <w:sz w:val="19"/>
                <w:szCs w:val="19"/>
                <w:lang w:val="nl-NL"/>
              </w:rPr>
            </w:pPr>
          </w:p>
        </w:tc>
      </w:tr>
      <w:tr w:rsidR="00D324CD" w:rsidRPr="00324F2E" w14:paraId="2FC5A9AC" w14:textId="77777777" w:rsidTr="00213230">
        <w:tc>
          <w:tcPr>
            <w:tcW w:w="1285" w:type="dxa"/>
          </w:tcPr>
          <w:p w14:paraId="22F0068E"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Lisa</w:t>
            </w:r>
          </w:p>
        </w:tc>
        <w:tc>
          <w:tcPr>
            <w:tcW w:w="1335" w:type="dxa"/>
          </w:tcPr>
          <w:p w14:paraId="6D384588" w14:textId="77777777" w:rsidR="00D324CD" w:rsidRPr="00324F2E" w:rsidRDefault="00D324CD" w:rsidP="00213230">
            <w:pPr>
              <w:rPr>
                <w:rFonts w:ascii="Helvetica" w:hAnsi="Helvetica" w:cs="Calibri"/>
                <w:sz w:val="19"/>
                <w:szCs w:val="19"/>
                <w:lang w:val="nl-NL"/>
              </w:rPr>
            </w:pPr>
          </w:p>
        </w:tc>
        <w:tc>
          <w:tcPr>
            <w:tcW w:w="1035" w:type="dxa"/>
          </w:tcPr>
          <w:p w14:paraId="22D06B58" w14:textId="77777777" w:rsidR="00D324CD" w:rsidRPr="00324F2E" w:rsidRDefault="00D324CD" w:rsidP="00213230">
            <w:pPr>
              <w:rPr>
                <w:rFonts w:ascii="Helvetica" w:hAnsi="Helvetica" w:cs="Calibri"/>
                <w:sz w:val="19"/>
                <w:szCs w:val="19"/>
                <w:lang w:val="nl-NL"/>
              </w:rPr>
            </w:pPr>
          </w:p>
        </w:tc>
        <w:tc>
          <w:tcPr>
            <w:tcW w:w="1318" w:type="dxa"/>
          </w:tcPr>
          <w:p w14:paraId="30B2C90A"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Max</w:t>
            </w:r>
          </w:p>
        </w:tc>
        <w:tc>
          <w:tcPr>
            <w:tcW w:w="976" w:type="dxa"/>
          </w:tcPr>
          <w:p w14:paraId="55D755B4" w14:textId="77777777" w:rsidR="00D324CD" w:rsidRPr="00324F2E" w:rsidRDefault="00D324CD" w:rsidP="00213230">
            <w:pPr>
              <w:rPr>
                <w:rFonts w:ascii="Helvetica" w:hAnsi="Helvetica" w:cs="Calibri"/>
                <w:sz w:val="19"/>
                <w:szCs w:val="19"/>
                <w:lang w:val="nl-NL"/>
              </w:rPr>
            </w:pPr>
          </w:p>
        </w:tc>
        <w:tc>
          <w:tcPr>
            <w:tcW w:w="3107" w:type="dxa"/>
          </w:tcPr>
          <w:p w14:paraId="40FFC8C3" w14:textId="77777777" w:rsidR="00D324CD" w:rsidRPr="00324F2E" w:rsidRDefault="00D324CD" w:rsidP="00213230">
            <w:pPr>
              <w:rPr>
                <w:rFonts w:ascii="Helvetica" w:hAnsi="Helvetica" w:cs="Calibri"/>
                <w:sz w:val="19"/>
                <w:szCs w:val="19"/>
                <w:lang w:val="nl-NL"/>
              </w:rPr>
            </w:pPr>
          </w:p>
        </w:tc>
      </w:tr>
      <w:tr w:rsidR="00D324CD" w:rsidRPr="00324F2E" w14:paraId="6FDDDA22" w14:textId="77777777" w:rsidTr="00213230">
        <w:tc>
          <w:tcPr>
            <w:tcW w:w="1285" w:type="dxa"/>
          </w:tcPr>
          <w:p w14:paraId="4D0AF43D"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Laura</w:t>
            </w:r>
          </w:p>
        </w:tc>
        <w:tc>
          <w:tcPr>
            <w:tcW w:w="1335" w:type="dxa"/>
          </w:tcPr>
          <w:p w14:paraId="3848B050" w14:textId="77777777" w:rsidR="00D324CD" w:rsidRPr="00324F2E" w:rsidRDefault="00D324CD" w:rsidP="00213230">
            <w:pPr>
              <w:rPr>
                <w:rFonts w:ascii="Helvetica" w:hAnsi="Helvetica" w:cs="Calibri"/>
                <w:sz w:val="19"/>
                <w:szCs w:val="19"/>
                <w:lang w:val="nl-NL"/>
              </w:rPr>
            </w:pPr>
          </w:p>
        </w:tc>
        <w:tc>
          <w:tcPr>
            <w:tcW w:w="1035" w:type="dxa"/>
          </w:tcPr>
          <w:p w14:paraId="57A0B2F8" w14:textId="77777777" w:rsidR="00D324CD" w:rsidRPr="00324F2E" w:rsidRDefault="00D324CD" w:rsidP="00213230">
            <w:pPr>
              <w:rPr>
                <w:rFonts w:ascii="Helvetica" w:hAnsi="Helvetica" w:cs="Calibri"/>
                <w:sz w:val="19"/>
                <w:szCs w:val="19"/>
                <w:lang w:val="nl-NL"/>
              </w:rPr>
            </w:pPr>
          </w:p>
        </w:tc>
        <w:tc>
          <w:tcPr>
            <w:tcW w:w="1318" w:type="dxa"/>
          </w:tcPr>
          <w:p w14:paraId="4AFEBFFD"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Kevin</w:t>
            </w:r>
          </w:p>
        </w:tc>
        <w:tc>
          <w:tcPr>
            <w:tcW w:w="976" w:type="dxa"/>
          </w:tcPr>
          <w:p w14:paraId="2A183C55" w14:textId="77777777" w:rsidR="00D324CD" w:rsidRPr="00324F2E" w:rsidRDefault="00D324CD" w:rsidP="00213230">
            <w:pPr>
              <w:rPr>
                <w:rFonts w:ascii="Helvetica" w:hAnsi="Helvetica" w:cs="Calibri"/>
                <w:sz w:val="19"/>
                <w:szCs w:val="19"/>
                <w:lang w:val="nl-NL"/>
              </w:rPr>
            </w:pPr>
          </w:p>
        </w:tc>
        <w:tc>
          <w:tcPr>
            <w:tcW w:w="3107" w:type="dxa"/>
          </w:tcPr>
          <w:p w14:paraId="7ECF402C" w14:textId="77777777" w:rsidR="00D324CD" w:rsidRPr="00324F2E" w:rsidRDefault="00D324CD" w:rsidP="00213230">
            <w:pPr>
              <w:rPr>
                <w:rFonts w:ascii="Helvetica" w:hAnsi="Helvetica" w:cs="Calibri"/>
                <w:sz w:val="19"/>
                <w:szCs w:val="19"/>
                <w:lang w:val="nl-NL"/>
              </w:rPr>
            </w:pPr>
          </w:p>
        </w:tc>
      </w:tr>
      <w:tr w:rsidR="00D324CD" w:rsidRPr="00324F2E" w14:paraId="27F20C26" w14:textId="77777777" w:rsidTr="00213230">
        <w:tc>
          <w:tcPr>
            <w:tcW w:w="1285" w:type="dxa"/>
          </w:tcPr>
          <w:p w14:paraId="2D0637D3"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Maria</w:t>
            </w:r>
          </w:p>
        </w:tc>
        <w:tc>
          <w:tcPr>
            <w:tcW w:w="1335" w:type="dxa"/>
          </w:tcPr>
          <w:p w14:paraId="62985BAA" w14:textId="77777777" w:rsidR="00D324CD" w:rsidRPr="00324F2E" w:rsidRDefault="00D324CD" w:rsidP="00213230">
            <w:pPr>
              <w:rPr>
                <w:rFonts w:ascii="Helvetica" w:hAnsi="Helvetica" w:cs="Calibri"/>
                <w:sz w:val="19"/>
                <w:szCs w:val="19"/>
                <w:lang w:val="nl-NL"/>
              </w:rPr>
            </w:pPr>
          </w:p>
        </w:tc>
        <w:tc>
          <w:tcPr>
            <w:tcW w:w="1035" w:type="dxa"/>
          </w:tcPr>
          <w:p w14:paraId="0A016393" w14:textId="77777777" w:rsidR="00D324CD" w:rsidRPr="00324F2E" w:rsidRDefault="00D324CD" w:rsidP="00213230">
            <w:pPr>
              <w:rPr>
                <w:rFonts w:ascii="Helvetica" w:hAnsi="Helvetica" w:cs="Calibri"/>
                <w:sz w:val="19"/>
                <w:szCs w:val="19"/>
                <w:lang w:val="nl-NL"/>
              </w:rPr>
            </w:pPr>
          </w:p>
        </w:tc>
        <w:tc>
          <w:tcPr>
            <w:tcW w:w="1318" w:type="dxa"/>
          </w:tcPr>
          <w:p w14:paraId="7255B792"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Johannes</w:t>
            </w:r>
          </w:p>
        </w:tc>
        <w:tc>
          <w:tcPr>
            <w:tcW w:w="976" w:type="dxa"/>
          </w:tcPr>
          <w:p w14:paraId="5D704C94" w14:textId="77777777" w:rsidR="00D324CD" w:rsidRPr="00324F2E" w:rsidRDefault="00D324CD" w:rsidP="00213230">
            <w:pPr>
              <w:rPr>
                <w:rFonts w:ascii="Helvetica" w:hAnsi="Helvetica" w:cs="Calibri"/>
                <w:sz w:val="19"/>
                <w:szCs w:val="19"/>
                <w:lang w:val="nl-NL"/>
              </w:rPr>
            </w:pPr>
          </w:p>
        </w:tc>
        <w:tc>
          <w:tcPr>
            <w:tcW w:w="3107" w:type="dxa"/>
          </w:tcPr>
          <w:p w14:paraId="3836C360" w14:textId="77777777" w:rsidR="00D324CD" w:rsidRPr="00324F2E" w:rsidRDefault="00D324CD" w:rsidP="00213230">
            <w:pPr>
              <w:rPr>
                <w:rFonts w:ascii="Helvetica" w:hAnsi="Helvetica" w:cs="Calibri"/>
                <w:sz w:val="19"/>
                <w:szCs w:val="19"/>
                <w:lang w:val="nl-NL"/>
              </w:rPr>
            </w:pPr>
          </w:p>
        </w:tc>
      </w:tr>
      <w:tr w:rsidR="00D324CD" w:rsidRPr="00324F2E" w14:paraId="6234EB21" w14:textId="77777777" w:rsidTr="00213230">
        <w:tc>
          <w:tcPr>
            <w:tcW w:w="1285" w:type="dxa"/>
          </w:tcPr>
          <w:p w14:paraId="0BC8D238"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Linda</w:t>
            </w:r>
          </w:p>
        </w:tc>
        <w:tc>
          <w:tcPr>
            <w:tcW w:w="1335" w:type="dxa"/>
          </w:tcPr>
          <w:p w14:paraId="32355B9A" w14:textId="77777777" w:rsidR="00D324CD" w:rsidRPr="00324F2E" w:rsidRDefault="00D324CD" w:rsidP="00213230">
            <w:pPr>
              <w:rPr>
                <w:rFonts w:ascii="Helvetica" w:hAnsi="Helvetica" w:cs="Calibri"/>
                <w:sz w:val="19"/>
                <w:szCs w:val="19"/>
                <w:lang w:val="nl-NL"/>
              </w:rPr>
            </w:pPr>
          </w:p>
        </w:tc>
        <w:tc>
          <w:tcPr>
            <w:tcW w:w="1035" w:type="dxa"/>
          </w:tcPr>
          <w:p w14:paraId="4407F1B2" w14:textId="77777777" w:rsidR="00D324CD" w:rsidRPr="00324F2E" w:rsidRDefault="00D324CD" w:rsidP="00213230">
            <w:pPr>
              <w:rPr>
                <w:rFonts w:ascii="Helvetica" w:hAnsi="Helvetica" w:cs="Calibri"/>
                <w:sz w:val="19"/>
                <w:szCs w:val="19"/>
                <w:lang w:val="nl-NL"/>
              </w:rPr>
            </w:pPr>
          </w:p>
        </w:tc>
        <w:tc>
          <w:tcPr>
            <w:tcW w:w="1318" w:type="dxa"/>
          </w:tcPr>
          <w:p w14:paraId="7FD00FD4"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Dennis</w:t>
            </w:r>
          </w:p>
        </w:tc>
        <w:tc>
          <w:tcPr>
            <w:tcW w:w="976" w:type="dxa"/>
          </w:tcPr>
          <w:p w14:paraId="6BFC33DF" w14:textId="77777777" w:rsidR="00D324CD" w:rsidRPr="00324F2E" w:rsidRDefault="00D324CD" w:rsidP="00213230">
            <w:pPr>
              <w:rPr>
                <w:rFonts w:ascii="Helvetica" w:hAnsi="Helvetica" w:cs="Calibri"/>
                <w:sz w:val="19"/>
                <w:szCs w:val="19"/>
                <w:lang w:val="nl-NL"/>
              </w:rPr>
            </w:pPr>
          </w:p>
        </w:tc>
        <w:tc>
          <w:tcPr>
            <w:tcW w:w="3107" w:type="dxa"/>
          </w:tcPr>
          <w:p w14:paraId="455ED597" w14:textId="77777777" w:rsidR="00D324CD" w:rsidRPr="00324F2E" w:rsidRDefault="00D324CD" w:rsidP="00213230">
            <w:pPr>
              <w:rPr>
                <w:rFonts w:ascii="Helvetica" w:hAnsi="Helvetica" w:cs="Calibri"/>
                <w:sz w:val="19"/>
                <w:szCs w:val="19"/>
                <w:lang w:val="nl-NL"/>
              </w:rPr>
            </w:pPr>
          </w:p>
        </w:tc>
      </w:tr>
      <w:tr w:rsidR="00D324CD" w:rsidRPr="00324F2E" w14:paraId="79AF472A" w14:textId="77777777" w:rsidTr="00213230">
        <w:tc>
          <w:tcPr>
            <w:tcW w:w="1285" w:type="dxa"/>
          </w:tcPr>
          <w:p w14:paraId="232D32B2"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Johanna</w:t>
            </w:r>
          </w:p>
        </w:tc>
        <w:tc>
          <w:tcPr>
            <w:tcW w:w="1335" w:type="dxa"/>
          </w:tcPr>
          <w:p w14:paraId="17FEAB1C" w14:textId="77777777" w:rsidR="00D324CD" w:rsidRPr="00324F2E" w:rsidRDefault="00D324CD" w:rsidP="00213230">
            <w:pPr>
              <w:rPr>
                <w:rFonts w:ascii="Helvetica" w:hAnsi="Helvetica" w:cs="Calibri"/>
                <w:sz w:val="19"/>
                <w:szCs w:val="19"/>
                <w:lang w:val="nl-NL"/>
              </w:rPr>
            </w:pPr>
          </w:p>
        </w:tc>
        <w:tc>
          <w:tcPr>
            <w:tcW w:w="1035" w:type="dxa"/>
          </w:tcPr>
          <w:p w14:paraId="1FF71FD9" w14:textId="77777777" w:rsidR="00D324CD" w:rsidRPr="00324F2E" w:rsidRDefault="00D324CD" w:rsidP="00213230">
            <w:pPr>
              <w:rPr>
                <w:rFonts w:ascii="Helvetica" w:hAnsi="Helvetica" w:cs="Calibri"/>
                <w:sz w:val="19"/>
                <w:szCs w:val="19"/>
                <w:lang w:val="nl-NL"/>
              </w:rPr>
            </w:pPr>
          </w:p>
        </w:tc>
        <w:tc>
          <w:tcPr>
            <w:tcW w:w="1318" w:type="dxa"/>
          </w:tcPr>
          <w:p w14:paraId="668D9707"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Jeroen</w:t>
            </w:r>
          </w:p>
        </w:tc>
        <w:tc>
          <w:tcPr>
            <w:tcW w:w="976" w:type="dxa"/>
          </w:tcPr>
          <w:p w14:paraId="60E7E785" w14:textId="77777777" w:rsidR="00D324CD" w:rsidRPr="00324F2E" w:rsidRDefault="00D324CD" w:rsidP="00213230">
            <w:pPr>
              <w:rPr>
                <w:rFonts w:ascii="Helvetica" w:hAnsi="Helvetica" w:cs="Calibri"/>
                <w:sz w:val="19"/>
                <w:szCs w:val="19"/>
                <w:lang w:val="nl-NL"/>
              </w:rPr>
            </w:pPr>
          </w:p>
        </w:tc>
        <w:tc>
          <w:tcPr>
            <w:tcW w:w="3107" w:type="dxa"/>
          </w:tcPr>
          <w:p w14:paraId="3BA9BC72" w14:textId="77777777" w:rsidR="00D324CD" w:rsidRPr="00324F2E" w:rsidRDefault="00D324CD" w:rsidP="00213230">
            <w:pPr>
              <w:rPr>
                <w:rFonts w:ascii="Helvetica" w:hAnsi="Helvetica" w:cs="Calibri"/>
                <w:sz w:val="19"/>
                <w:szCs w:val="19"/>
                <w:lang w:val="nl-NL"/>
              </w:rPr>
            </w:pPr>
          </w:p>
        </w:tc>
      </w:tr>
      <w:tr w:rsidR="00D324CD" w:rsidRPr="00324F2E" w14:paraId="593BC27E" w14:textId="77777777" w:rsidTr="00213230">
        <w:tc>
          <w:tcPr>
            <w:tcW w:w="1285" w:type="dxa"/>
          </w:tcPr>
          <w:p w14:paraId="544A09B9"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Monique</w:t>
            </w:r>
          </w:p>
        </w:tc>
        <w:tc>
          <w:tcPr>
            <w:tcW w:w="1335" w:type="dxa"/>
          </w:tcPr>
          <w:p w14:paraId="3763D49A" w14:textId="77777777" w:rsidR="00D324CD" w:rsidRPr="00324F2E" w:rsidRDefault="00D324CD" w:rsidP="00213230">
            <w:pPr>
              <w:rPr>
                <w:rFonts w:ascii="Helvetica" w:hAnsi="Helvetica" w:cs="Calibri"/>
                <w:sz w:val="19"/>
                <w:szCs w:val="19"/>
                <w:lang w:val="nl-NL"/>
              </w:rPr>
            </w:pPr>
          </w:p>
        </w:tc>
        <w:tc>
          <w:tcPr>
            <w:tcW w:w="1035" w:type="dxa"/>
          </w:tcPr>
          <w:p w14:paraId="0BDFDBFC" w14:textId="77777777" w:rsidR="00D324CD" w:rsidRPr="00324F2E" w:rsidRDefault="00D324CD" w:rsidP="00213230">
            <w:pPr>
              <w:rPr>
                <w:rFonts w:ascii="Helvetica" w:hAnsi="Helvetica" w:cs="Calibri"/>
                <w:sz w:val="19"/>
                <w:szCs w:val="19"/>
                <w:lang w:val="nl-NL"/>
              </w:rPr>
            </w:pPr>
          </w:p>
        </w:tc>
        <w:tc>
          <w:tcPr>
            <w:tcW w:w="1318" w:type="dxa"/>
          </w:tcPr>
          <w:p w14:paraId="26070354"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Jan</w:t>
            </w:r>
          </w:p>
        </w:tc>
        <w:tc>
          <w:tcPr>
            <w:tcW w:w="976" w:type="dxa"/>
          </w:tcPr>
          <w:p w14:paraId="76176A81" w14:textId="77777777" w:rsidR="00D324CD" w:rsidRPr="00324F2E" w:rsidRDefault="00D324CD" w:rsidP="00213230">
            <w:pPr>
              <w:rPr>
                <w:rFonts w:ascii="Helvetica" w:hAnsi="Helvetica" w:cs="Calibri"/>
                <w:sz w:val="19"/>
                <w:szCs w:val="19"/>
                <w:lang w:val="nl-NL"/>
              </w:rPr>
            </w:pPr>
          </w:p>
        </w:tc>
        <w:tc>
          <w:tcPr>
            <w:tcW w:w="3107" w:type="dxa"/>
          </w:tcPr>
          <w:p w14:paraId="7B5DD185" w14:textId="77777777" w:rsidR="00D324CD" w:rsidRPr="00324F2E" w:rsidRDefault="00D324CD" w:rsidP="00213230">
            <w:pPr>
              <w:rPr>
                <w:rFonts w:ascii="Helvetica" w:hAnsi="Helvetica" w:cs="Calibri"/>
                <w:sz w:val="19"/>
                <w:szCs w:val="19"/>
                <w:lang w:val="nl-NL"/>
              </w:rPr>
            </w:pPr>
          </w:p>
        </w:tc>
      </w:tr>
      <w:tr w:rsidR="00D324CD" w:rsidRPr="00324F2E" w14:paraId="40B85E27" w14:textId="77777777" w:rsidTr="00213230">
        <w:tc>
          <w:tcPr>
            <w:tcW w:w="1285" w:type="dxa"/>
          </w:tcPr>
          <w:p w14:paraId="64A13A42"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Ester</w:t>
            </w:r>
          </w:p>
        </w:tc>
        <w:tc>
          <w:tcPr>
            <w:tcW w:w="1335" w:type="dxa"/>
          </w:tcPr>
          <w:p w14:paraId="1844D1B1" w14:textId="77777777" w:rsidR="00D324CD" w:rsidRPr="00324F2E" w:rsidRDefault="00D324CD" w:rsidP="00213230">
            <w:pPr>
              <w:rPr>
                <w:rFonts w:ascii="Helvetica" w:hAnsi="Helvetica" w:cs="Calibri"/>
                <w:sz w:val="19"/>
                <w:szCs w:val="19"/>
                <w:lang w:val="nl-NL"/>
              </w:rPr>
            </w:pPr>
          </w:p>
        </w:tc>
        <w:tc>
          <w:tcPr>
            <w:tcW w:w="1035" w:type="dxa"/>
          </w:tcPr>
          <w:p w14:paraId="232D335E" w14:textId="77777777" w:rsidR="00D324CD" w:rsidRPr="00324F2E" w:rsidRDefault="00D324CD" w:rsidP="00213230">
            <w:pPr>
              <w:rPr>
                <w:rFonts w:ascii="Helvetica" w:hAnsi="Helvetica" w:cs="Calibri"/>
                <w:sz w:val="19"/>
                <w:szCs w:val="19"/>
                <w:lang w:val="nl-NL"/>
              </w:rPr>
            </w:pPr>
          </w:p>
        </w:tc>
        <w:tc>
          <w:tcPr>
            <w:tcW w:w="1318" w:type="dxa"/>
          </w:tcPr>
          <w:p w14:paraId="18185C3E"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Marcel</w:t>
            </w:r>
          </w:p>
        </w:tc>
        <w:tc>
          <w:tcPr>
            <w:tcW w:w="976" w:type="dxa"/>
          </w:tcPr>
          <w:p w14:paraId="799767C0" w14:textId="77777777" w:rsidR="00D324CD" w:rsidRPr="00324F2E" w:rsidRDefault="00D324CD" w:rsidP="00213230">
            <w:pPr>
              <w:rPr>
                <w:rFonts w:ascii="Helvetica" w:hAnsi="Helvetica" w:cs="Calibri"/>
                <w:sz w:val="19"/>
                <w:szCs w:val="19"/>
                <w:lang w:val="nl-NL"/>
              </w:rPr>
            </w:pPr>
          </w:p>
        </w:tc>
        <w:tc>
          <w:tcPr>
            <w:tcW w:w="3107" w:type="dxa"/>
          </w:tcPr>
          <w:p w14:paraId="4074178D" w14:textId="77777777" w:rsidR="00D324CD" w:rsidRPr="00324F2E" w:rsidRDefault="00D324CD" w:rsidP="00213230">
            <w:pPr>
              <w:rPr>
                <w:rFonts w:ascii="Helvetica" w:hAnsi="Helvetica" w:cs="Calibri"/>
                <w:sz w:val="19"/>
                <w:szCs w:val="19"/>
                <w:lang w:val="nl-NL"/>
              </w:rPr>
            </w:pPr>
          </w:p>
        </w:tc>
      </w:tr>
      <w:tr w:rsidR="00D324CD" w:rsidRPr="00324F2E" w14:paraId="54DBF7C8" w14:textId="77777777" w:rsidTr="00213230">
        <w:tc>
          <w:tcPr>
            <w:tcW w:w="1285" w:type="dxa"/>
          </w:tcPr>
          <w:p w14:paraId="7C00E784"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Anna</w:t>
            </w:r>
          </w:p>
        </w:tc>
        <w:tc>
          <w:tcPr>
            <w:tcW w:w="1335" w:type="dxa"/>
          </w:tcPr>
          <w:p w14:paraId="49BE9BA1" w14:textId="77777777" w:rsidR="00D324CD" w:rsidRPr="00324F2E" w:rsidRDefault="00D324CD" w:rsidP="00213230">
            <w:pPr>
              <w:rPr>
                <w:rFonts w:ascii="Helvetica" w:hAnsi="Helvetica" w:cs="Calibri"/>
                <w:sz w:val="19"/>
                <w:szCs w:val="19"/>
                <w:lang w:val="nl-NL"/>
              </w:rPr>
            </w:pPr>
          </w:p>
        </w:tc>
        <w:tc>
          <w:tcPr>
            <w:tcW w:w="1035" w:type="dxa"/>
          </w:tcPr>
          <w:p w14:paraId="30653FE3" w14:textId="77777777" w:rsidR="00D324CD" w:rsidRPr="00324F2E" w:rsidRDefault="00D324CD" w:rsidP="00213230">
            <w:pPr>
              <w:rPr>
                <w:rFonts w:ascii="Helvetica" w:hAnsi="Helvetica" w:cs="Calibri"/>
                <w:sz w:val="19"/>
                <w:szCs w:val="19"/>
                <w:lang w:val="nl-NL"/>
              </w:rPr>
            </w:pPr>
          </w:p>
        </w:tc>
        <w:tc>
          <w:tcPr>
            <w:tcW w:w="1318" w:type="dxa"/>
          </w:tcPr>
          <w:p w14:paraId="3750BD7C"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Cornelis</w:t>
            </w:r>
          </w:p>
        </w:tc>
        <w:tc>
          <w:tcPr>
            <w:tcW w:w="976" w:type="dxa"/>
          </w:tcPr>
          <w:p w14:paraId="2F82059B" w14:textId="77777777" w:rsidR="00D324CD" w:rsidRPr="00324F2E" w:rsidRDefault="00D324CD" w:rsidP="00213230">
            <w:pPr>
              <w:rPr>
                <w:rFonts w:ascii="Helvetica" w:hAnsi="Helvetica" w:cs="Calibri"/>
                <w:sz w:val="19"/>
                <w:szCs w:val="19"/>
                <w:lang w:val="nl-NL"/>
              </w:rPr>
            </w:pPr>
          </w:p>
        </w:tc>
        <w:tc>
          <w:tcPr>
            <w:tcW w:w="3107" w:type="dxa"/>
          </w:tcPr>
          <w:p w14:paraId="2A1DD0B2" w14:textId="77777777" w:rsidR="00D324CD" w:rsidRPr="00324F2E" w:rsidRDefault="00D324CD" w:rsidP="00213230">
            <w:pPr>
              <w:rPr>
                <w:rFonts w:ascii="Helvetica" w:hAnsi="Helvetica" w:cs="Calibri"/>
                <w:sz w:val="19"/>
                <w:szCs w:val="19"/>
                <w:lang w:val="nl-NL"/>
              </w:rPr>
            </w:pPr>
          </w:p>
        </w:tc>
      </w:tr>
      <w:tr w:rsidR="00D324CD" w:rsidRPr="00324F2E" w14:paraId="6D54F026" w14:textId="77777777" w:rsidTr="00213230">
        <w:tc>
          <w:tcPr>
            <w:tcW w:w="1285" w:type="dxa"/>
          </w:tcPr>
          <w:p w14:paraId="15BD9990"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Elisabeth</w:t>
            </w:r>
          </w:p>
        </w:tc>
        <w:tc>
          <w:tcPr>
            <w:tcW w:w="1335" w:type="dxa"/>
          </w:tcPr>
          <w:p w14:paraId="25B8DDFD" w14:textId="77777777" w:rsidR="00D324CD" w:rsidRPr="00324F2E" w:rsidRDefault="00D324CD" w:rsidP="00213230">
            <w:pPr>
              <w:rPr>
                <w:rFonts w:ascii="Helvetica" w:hAnsi="Helvetica" w:cs="Calibri"/>
                <w:sz w:val="19"/>
                <w:szCs w:val="19"/>
                <w:lang w:val="nl-NL"/>
              </w:rPr>
            </w:pPr>
          </w:p>
        </w:tc>
        <w:tc>
          <w:tcPr>
            <w:tcW w:w="1035" w:type="dxa"/>
          </w:tcPr>
          <w:p w14:paraId="402900FC" w14:textId="77777777" w:rsidR="00D324CD" w:rsidRPr="00324F2E" w:rsidRDefault="00D324CD" w:rsidP="00213230">
            <w:pPr>
              <w:rPr>
                <w:rFonts w:ascii="Helvetica" w:hAnsi="Helvetica" w:cs="Calibri"/>
                <w:sz w:val="19"/>
                <w:szCs w:val="19"/>
                <w:lang w:val="nl-NL"/>
              </w:rPr>
            </w:pPr>
          </w:p>
        </w:tc>
        <w:tc>
          <w:tcPr>
            <w:tcW w:w="1318" w:type="dxa"/>
          </w:tcPr>
          <w:p w14:paraId="0017A7BB"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Hendrik</w:t>
            </w:r>
          </w:p>
        </w:tc>
        <w:tc>
          <w:tcPr>
            <w:tcW w:w="976" w:type="dxa"/>
          </w:tcPr>
          <w:p w14:paraId="268A5ECB" w14:textId="77777777" w:rsidR="00D324CD" w:rsidRPr="00324F2E" w:rsidRDefault="00D324CD" w:rsidP="00213230">
            <w:pPr>
              <w:rPr>
                <w:rFonts w:ascii="Helvetica" w:hAnsi="Helvetica" w:cs="Calibri"/>
                <w:sz w:val="19"/>
                <w:szCs w:val="19"/>
                <w:lang w:val="nl-NL"/>
              </w:rPr>
            </w:pPr>
          </w:p>
        </w:tc>
        <w:tc>
          <w:tcPr>
            <w:tcW w:w="3107" w:type="dxa"/>
          </w:tcPr>
          <w:p w14:paraId="25634B85" w14:textId="77777777" w:rsidR="00D324CD" w:rsidRPr="00324F2E" w:rsidRDefault="00D324CD" w:rsidP="00213230">
            <w:pPr>
              <w:rPr>
                <w:rFonts w:ascii="Helvetica" w:hAnsi="Helvetica" w:cs="Calibri"/>
                <w:sz w:val="19"/>
                <w:szCs w:val="19"/>
                <w:lang w:val="nl-NL"/>
              </w:rPr>
            </w:pPr>
          </w:p>
        </w:tc>
      </w:tr>
      <w:tr w:rsidR="00D324CD" w:rsidRPr="00324F2E" w14:paraId="5659D692" w14:textId="77777777" w:rsidTr="00213230">
        <w:tc>
          <w:tcPr>
            <w:tcW w:w="1285" w:type="dxa"/>
          </w:tcPr>
          <w:p w14:paraId="6E8DE2E7"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Cornelia</w:t>
            </w:r>
          </w:p>
        </w:tc>
        <w:tc>
          <w:tcPr>
            <w:tcW w:w="1335" w:type="dxa"/>
          </w:tcPr>
          <w:p w14:paraId="5446B6EC" w14:textId="77777777" w:rsidR="00D324CD" w:rsidRPr="00324F2E" w:rsidRDefault="00D324CD" w:rsidP="00213230">
            <w:pPr>
              <w:rPr>
                <w:rFonts w:ascii="Helvetica" w:hAnsi="Helvetica" w:cs="Calibri"/>
                <w:sz w:val="19"/>
                <w:szCs w:val="19"/>
                <w:lang w:val="nl-NL"/>
              </w:rPr>
            </w:pPr>
          </w:p>
        </w:tc>
        <w:tc>
          <w:tcPr>
            <w:tcW w:w="1035" w:type="dxa"/>
          </w:tcPr>
          <w:p w14:paraId="37E45114" w14:textId="77777777" w:rsidR="00D324CD" w:rsidRPr="00324F2E" w:rsidRDefault="00D324CD" w:rsidP="00213230">
            <w:pPr>
              <w:rPr>
                <w:rFonts w:ascii="Helvetica" w:hAnsi="Helvetica" w:cs="Calibri"/>
                <w:sz w:val="19"/>
                <w:szCs w:val="19"/>
                <w:lang w:val="nl-NL"/>
              </w:rPr>
            </w:pPr>
          </w:p>
        </w:tc>
        <w:tc>
          <w:tcPr>
            <w:tcW w:w="1318" w:type="dxa"/>
          </w:tcPr>
          <w:p w14:paraId="4D0741D5"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Petrus</w:t>
            </w:r>
          </w:p>
        </w:tc>
        <w:tc>
          <w:tcPr>
            <w:tcW w:w="976" w:type="dxa"/>
          </w:tcPr>
          <w:p w14:paraId="2A7572DB" w14:textId="77777777" w:rsidR="00D324CD" w:rsidRPr="00324F2E" w:rsidRDefault="00D324CD" w:rsidP="00213230">
            <w:pPr>
              <w:rPr>
                <w:rFonts w:ascii="Helvetica" w:hAnsi="Helvetica" w:cs="Calibri"/>
                <w:sz w:val="19"/>
                <w:szCs w:val="19"/>
                <w:lang w:val="nl-NL"/>
              </w:rPr>
            </w:pPr>
          </w:p>
        </w:tc>
        <w:tc>
          <w:tcPr>
            <w:tcW w:w="3107" w:type="dxa"/>
          </w:tcPr>
          <w:p w14:paraId="76C3F34D" w14:textId="77777777" w:rsidR="00D324CD" w:rsidRPr="00324F2E" w:rsidRDefault="00D324CD" w:rsidP="00213230">
            <w:pPr>
              <w:rPr>
                <w:rFonts w:ascii="Helvetica" w:hAnsi="Helvetica" w:cs="Calibri"/>
                <w:sz w:val="19"/>
                <w:szCs w:val="19"/>
                <w:lang w:val="nl-NL"/>
              </w:rPr>
            </w:pPr>
          </w:p>
        </w:tc>
      </w:tr>
      <w:tr w:rsidR="00D324CD" w:rsidRPr="00324F2E" w14:paraId="09D89BB8" w14:textId="77777777" w:rsidTr="00213230">
        <w:tc>
          <w:tcPr>
            <w:tcW w:w="1285" w:type="dxa"/>
          </w:tcPr>
          <w:p w14:paraId="4F8973C8"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Wilhelmina</w:t>
            </w:r>
          </w:p>
        </w:tc>
        <w:tc>
          <w:tcPr>
            <w:tcW w:w="1335" w:type="dxa"/>
          </w:tcPr>
          <w:p w14:paraId="672BAA34" w14:textId="77777777" w:rsidR="00D324CD" w:rsidRPr="00324F2E" w:rsidRDefault="00D324CD" w:rsidP="00213230">
            <w:pPr>
              <w:rPr>
                <w:rFonts w:ascii="Helvetica" w:hAnsi="Helvetica" w:cs="Calibri"/>
                <w:sz w:val="19"/>
                <w:szCs w:val="19"/>
                <w:lang w:val="nl-NL"/>
              </w:rPr>
            </w:pPr>
          </w:p>
        </w:tc>
        <w:tc>
          <w:tcPr>
            <w:tcW w:w="1035" w:type="dxa"/>
          </w:tcPr>
          <w:p w14:paraId="112D71F9" w14:textId="77777777" w:rsidR="00D324CD" w:rsidRPr="00324F2E" w:rsidRDefault="00D324CD" w:rsidP="00213230">
            <w:pPr>
              <w:rPr>
                <w:rFonts w:ascii="Helvetica" w:hAnsi="Helvetica" w:cs="Calibri"/>
                <w:sz w:val="19"/>
                <w:szCs w:val="19"/>
                <w:lang w:val="nl-NL"/>
              </w:rPr>
            </w:pPr>
          </w:p>
        </w:tc>
        <w:tc>
          <w:tcPr>
            <w:tcW w:w="1318" w:type="dxa"/>
          </w:tcPr>
          <w:p w14:paraId="177A1236"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Willem</w:t>
            </w:r>
          </w:p>
        </w:tc>
        <w:tc>
          <w:tcPr>
            <w:tcW w:w="976" w:type="dxa"/>
          </w:tcPr>
          <w:p w14:paraId="4119504C" w14:textId="77777777" w:rsidR="00D324CD" w:rsidRPr="00324F2E" w:rsidRDefault="00D324CD" w:rsidP="00213230">
            <w:pPr>
              <w:rPr>
                <w:rFonts w:ascii="Helvetica" w:hAnsi="Helvetica" w:cs="Calibri"/>
                <w:sz w:val="19"/>
                <w:szCs w:val="19"/>
                <w:lang w:val="nl-NL"/>
              </w:rPr>
            </w:pPr>
          </w:p>
        </w:tc>
        <w:tc>
          <w:tcPr>
            <w:tcW w:w="3107" w:type="dxa"/>
          </w:tcPr>
          <w:p w14:paraId="032A53AC" w14:textId="77777777" w:rsidR="00D324CD" w:rsidRPr="00324F2E" w:rsidRDefault="00D324CD" w:rsidP="00213230">
            <w:pPr>
              <w:rPr>
                <w:rFonts w:ascii="Helvetica" w:hAnsi="Helvetica" w:cs="Calibri"/>
                <w:sz w:val="19"/>
                <w:szCs w:val="19"/>
                <w:lang w:val="nl-NL"/>
              </w:rPr>
            </w:pPr>
          </w:p>
        </w:tc>
      </w:tr>
      <w:tr w:rsidR="00D324CD" w:rsidRPr="00324F2E" w14:paraId="6431261E" w14:textId="77777777" w:rsidTr="00213230">
        <w:tc>
          <w:tcPr>
            <w:tcW w:w="1285" w:type="dxa"/>
          </w:tcPr>
          <w:p w14:paraId="55DA9818" w14:textId="77777777" w:rsidR="00D324CD" w:rsidRPr="00324F2E" w:rsidRDefault="00D324CD" w:rsidP="00213230">
            <w:pPr>
              <w:rPr>
                <w:rFonts w:ascii="Helvetica" w:hAnsi="Helvetica" w:cs="Calibri"/>
                <w:sz w:val="19"/>
                <w:szCs w:val="19"/>
                <w:lang w:val="nl-NL"/>
              </w:rPr>
            </w:pPr>
            <w:proofErr w:type="spellStart"/>
            <w:r w:rsidRPr="00324F2E">
              <w:rPr>
                <w:rFonts w:ascii="Helvetica" w:hAnsi="Helvetica" w:cs="Calibri"/>
                <w:sz w:val="19"/>
                <w:szCs w:val="19"/>
                <w:lang w:val="nl-NL"/>
              </w:rPr>
              <w:t>Amira</w:t>
            </w:r>
            <w:proofErr w:type="spellEnd"/>
          </w:p>
        </w:tc>
        <w:tc>
          <w:tcPr>
            <w:tcW w:w="1335" w:type="dxa"/>
          </w:tcPr>
          <w:p w14:paraId="3E09AEAB" w14:textId="77777777" w:rsidR="00D324CD" w:rsidRPr="00324F2E" w:rsidRDefault="00D324CD" w:rsidP="00213230">
            <w:pPr>
              <w:rPr>
                <w:rFonts w:ascii="Helvetica" w:hAnsi="Helvetica" w:cs="Calibri"/>
                <w:sz w:val="19"/>
                <w:szCs w:val="19"/>
                <w:lang w:val="nl-NL"/>
              </w:rPr>
            </w:pPr>
          </w:p>
        </w:tc>
        <w:tc>
          <w:tcPr>
            <w:tcW w:w="1035" w:type="dxa"/>
          </w:tcPr>
          <w:p w14:paraId="147EBE80" w14:textId="77777777" w:rsidR="00D324CD" w:rsidRPr="00324F2E" w:rsidRDefault="00D324CD" w:rsidP="00213230">
            <w:pPr>
              <w:rPr>
                <w:rFonts w:ascii="Helvetica" w:hAnsi="Helvetica" w:cs="Calibri"/>
                <w:sz w:val="19"/>
                <w:szCs w:val="19"/>
                <w:lang w:val="nl-NL"/>
              </w:rPr>
            </w:pPr>
          </w:p>
        </w:tc>
        <w:tc>
          <w:tcPr>
            <w:tcW w:w="1318" w:type="dxa"/>
          </w:tcPr>
          <w:p w14:paraId="5D5EE8F3"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Ali</w:t>
            </w:r>
          </w:p>
        </w:tc>
        <w:tc>
          <w:tcPr>
            <w:tcW w:w="976" w:type="dxa"/>
          </w:tcPr>
          <w:p w14:paraId="1D1B91D0" w14:textId="77777777" w:rsidR="00D324CD" w:rsidRPr="00324F2E" w:rsidRDefault="00D324CD" w:rsidP="00213230">
            <w:pPr>
              <w:rPr>
                <w:rFonts w:ascii="Helvetica" w:hAnsi="Helvetica" w:cs="Calibri"/>
                <w:sz w:val="19"/>
                <w:szCs w:val="19"/>
                <w:lang w:val="nl-NL"/>
              </w:rPr>
            </w:pPr>
          </w:p>
        </w:tc>
        <w:tc>
          <w:tcPr>
            <w:tcW w:w="3107" w:type="dxa"/>
          </w:tcPr>
          <w:p w14:paraId="45B5A2BE" w14:textId="77777777" w:rsidR="00D324CD" w:rsidRPr="00324F2E" w:rsidRDefault="00D324CD" w:rsidP="00213230">
            <w:pPr>
              <w:rPr>
                <w:rFonts w:ascii="Helvetica" w:hAnsi="Helvetica" w:cs="Calibri"/>
                <w:sz w:val="19"/>
                <w:szCs w:val="19"/>
                <w:lang w:val="nl-NL"/>
              </w:rPr>
            </w:pPr>
          </w:p>
        </w:tc>
      </w:tr>
      <w:tr w:rsidR="00D324CD" w:rsidRPr="00324F2E" w14:paraId="2ECE4375" w14:textId="77777777" w:rsidTr="00213230">
        <w:tc>
          <w:tcPr>
            <w:tcW w:w="1285" w:type="dxa"/>
          </w:tcPr>
          <w:p w14:paraId="4C903799"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Samira</w:t>
            </w:r>
          </w:p>
        </w:tc>
        <w:tc>
          <w:tcPr>
            <w:tcW w:w="1335" w:type="dxa"/>
          </w:tcPr>
          <w:p w14:paraId="53B1B53C" w14:textId="77777777" w:rsidR="00D324CD" w:rsidRPr="00324F2E" w:rsidRDefault="00D324CD" w:rsidP="00213230">
            <w:pPr>
              <w:rPr>
                <w:rFonts w:ascii="Helvetica" w:hAnsi="Helvetica" w:cs="Calibri"/>
                <w:sz w:val="19"/>
                <w:szCs w:val="19"/>
                <w:lang w:val="nl-NL"/>
              </w:rPr>
            </w:pPr>
          </w:p>
        </w:tc>
        <w:tc>
          <w:tcPr>
            <w:tcW w:w="1035" w:type="dxa"/>
          </w:tcPr>
          <w:p w14:paraId="638291AA" w14:textId="77777777" w:rsidR="00D324CD" w:rsidRPr="00324F2E" w:rsidRDefault="00D324CD" w:rsidP="00213230">
            <w:pPr>
              <w:rPr>
                <w:rFonts w:ascii="Helvetica" w:hAnsi="Helvetica" w:cs="Calibri"/>
                <w:sz w:val="19"/>
                <w:szCs w:val="19"/>
                <w:lang w:val="nl-NL"/>
              </w:rPr>
            </w:pPr>
          </w:p>
        </w:tc>
        <w:tc>
          <w:tcPr>
            <w:tcW w:w="1318" w:type="dxa"/>
          </w:tcPr>
          <w:p w14:paraId="231B22EB" w14:textId="77777777" w:rsidR="00D324CD" w:rsidRPr="00324F2E" w:rsidRDefault="00D324CD" w:rsidP="00213230">
            <w:pPr>
              <w:rPr>
                <w:rFonts w:ascii="Helvetica" w:hAnsi="Helvetica" w:cs="Calibri"/>
                <w:sz w:val="19"/>
                <w:szCs w:val="19"/>
                <w:lang w:val="nl-NL"/>
              </w:rPr>
            </w:pPr>
            <w:commentRangeStart w:id="4022"/>
            <w:r w:rsidRPr="00324F2E">
              <w:rPr>
                <w:rFonts w:ascii="Helvetica" w:hAnsi="Helvetica" w:cs="Calibri"/>
                <w:sz w:val="19"/>
                <w:szCs w:val="19"/>
                <w:lang w:val="nl-NL"/>
              </w:rPr>
              <w:t>Mohammed</w:t>
            </w:r>
            <w:commentRangeEnd w:id="4022"/>
            <w:r w:rsidR="00800493">
              <w:rPr>
                <w:rStyle w:val="CommentReference"/>
              </w:rPr>
              <w:commentReference w:id="4022"/>
            </w:r>
          </w:p>
        </w:tc>
        <w:tc>
          <w:tcPr>
            <w:tcW w:w="976" w:type="dxa"/>
          </w:tcPr>
          <w:p w14:paraId="63174405" w14:textId="77777777" w:rsidR="00D324CD" w:rsidRPr="00324F2E" w:rsidRDefault="00D324CD" w:rsidP="00213230">
            <w:pPr>
              <w:rPr>
                <w:rFonts w:ascii="Helvetica" w:hAnsi="Helvetica" w:cs="Calibri"/>
                <w:sz w:val="19"/>
                <w:szCs w:val="19"/>
                <w:lang w:val="nl-NL"/>
              </w:rPr>
            </w:pPr>
          </w:p>
        </w:tc>
        <w:tc>
          <w:tcPr>
            <w:tcW w:w="3107" w:type="dxa"/>
          </w:tcPr>
          <w:p w14:paraId="0E996BEE" w14:textId="77777777" w:rsidR="00D324CD" w:rsidRPr="00324F2E" w:rsidRDefault="00D324CD" w:rsidP="00213230">
            <w:pPr>
              <w:rPr>
                <w:rFonts w:ascii="Helvetica" w:hAnsi="Helvetica" w:cs="Calibri"/>
                <w:sz w:val="19"/>
                <w:szCs w:val="19"/>
                <w:lang w:val="nl-NL"/>
              </w:rPr>
            </w:pPr>
          </w:p>
        </w:tc>
      </w:tr>
      <w:tr w:rsidR="00D324CD" w:rsidRPr="00324F2E" w14:paraId="318FBB7F" w14:textId="77777777" w:rsidTr="00213230">
        <w:tc>
          <w:tcPr>
            <w:tcW w:w="1285" w:type="dxa"/>
          </w:tcPr>
          <w:p w14:paraId="39FEA99C"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Sara</w:t>
            </w:r>
          </w:p>
        </w:tc>
        <w:tc>
          <w:tcPr>
            <w:tcW w:w="1335" w:type="dxa"/>
          </w:tcPr>
          <w:p w14:paraId="79BD91CC" w14:textId="77777777" w:rsidR="00D324CD" w:rsidRPr="00324F2E" w:rsidRDefault="00D324CD" w:rsidP="00213230">
            <w:pPr>
              <w:rPr>
                <w:rFonts w:ascii="Helvetica" w:hAnsi="Helvetica" w:cs="Calibri"/>
                <w:sz w:val="19"/>
                <w:szCs w:val="19"/>
                <w:lang w:val="nl-NL"/>
              </w:rPr>
            </w:pPr>
          </w:p>
        </w:tc>
        <w:tc>
          <w:tcPr>
            <w:tcW w:w="1035" w:type="dxa"/>
          </w:tcPr>
          <w:p w14:paraId="788F2DED" w14:textId="77777777" w:rsidR="00D324CD" w:rsidRPr="00324F2E" w:rsidRDefault="00D324CD" w:rsidP="00213230">
            <w:pPr>
              <w:rPr>
                <w:rFonts w:ascii="Helvetica" w:hAnsi="Helvetica" w:cs="Calibri"/>
                <w:sz w:val="19"/>
                <w:szCs w:val="19"/>
                <w:lang w:val="nl-NL"/>
              </w:rPr>
            </w:pPr>
          </w:p>
        </w:tc>
        <w:tc>
          <w:tcPr>
            <w:tcW w:w="1318" w:type="dxa"/>
          </w:tcPr>
          <w:p w14:paraId="27E1CFD1" w14:textId="77777777" w:rsidR="00D324CD" w:rsidRPr="00324F2E" w:rsidRDefault="00D324CD" w:rsidP="00213230">
            <w:pPr>
              <w:rPr>
                <w:rFonts w:ascii="Helvetica" w:hAnsi="Helvetica" w:cs="Calibri"/>
                <w:sz w:val="19"/>
                <w:szCs w:val="19"/>
                <w:lang w:val="nl-NL"/>
              </w:rPr>
            </w:pPr>
            <w:r w:rsidRPr="00324F2E">
              <w:rPr>
                <w:rFonts w:ascii="Helvetica" w:hAnsi="Helvetica" w:cs="Calibri"/>
                <w:sz w:val="19"/>
                <w:szCs w:val="19"/>
                <w:lang w:val="nl-NL"/>
              </w:rPr>
              <w:t>Noor</w:t>
            </w:r>
          </w:p>
        </w:tc>
        <w:tc>
          <w:tcPr>
            <w:tcW w:w="976" w:type="dxa"/>
          </w:tcPr>
          <w:p w14:paraId="1CEE3C00" w14:textId="77777777" w:rsidR="00D324CD" w:rsidRPr="00324F2E" w:rsidRDefault="00D324CD" w:rsidP="00213230">
            <w:pPr>
              <w:rPr>
                <w:rFonts w:ascii="Helvetica" w:hAnsi="Helvetica" w:cs="Calibri"/>
                <w:sz w:val="19"/>
                <w:szCs w:val="19"/>
                <w:lang w:val="nl-NL"/>
              </w:rPr>
            </w:pPr>
          </w:p>
        </w:tc>
        <w:tc>
          <w:tcPr>
            <w:tcW w:w="3107" w:type="dxa"/>
          </w:tcPr>
          <w:p w14:paraId="7A8092E1" w14:textId="77777777" w:rsidR="00D324CD" w:rsidRPr="00324F2E" w:rsidRDefault="00D324CD" w:rsidP="00213230">
            <w:pPr>
              <w:rPr>
                <w:rFonts w:ascii="Helvetica" w:hAnsi="Helvetica" w:cs="Calibri"/>
                <w:sz w:val="19"/>
                <w:szCs w:val="19"/>
                <w:lang w:val="nl-NL"/>
              </w:rPr>
            </w:pPr>
          </w:p>
        </w:tc>
      </w:tr>
    </w:tbl>
    <w:p w14:paraId="7218D76B" w14:textId="77777777" w:rsidR="00D324CD" w:rsidRPr="00324F2E" w:rsidRDefault="00D324CD" w:rsidP="00D324CD">
      <w:pPr>
        <w:rPr>
          <w:rFonts w:ascii="Helvetica" w:hAnsi="Helvetica" w:cs="Calibri"/>
          <w:sz w:val="19"/>
          <w:szCs w:val="19"/>
          <w:lang w:val="nl-NL"/>
        </w:rPr>
      </w:pPr>
    </w:p>
    <w:p w14:paraId="3E0D0D5F" w14:textId="77777777" w:rsidR="00D324CD" w:rsidRPr="00324F2E" w:rsidRDefault="00D324CD" w:rsidP="00D324CD">
      <w:pPr>
        <w:rPr>
          <w:rFonts w:ascii="Helvetica" w:hAnsi="Helvetica" w:cs="Calibri"/>
          <w:sz w:val="19"/>
          <w:szCs w:val="19"/>
          <w:lang w:val="nl-NL"/>
        </w:rPr>
      </w:pPr>
      <w:r w:rsidRPr="00324F2E">
        <w:rPr>
          <w:rFonts w:ascii="Helvetica" w:hAnsi="Helvetica" w:cs="Calibri"/>
          <w:sz w:val="19"/>
          <w:szCs w:val="19"/>
          <w:lang w:val="nl-NL"/>
        </w:rPr>
        <w:t>Tot slot:</w:t>
      </w:r>
    </w:p>
    <w:p w14:paraId="15C6C5C3" w14:textId="77777777" w:rsidR="00D324CD" w:rsidRPr="00324F2E" w:rsidRDefault="00D324CD" w:rsidP="00D324CD">
      <w:pPr>
        <w:rPr>
          <w:rFonts w:ascii="Helvetica" w:hAnsi="Helvetica" w:cs="Calibri"/>
          <w:b/>
          <w:bCs/>
          <w:sz w:val="19"/>
          <w:szCs w:val="19"/>
          <w:lang w:val="nl-NL"/>
        </w:rPr>
      </w:pPr>
      <w:r w:rsidRPr="00324F2E">
        <w:rPr>
          <w:rFonts w:ascii="Helvetica" w:hAnsi="Helvetica" w:cs="Calibri"/>
          <w:b/>
          <w:bCs/>
          <w:sz w:val="19"/>
          <w:szCs w:val="19"/>
          <w:lang w:val="nl-NL"/>
        </w:rPr>
        <w:t>Vraag 4</w:t>
      </w:r>
    </w:p>
    <w:p w14:paraId="059D91ED" w14:textId="77777777" w:rsidR="00D324CD" w:rsidRPr="00324F2E" w:rsidRDefault="00D324CD" w:rsidP="00D324CD">
      <w:pPr>
        <w:rPr>
          <w:rFonts w:ascii="Helvetica" w:hAnsi="Helvetica" w:cs="Calibri"/>
          <w:sz w:val="19"/>
          <w:szCs w:val="19"/>
          <w:lang w:val="nl-NL"/>
        </w:rPr>
      </w:pPr>
      <w:commentRangeStart w:id="4023"/>
      <w:r w:rsidRPr="00324F2E">
        <w:rPr>
          <w:rFonts w:ascii="Helvetica" w:hAnsi="Helvetica" w:cs="Calibri"/>
          <w:sz w:val="19"/>
          <w:szCs w:val="19"/>
          <w:lang w:val="nl-NL"/>
        </w:rPr>
        <w:t>Bent u</w:t>
      </w:r>
      <w:r>
        <w:rPr>
          <w:rFonts w:ascii="Helvetica" w:hAnsi="Helvetica" w:cs="Calibri"/>
          <w:sz w:val="19"/>
          <w:szCs w:val="19"/>
          <w:lang w:val="nl-NL"/>
        </w:rPr>
        <w:t xml:space="preserve"> sinds het begin van de pandemie</w:t>
      </w:r>
      <w:r w:rsidRPr="00324F2E">
        <w:rPr>
          <w:rFonts w:ascii="Helvetica" w:hAnsi="Helvetica" w:cs="Calibri"/>
          <w:sz w:val="19"/>
          <w:szCs w:val="19"/>
          <w:lang w:val="nl-NL"/>
        </w:rPr>
        <w:t xml:space="preserve"> </w:t>
      </w:r>
      <w:r>
        <w:rPr>
          <w:rFonts w:ascii="Helvetica" w:hAnsi="Helvetica" w:cs="Calibri"/>
          <w:sz w:val="19"/>
          <w:szCs w:val="19"/>
          <w:lang w:val="nl-NL"/>
        </w:rPr>
        <w:t>positief getest op het corona virus</w:t>
      </w:r>
      <w:r w:rsidRPr="00324F2E">
        <w:rPr>
          <w:rFonts w:ascii="Helvetica" w:hAnsi="Helvetica" w:cs="Calibri"/>
          <w:sz w:val="19"/>
          <w:szCs w:val="19"/>
          <w:lang w:val="nl-NL"/>
        </w:rPr>
        <w:t xml:space="preserve">? </w:t>
      </w:r>
      <w:proofErr w:type="gramStart"/>
      <w:r w:rsidRPr="00324F2E">
        <w:rPr>
          <w:rFonts w:ascii="Helvetica" w:hAnsi="Helvetica" w:cs="Calibri"/>
          <w:sz w:val="19"/>
          <w:szCs w:val="19"/>
          <w:lang w:val="nl-NL"/>
        </w:rPr>
        <w:t>ja</w:t>
      </w:r>
      <w:proofErr w:type="gramEnd"/>
      <w:r w:rsidRPr="00324F2E">
        <w:rPr>
          <w:rFonts w:ascii="Helvetica" w:hAnsi="Helvetica" w:cs="Calibri"/>
          <w:sz w:val="19"/>
          <w:szCs w:val="19"/>
          <w:lang w:val="nl-NL"/>
        </w:rPr>
        <w:t>/nee/geen antwoord</w:t>
      </w:r>
      <w:commentRangeEnd w:id="4023"/>
      <w:r w:rsidR="00800493">
        <w:rPr>
          <w:rStyle w:val="CommentReference"/>
        </w:rPr>
        <w:commentReference w:id="4023"/>
      </w:r>
    </w:p>
    <w:p w14:paraId="08F3DA89" w14:textId="77777777" w:rsidR="00D324CD" w:rsidRPr="00324F2E" w:rsidRDefault="00D324CD" w:rsidP="00D324CD">
      <w:pPr>
        <w:rPr>
          <w:rFonts w:ascii="Helvetica" w:hAnsi="Helvetica" w:cs="Calibri"/>
          <w:sz w:val="19"/>
          <w:szCs w:val="19"/>
          <w:lang w:val="nl-NL"/>
        </w:rPr>
      </w:pPr>
    </w:p>
    <w:p w14:paraId="0E137E68" w14:textId="77777777" w:rsidR="00D324CD" w:rsidRDefault="00D324CD" w:rsidP="00D324CD">
      <w:pPr>
        <w:rPr>
          <w:rFonts w:ascii="Helvetica" w:hAnsi="Helvetica" w:cs="Calibri"/>
          <w:b/>
          <w:bCs/>
          <w:sz w:val="19"/>
          <w:szCs w:val="19"/>
          <w:lang w:val="nl-NL"/>
        </w:rPr>
      </w:pPr>
    </w:p>
    <w:p w14:paraId="1CE51DF2" w14:textId="77777777" w:rsidR="00D324CD" w:rsidRPr="00324F2E" w:rsidRDefault="00D324CD" w:rsidP="00D324CD">
      <w:pPr>
        <w:rPr>
          <w:rFonts w:ascii="Helvetica" w:hAnsi="Helvetica" w:cs="Calibri"/>
          <w:b/>
          <w:bCs/>
          <w:sz w:val="19"/>
          <w:szCs w:val="19"/>
          <w:lang w:val="nl-NL"/>
        </w:rPr>
      </w:pPr>
      <w:r w:rsidRPr="00324F2E">
        <w:rPr>
          <w:rFonts w:ascii="Helvetica" w:hAnsi="Helvetica" w:cs="Calibri"/>
          <w:b/>
          <w:bCs/>
          <w:sz w:val="19"/>
          <w:szCs w:val="19"/>
          <w:lang w:val="nl-NL"/>
        </w:rPr>
        <w:t>Vraag 5:</w:t>
      </w:r>
    </w:p>
    <w:p w14:paraId="1CBA8F4E" w14:textId="77777777" w:rsidR="00D324CD" w:rsidRPr="00324F2E" w:rsidRDefault="00D324CD" w:rsidP="00D324CD">
      <w:pPr>
        <w:rPr>
          <w:rFonts w:ascii="Helvetica" w:hAnsi="Helvetica" w:cs="Calibri"/>
          <w:sz w:val="19"/>
          <w:szCs w:val="19"/>
          <w:lang w:val="nl-NL"/>
        </w:rPr>
      </w:pPr>
      <w:r w:rsidRPr="00324F2E">
        <w:rPr>
          <w:rFonts w:ascii="Helvetica" w:hAnsi="Helvetica" w:cs="Calibri"/>
          <w:sz w:val="19"/>
          <w:szCs w:val="19"/>
          <w:lang w:val="nl-NL"/>
        </w:rPr>
        <w:t>In welk land zijn uw ouders geboren?</w:t>
      </w:r>
    </w:p>
    <w:p w14:paraId="3C185444" w14:textId="77777777" w:rsidR="00D324CD" w:rsidRPr="00324F2E" w:rsidRDefault="00D324CD" w:rsidP="00D324CD">
      <w:pPr>
        <w:rPr>
          <w:rFonts w:ascii="Helvetica" w:hAnsi="Helvetica" w:cs="Calibri"/>
          <w:sz w:val="19"/>
          <w:szCs w:val="19"/>
          <w:lang w:val="nl-NL"/>
        </w:rPr>
      </w:pPr>
      <w:r w:rsidRPr="00324F2E">
        <w:rPr>
          <w:rFonts w:ascii="Helvetica" w:hAnsi="Helvetica" w:cs="Calibri"/>
          <w:sz w:val="19"/>
          <w:szCs w:val="19"/>
          <w:lang w:val="nl-NL"/>
        </w:rPr>
        <w:lastRenderedPageBreak/>
        <w:t>Vader:</w:t>
      </w:r>
      <w:r>
        <w:rPr>
          <w:rFonts w:ascii="Helvetica" w:hAnsi="Helvetica" w:cs="Calibri"/>
          <w:sz w:val="19"/>
          <w:szCs w:val="19"/>
          <w:lang w:val="nl-NL"/>
        </w:rPr>
        <w:tab/>
      </w:r>
      <w:r>
        <w:rPr>
          <w:rFonts w:ascii="Helvetica" w:hAnsi="Helvetica" w:cs="Calibri"/>
          <w:sz w:val="19"/>
          <w:szCs w:val="19"/>
          <w:lang w:val="nl-NL"/>
        </w:rPr>
        <w:tab/>
      </w:r>
      <w:r w:rsidRPr="00324F2E">
        <w:rPr>
          <w:rFonts w:ascii="Helvetica" w:hAnsi="Helvetica" w:cs="Calibri"/>
          <w:sz w:val="19"/>
          <w:szCs w:val="19"/>
          <w:lang w:val="nl-NL"/>
        </w:rPr>
        <w:t>Nederland</w:t>
      </w:r>
    </w:p>
    <w:p w14:paraId="0C657FA3" w14:textId="77777777" w:rsidR="00D324CD" w:rsidRDefault="00D324CD" w:rsidP="00D324CD">
      <w:pPr>
        <w:pStyle w:val="ListParagraph"/>
        <w:ind w:firstLine="696"/>
        <w:rPr>
          <w:rFonts w:ascii="Helvetica" w:hAnsi="Helvetica" w:cs="Calibri"/>
          <w:sz w:val="19"/>
          <w:szCs w:val="19"/>
          <w:lang w:val="nl-NL"/>
        </w:rPr>
      </w:pPr>
      <w:r w:rsidRPr="00324F2E">
        <w:rPr>
          <w:rFonts w:ascii="Helvetica" w:hAnsi="Helvetica" w:cs="Calibri"/>
          <w:sz w:val="19"/>
          <w:szCs w:val="19"/>
          <w:lang w:val="nl-NL"/>
        </w:rPr>
        <w:t>Elders, namelijk:</w:t>
      </w:r>
      <w:r>
        <w:rPr>
          <w:rFonts w:ascii="Helvetica" w:hAnsi="Helvetica" w:cs="Calibri"/>
          <w:sz w:val="19"/>
          <w:szCs w:val="19"/>
          <w:lang w:val="nl-NL"/>
        </w:rPr>
        <w:tab/>
      </w:r>
    </w:p>
    <w:p w14:paraId="2CDE35E8" w14:textId="77777777" w:rsidR="00D324CD" w:rsidRPr="00324F2E" w:rsidRDefault="00D324CD" w:rsidP="00D324CD">
      <w:pPr>
        <w:ind w:left="708" w:firstLine="708"/>
        <w:rPr>
          <w:rFonts w:ascii="Helvetica" w:hAnsi="Helvetica" w:cs="Calibri"/>
          <w:sz w:val="19"/>
          <w:szCs w:val="19"/>
          <w:lang w:val="nl-NL"/>
        </w:rPr>
      </w:pPr>
      <w:proofErr w:type="gramStart"/>
      <w:r w:rsidRPr="00324F2E">
        <w:rPr>
          <w:rFonts w:ascii="Helvetica" w:hAnsi="Helvetica" w:cs="Calibri"/>
          <w:sz w:val="19"/>
          <w:szCs w:val="19"/>
          <w:lang w:val="nl-NL"/>
        </w:rPr>
        <w:t>geen</w:t>
      </w:r>
      <w:proofErr w:type="gramEnd"/>
      <w:r w:rsidRPr="00324F2E">
        <w:rPr>
          <w:rFonts w:ascii="Helvetica" w:hAnsi="Helvetica" w:cs="Calibri"/>
          <w:sz w:val="19"/>
          <w:szCs w:val="19"/>
          <w:lang w:val="nl-NL"/>
        </w:rPr>
        <w:t xml:space="preserve"> antwoord</w:t>
      </w:r>
    </w:p>
    <w:p w14:paraId="63C6C6C4" w14:textId="77777777" w:rsidR="00D324CD" w:rsidRPr="00324F2E" w:rsidRDefault="00D324CD" w:rsidP="00D324CD">
      <w:pPr>
        <w:pStyle w:val="ListParagraph"/>
        <w:ind w:firstLine="696"/>
        <w:rPr>
          <w:rFonts w:ascii="Helvetica" w:hAnsi="Helvetica" w:cs="Calibri"/>
          <w:sz w:val="19"/>
          <w:szCs w:val="19"/>
          <w:lang w:val="nl-NL"/>
        </w:rPr>
      </w:pPr>
      <w:r>
        <w:rPr>
          <w:rFonts w:ascii="Helvetica" w:hAnsi="Helvetica" w:cs="Calibri"/>
          <w:sz w:val="19"/>
          <w:szCs w:val="19"/>
          <w:lang w:val="nl-NL"/>
        </w:rPr>
        <w:tab/>
      </w:r>
      <w:r>
        <w:rPr>
          <w:rFonts w:ascii="Helvetica" w:hAnsi="Helvetica" w:cs="Calibri"/>
          <w:sz w:val="19"/>
          <w:szCs w:val="19"/>
          <w:lang w:val="nl-NL"/>
        </w:rPr>
        <w:tab/>
      </w:r>
      <w:r>
        <w:rPr>
          <w:rFonts w:ascii="Helvetica" w:hAnsi="Helvetica" w:cs="Calibri"/>
          <w:sz w:val="19"/>
          <w:szCs w:val="19"/>
          <w:lang w:val="nl-NL"/>
        </w:rPr>
        <w:tab/>
      </w:r>
      <w:r>
        <w:rPr>
          <w:rFonts w:ascii="Helvetica" w:hAnsi="Helvetica" w:cs="Calibri"/>
          <w:sz w:val="19"/>
          <w:szCs w:val="19"/>
          <w:lang w:val="nl-NL"/>
        </w:rPr>
        <w:tab/>
      </w:r>
    </w:p>
    <w:p w14:paraId="5BC443F7" w14:textId="77777777" w:rsidR="00D324CD" w:rsidRPr="00324F2E" w:rsidRDefault="00D324CD" w:rsidP="00D324CD">
      <w:pPr>
        <w:rPr>
          <w:rFonts w:ascii="Helvetica" w:hAnsi="Helvetica" w:cs="Calibri"/>
          <w:sz w:val="19"/>
          <w:szCs w:val="19"/>
          <w:lang w:val="nl-NL"/>
        </w:rPr>
      </w:pPr>
      <w:r w:rsidRPr="00324F2E">
        <w:rPr>
          <w:rFonts w:ascii="Helvetica" w:hAnsi="Helvetica" w:cs="Calibri"/>
          <w:sz w:val="19"/>
          <w:szCs w:val="19"/>
          <w:lang w:val="nl-NL"/>
        </w:rPr>
        <w:t>Moeder:</w:t>
      </w:r>
      <w:r>
        <w:rPr>
          <w:rFonts w:ascii="Helvetica" w:hAnsi="Helvetica" w:cs="Calibri"/>
          <w:sz w:val="19"/>
          <w:szCs w:val="19"/>
          <w:lang w:val="nl-NL"/>
        </w:rPr>
        <w:t xml:space="preserve"> </w:t>
      </w:r>
      <w:r>
        <w:rPr>
          <w:rFonts w:ascii="Helvetica" w:hAnsi="Helvetica" w:cs="Calibri"/>
          <w:sz w:val="19"/>
          <w:szCs w:val="19"/>
          <w:lang w:val="nl-NL"/>
        </w:rPr>
        <w:tab/>
      </w:r>
      <w:r w:rsidRPr="00324F2E">
        <w:rPr>
          <w:rFonts w:ascii="Helvetica" w:hAnsi="Helvetica" w:cs="Calibri"/>
          <w:sz w:val="19"/>
          <w:szCs w:val="19"/>
          <w:lang w:val="nl-NL"/>
        </w:rPr>
        <w:t>Nederland,</w:t>
      </w:r>
    </w:p>
    <w:p w14:paraId="137030C0" w14:textId="77777777" w:rsidR="00D324CD" w:rsidRDefault="00D324CD" w:rsidP="00D324CD">
      <w:pPr>
        <w:pStyle w:val="ListParagraph"/>
        <w:ind w:firstLine="696"/>
        <w:rPr>
          <w:rFonts w:ascii="Helvetica" w:hAnsi="Helvetica" w:cs="Calibri"/>
          <w:sz w:val="19"/>
          <w:szCs w:val="19"/>
          <w:lang w:val="nl-NL"/>
        </w:rPr>
      </w:pPr>
      <w:r w:rsidRPr="00324F2E">
        <w:rPr>
          <w:rFonts w:ascii="Helvetica" w:hAnsi="Helvetica" w:cs="Calibri"/>
          <w:sz w:val="19"/>
          <w:szCs w:val="19"/>
          <w:lang w:val="nl-NL"/>
        </w:rPr>
        <w:t xml:space="preserve">Elders, </w:t>
      </w:r>
      <w:proofErr w:type="gramStart"/>
      <w:r w:rsidRPr="00324F2E">
        <w:rPr>
          <w:rFonts w:ascii="Helvetica" w:hAnsi="Helvetica" w:cs="Calibri"/>
          <w:sz w:val="19"/>
          <w:szCs w:val="19"/>
          <w:lang w:val="nl-NL"/>
        </w:rPr>
        <w:t>namelijk:_</w:t>
      </w:r>
      <w:proofErr w:type="gramEnd"/>
      <w:r w:rsidRPr="00324F2E">
        <w:rPr>
          <w:rFonts w:ascii="Helvetica" w:hAnsi="Helvetica" w:cs="Calibri"/>
          <w:sz w:val="19"/>
          <w:szCs w:val="19"/>
          <w:lang w:val="nl-NL"/>
        </w:rPr>
        <w:t>___</w:t>
      </w:r>
    </w:p>
    <w:p w14:paraId="520AFD4E" w14:textId="77777777" w:rsidR="00D324CD" w:rsidRPr="00324F2E" w:rsidRDefault="00D324CD" w:rsidP="00D324CD">
      <w:pPr>
        <w:ind w:left="708" w:firstLine="708"/>
        <w:rPr>
          <w:rFonts w:ascii="Helvetica" w:hAnsi="Helvetica" w:cs="Calibri"/>
          <w:sz w:val="19"/>
          <w:szCs w:val="19"/>
          <w:lang w:val="nl-NL"/>
        </w:rPr>
      </w:pPr>
      <w:proofErr w:type="gramStart"/>
      <w:r w:rsidRPr="00324F2E">
        <w:rPr>
          <w:rFonts w:ascii="Helvetica" w:hAnsi="Helvetica" w:cs="Calibri"/>
          <w:sz w:val="19"/>
          <w:szCs w:val="19"/>
          <w:lang w:val="nl-NL"/>
        </w:rPr>
        <w:t>geen</w:t>
      </w:r>
      <w:proofErr w:type="gramEnd"/>
      <w:r w:rsidRPr="00324F2E">
        <w:rPr>
          <w:rFonts w:ascii="Helvetica" w:hAnsi="Helvetica" w:cs="Calibri"/>
          <w:sz w:val="19"/>
          <w:szCs w:val="19"/>
          <w:lang w:val="nl-NL"/>
        </w:rPr>
        <w:t xml:space="preserve"> antwoord</w:t>
      </w:r>
    </w:p>
    <w:p w14:paraId="0AA48516" w14:textId="77777777" w:rsidR="00D324CD" w:rsidRPr="00324F2E" w:rsidRDefault="00D324CD" w:rsidP="00D324CD">
      <w:pPr>
        <w:pStyle w:val="ListParagraph"/>
        <w:ind w:left="0"/>
        <w:rPr>
          <w:rFonts w:ascii="Helvetica" w:hAnsi="Helvetica" w:cs="Calibri"/>
          <w:sz w:val="19"/>
          <w:szCs w:val="19"/>
          <w:lang w:val="nl-NL"/>
        </w:rPr>
      </w:pPr>
    </w:p>
    <w:p w14:paraId="6492581C" w14:textId="77777777" w:rsidR="00D324CD" w:rsidRPr="00AD6B64" w:rsidRDefault="00D324CD" w:rsidP="00D324CD">
      <w:pPr>
        <w:pStyle w:val="ListParagraph"/>
        <w:ind w:left="0"/>
        <w:rPr>
          <w:rFonts w:ascii="Helvetica" w:hAnsi="Helvetica" w:cs="Calibri"/>
          <w:b/>
          <w:bCs/>
          <w:sz w:val="19"/>
          <w:szCs w:val="19"/>
          <w:lang w:val="nl-NL"/>
        </w:rPr>
      </w:pPr>
      <w:r w:rsidRPr="00AD6B64">
        <w:rPr>
          <w:rFonts w:ascii="Helvetica" w:hAnsi="Helvetica" w:cs="Calibri"/>
          <w:b/>
          <w:bCs/>
          <w:sz w:val="19"/>
          <w:szCs w:val="19"/>
          <w:lang w:val="nl-NL"/>
        </w:rPr>
        <w:t xml:space="preserve">Vraag 5: </w:t>
      </w:r>
    </w:p>
    <w:p w14:paraId="5D4B1013" w14:textId="77777777" w:rsidR="00D324CD" w:rsidRDefault="00D324CD" w:rsidP="00D324CD">
      <w:pPr>
        <w:pStyle w:val="ListParagraph"/>
        <w:ind w:left="0"/>
        <w:rPr>
          <w:rFonts w:ascii="Helvetica" w:hAnsi="Helvetica" w:cs="Calibri"/>
          <w:sz w:val="19"/>
          <w:szCs w:val="19"/>
          <w:lang w:val="nl-NL"/>
        </w:rPr>
      </w:pPr>
      <w:r>
        <w:rPr>
          <w:rFonts w:ascii="Helvetica" w:hAnsi="Helvetica" w:cs="Calibri"/>
          <w:sz w:val="19"/>
          <w:szCs w:val="19"/>
          <w:lang w:val="nl-NL"/>
        </w:rPr>
        <w:t>Rijdt u in een elektrische auto?</w:t>
      </w:r>
    </w:p>
    <w:p w14:paraId="23B483F1" w14:textId="77777777" w:rsidR="00D324CD" w:rsidRDefault="00D324CD" w:rsidP="00D324CD">
      <w:pPr>
        <w:pStyle w:val="ListParagraph"/>
        <w:ind w:left="0"/>
        <w:rPr>
          <w:rFonts w:ascii="Helvetica" w:hAnsi="Helvetica" w:cs="Calibri"/>
          <w:sz w:val="19"/>
          <w:szCs w:val="19"/>
          <w:lang w:val="nl-NL"/>
        </w:rPr>
      </w:pPr>
    </w:p>
    <w:p w14:paraId="5F3682A0" w14:textId="77777777" w:rsidR="00D324CD" w:rsidRPr="00AD6B64" w:rsidRDefault="00D324CD" w:rsidP="00D324CD">
      <w:pPr>
        <w:pStyle w:val="ListParagraph"/>
        <w:ind w:left="0"/>
        <w:rPr>
          <w:rFonts w:ascii="Helvetica" w:hAnsi="Helvetica" w:cs="Calibri"/>
          <w:b/>
          <w:bCs/>
          <w:sz w:val="19"/>
          <w:szCs w:val="19"/>
          <w:lang w:val="nl-NL"/>
        </w:rPr>
      </w:pPr>
      <w:r w:rsidRPr="00AD6B64">
        <w:rPr>
          <w:rFonts w:ascii="Helvetica" w:hAnsi="Helvetica" w:cs="Calibri"/>
          <w:b/>
          <w:bCs/>
          <w:sz w:val="19"/>
          <w:szCs w:val="19"/>
          <w:lang w:val="nl-NL"/>
        </w:rPr>
        <w:t xml:space="preserve">Vraag 6: </w:t>
      </w:r>
    </w:p>
    <w:p w14:paraId="493E184E" w14:textId="77777777" w:rsidR="00D324CD" w:rsidRDefault="00D324CD" w:rsidP="00D324CD">
      <w:pPr>
        <w:pStyle w:val="ListParagraph"/>
        <w:ind w:left="0"/>
        <w:rPr>
          <w:rFonts w:ascii="Helvetica" w:hAnsi="Helvetica" w:cs="Calibri"/>
          <w:sz w:val="19"/>
          <w:szCs w:val="19"/>
          <w:lang w:val="nl-NL"/>
        </w:rPr>
      </w:pPr>
      <w:r>
        <w:rPr>
          <w:rFonts w:ascii="Helvetica" w:hAnsi="Helvetica" w:cs="Calibri"/>
          <w:sz w:val="19"/>
          <w:szCs w:val="19"/>
          <w:lang w:val="nl-NL"/>
        </w:rPr>
        <w:t>Heeft u een scooter, die u als vervoermiddel kunt gebruiken?</w:t>
      </w:r>
    </w:p>
    <w:p w14:paraId="6E373C8E" w14:textId="77777777" w:rsidR="00D324CD" w:rsidRDefault="00D324CD" w:rsidP="00D324CD">
      <w:pPr>
        <w:pStyle w:val="ListParagraph"/>
        <w:ind w:left="0"/>
        <w:rPr>
          <w:rFonts w:ascii="Helvetica" w:hAnsi="Helvetica" w:cs="Calibri"/>
          <w:sz w:val="19"/>
          <w:szCs w:val="19"/>
          <w:lang w:val="nl-NL"/>
        </w:rPr>
      </w:pPr>
    </w:p>
    <w:p w14:paraId="581AF3B8" w14:textId="77777777" w:rsidR="00D324CD" w:rsidRPr="00AD6B64" w:rsidRDefault="00D324CD" w:rsidP="00D324CD">
      <w:pPr>
        <w:pStyle w:val="ListParagraph"/>
        <w:ind w:left="0"/>
        <w:rPr>
          <w:rFonts w:ascii="Helvetica" w:hAnsi="Helvetica" w:cs="Calibri"/>
          <w:b/>
          <w:bCs/>
          <w:sz w:val="19"/>
          <w:szCs w:val="19"/>
          <w:lang w:val="nl-NL"/>
        </w:rPr>
      </w:pPr>
      <w:r w:rsidRPr="00AD6B64">
        <w:rPr>
          <w:rFonts w:ascii="Helvetica" w:hAnsi="Helvetica" w:cs="Calibri"/>
          <w:b/>
          <w:bCs/>
          <w:sz w:val="19"/>
          <w:szCs w:val="19"/>
          <w:lang w:val="nl-NL"/>
        </w:rPr>
        <w:t xml:space="preserve">Vraag 7: </w:t>
      </w:r>
    </w:p>
    <w:p w14:paraId="1D04B57C" w14:textId="77777777" w:rsidR="00D324CD" w:rsidRDefault="00D324CD" w:rsidP="00D324CD">
      <w:pPr>
        <w:pStyle w:val="ListParagraph"/>
        <w:ind w:left="0"/>
        <w:rPr>
          <w:rFonts w:ascii="Helvetica" w:hAnsi="Helvetica" w:cs="Calibri"/>
          <w:sz w:val="19"/>
          <w:szCs w:val="19"/>
          <w:lang w:val="nl-NL"/>
        </w:rPr>
      </w:pPr>
      <w:r>
        <w:rPr>
          <w:rFonts w:ascii="Helvetica" w:hAnsi="Helvetica" w:cs="Calibri"/>
          <w:sz w:val="19"/>
          <w:szCs w:val="19"/>
          <w:lang w:val="nl-NL"/>
        </w:rPr>
        <w:t>Eet u veganistisch (geen vlees, vis, kaas, eieren)?</w:t>
      </w:r>
    </w:p>
    <w:p w14:paraId="58B30F24" w14:textId="77777777" w:rsidR="00D324CD" w:rsidRDefault="00D324CD" w:rsidP="00D324CD">
      <w:pPr>
        <w:pStyle w:val="ListParagraph"/>
        <w:ind w:left="0"/>
        <w:rPr>
          <w:rFonts w:ascii="Helvetica" w:hAnsi="Helvetica" w:cs="Calibri"/>
          <w:sz w:val="19"/>
          <w:szCs w:val="19"/>
          <w:lang w:val="nl-NL"/>
        </w:rPr>
      </w:pPr>
    </w:p>
    <w:p w14:paraId="6858C1A6" w14:textId="77777777" w:rsidR="00D324CD" w:rsidRDefault="00D324CD" w:rsidP="00D324CD">
      <w:pPr>
        <w:pStyle w:val="ListParagraph"/>
        <w:ind w:left="0"/>
        <w:rPr>
          <w:rFonts w:ascii="Helvetica" w:hAnsi="Helvetica" w:cs="Calibri"/>
          <w:sz w:val="19"/>
          <w:szCs w:val="19"/>
          <w:lang w:val="nl-NL"/>
        </w:rPr>
      </w:pPr>
    </w:p>
    <w:p w14:paraId="3009FAE3" w14:textId="77777777" w:rsidR="00D324CD" w:rsidRDefault="00D324CD" w:rsidP="00D324CD">
      <w:pPr>
        <w:pStyle w:val="ListParagraph"/>
        <w:ind w:left="0"/>
        <w:rPr>
          <w:rFonts w:ascii="Helvetica" w:hAnsi="Helvetica" w:cs="Calibri"/>
          <w:sz w:val="19"/>
          <w:szCs w:val="19"/>
          <w:lang w:val="nl-NL"/>
        </w:rPr>
      </w:pPr>
      <w:r>
        <w:rPr>
          <w:rFonts w:ascii="Helvetica" w:hAnsi="Helvetica" w:cs="Calibri"/>
          <w:sz w:val="19"/>
          <w:szCs w:val="19"/>
          <w:lang w:val="nl-NL"/>
        </w:rPr>
        <w:t>Overal: ja/nee/geen antwoord</w:t>
      </w:r>
    </w:p>
    <w:p w14:paraId="09EA9A6E" w14:textId="77777777" w:rsidR="00D324CD" w:rsidRPr="00324F2E" w:rsidRDefault="00D324CD" w:rsidP="00D324CD">
      <w:pPr>
        <w:pStyle w:val="ListParagraph"/>
        <w:ind w:left="0"/>
        <w:rPr>
          <w:rFonts w:ascii="Helvetica" w:hAnsi="Helvetica" w:cs="Calibri"/>
          <w:sz w:val="19"/>
          <w:szCs w:val="19"/>
          <w:lang w:val="nl-NL"/>
        </w:rPr>
      </w:pPr>
    </w:p>
    <w:p w14:paraId="083317C6" w14:textId="77777777" w:rsidR="00D324CD" w:rsidRDefault="00D324CD" w:rsidP="00D324CD">
      <w:pPr>
        <w:pStyle w:val="ListParagraph"/>
        <w:ind w:left="0"/>
        <w:rPr>
          <w:rFonts w:ascii="Helvetica" w:hAnsi="Helvetica" w:cs="Calibri"/>
          <w:sz w:val="19"/>
          <w:szCs w:val="19"/>
          <w:lang w:val="nl-NL"/>
        </w:rPr>
      </w:pPr>
    </w:p>
    <w:p w14:paraId="2B23C80B" w14:textId="77777777" w:rsidR="00D324CD" w:rsidRPr="00324F2E" w:rsidRDefault="00D324CD" w:rsidP="00D324CD">
      <w:pPr>
        <w:pStyle w:val="ListParagraph"/>
        <w:ind w:left="0"/>
        <w:rPr>
          <w:rFonts w:ascii="Helvetica" w:hAnsi="Helvetica"/>
          <w:sz w:val="19"/>
          <w:szCs w:val="19"/>
          <w:lang w:val="nl-NL"/>
        </w:rPr>
      </w:pPr>
      <w:r w:rsidRPr="00324F2E">
        <w:rPr>
          <w:rFonts w:ascii="Helvetica" w:hAnsi="Helvetica" w:cs="Calibri"/>
          <w:sz w:val="19"/>
          <w:szCs w:val="19"/>
          <w:lang w:val="nl-NL"/>
        </w:rPr>
        <w:t>Dit was de laatste vraag, heel veel dank voor uw medewerking! </w:t>
      </w:r>
    </w:p>
    <w:p w14:paraId="0773827E" w14:textId="77777777" w:rsidR="00D324CD" w:rsidRPr="00D324CD" w:rsidRDefault="00D324CD" w:rsidP="00150FF9">
      <w:pPr>
        <w:spacing w:line="276" w:lineRule="auto"/>
        <w:jc w:val="both"/>
        <w:rPr>
          <w:rFonts w:ascii="Times" w:hAnsi="Times"/>
          <w:lang w:val="nl-NL"/>
        </w:rPr>
      </w:pPr>
    </w:p>
    <w:sectPr w:rsidR="00D324CD" w:rsidRPr="00D324CD" w:rsidSect="00EE4576">
      <w:footerReference w:type="even" r:id="rId13"/>
      <w:footerReference w:type="default" r:id="rId14"/>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7" w:author="Corten, R. (Rense)" w:date="2023-06-01T09:13:00Z" w:initials="CR(">
    <w:p w14:paraId="6EE53F04" w14:textId="77777777" w:rsidR="007E7C90" w:rsidRDefault="007E7C90" w:rsidP="003C425D">
      <w:pPr>
        <w:pStyle w:val="CommentText"/>
      </w:pPr>
      <w:r>
        <w:rPr>
          <w:rStyle w:val="CommentReference"/>
        </w:rPr>
        <w:annotationRef/>
      </w:r>
      <w:r>
        <w:rPr>
          <w:rStyle w:val="CommentReference"/>
        </w:rPr>
        <w:annotationRef/>
      </w:r>
      <w:r>
        <w:t>This sounds like “clustering”, which actually works against short distances</w:t>
      </w:r>
    </w:p>
    <w:p w14:paraId="31F2A64A" w14:textId="6BAF6294" w:rsidR="007E7C90" w:rsidRDefault="007E7C90">
      <w:pPr>
        <w:pStyle w:val="CommentText"/>
      </w:pPr>
    </w:p>
  </w:comment>
  <w:comment w:id="115" w:author="Tubergen, F.A. van (Frank)" w:date="2023-08-22T09:22:00Z" w:initials="FVT">
    <w:p w14:paraId="0728413B"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Ik zou 1 alinea voorstellen voor micro uitkomsten, waren er 2 leek me wat </w:t>
      </w:r>
      <w:proofErr w:type="gramStart"/>
      <w:r w:rsidRPr="00AB509C">
        <w:rPr>
          <w:rFonts w:eastAsiaTheme="minorHAnsi" w:cstheme="minorBidi"/>
          <w:color w:val="000000"/>
          <w:sz w:val="20"/>
          <w:szCs w:val="20"/>
          <w:lang w:val="nl-NL" w:eastAsia="nl-NL"/>
        </w:rPr>
        <w:t>veel..</w:t>
      </w:r>
      <w:proofErr w:type="gramEnd"/>
    </w:p>
  </w:comment>
  <w:comment w:id="210" w:author="Tubergen, F.A. van (Frank)" w:date="2023-08-22T10:08:00Z" w:initials="FVT">
    <w:p w14:paraId="207AA6ED"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Drop?</w:t>
      </w:r>
    </w:p>
  </w:comment>
  <w:comment w:id="257" w:author="Beate Volker" w:date="2023-08-04T13:21:00Z" w:initials="BV">
    <w:p w14:paraId="079631C7" w14:textId="1729E262" w:rsidR="007E7C90" w:rsidRPr="00702AC7" w:rsidRDefault="007E7C90">
      <w:pPr>
        <w:pStyle w:val="CommentText"/>
        <w:rPr>
          <w:lang w:val="nl-NL"/>
        </w:rPr>
      </w:pPr>
      <w:r>
        <w:rPr>
          <w:rStyle w:val="CommentReference"/>
        </w:rPr>
        <w:annotationRef/>
      </w:r>
      <w:r w:rsidRPr="00702AC7">
        <w:rPr>
          <w:lang w:val="nl-NL"/>
        </w:rPr>
        <w:t xml:space="preserve">Rense, dat komt bij jou vandaan, heb jij </w:t>
      </w:r>
      <w:r>
        <w:rPr>
          <w:lang w:val="nl-NL"/>
        </w:rPr>
        <w:t>ook een referentie?</w:t>
      </w:r>
    </w:p>
  </w:comment>
  <w:comment w:id="223" w:author="Corten, R. (Rense)" w:date="2023-06-01T09:14:00Z" w:initials="CR(">
    <w:p w14:paraId="3ED2ECCA" w14:textId="55D73A0F" w:rsidR="007E7C90" w:rsidRPr="00ED3116" w:rsidRDefault="007E7C90">
      <w:pPr>
        <w:pStyle w:val="CommentText"/>
        <w:rPr>
          <w:lang w:val="nl-NL"/>
        </w:rPr>
      </w:pPr>
      <w:r>
        <w:rPr>
          <w:rStyle w:val="CommentReference"/>
        </w:rPr>
        <w:annotationRef/>
      </w:r>
      <w:r w:rsidRPr="00ED3116">
        <w:rPr>
          <w:lang w:val="nl-NL"/>
        </w:rPr>
        <w:t>Drop?</w:t>
      </w:r>
    </w:p>
  </w:comment>
  <w:comment w:id="224" w:author="Tubergen, F.A. van (Frank)" w:date="2023-08-22T09:24:00Z" w:initials="FVT">
    <w:p w14:paraId="184F9A88"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Heeft ook mijn voorkeur, dit is </w:t>
      </w:r>
      <w:proofErr w:type="gramStart"/>
      <w:r w:rsidRPr="00AB509C">
        <w:rPr>
          <w:rFonts w:eastAsiaTheme="minorHAnsi" w:cstheme="minorBidi"/>
          <w:color w:val="000000"/>
          <w:sz w:val="20"/>
          <w:szCs w:val="20"/>
          <w:lang w:val="nl-NL" w:eastAsia="nl-NL"/>
        </w:rPr>
        <w:t>teveel</w:t>
      </w:r>
      <w:proofErr w:type="gramEnd"/>
    </w:p>
  </w:comment>
  <w:comment w:id="309" w:author="Tubergen, F.A. van (Frank)" w:date="2023-08-22T10:07:00Z" w:initials="FVT">
    <w:p w14:paraId="3144EEE1" w14:textId="77777777" w:rsidR="007E7C90" w:rsidRDefault="007E7C90" w:rsidP="007E7C90">
      <w:r>
        <w:rPr>
          <w:rStyle w:val="CommentReference"/>
        </w:rPr>
        <w:annotationRef/>
      </w:r>
      <w:proofErr w:type="spellStart"/>
      <w:r>
        <w:rPr>
          <w:rFonts w:eastAsiaTheme="minorHAnsi" w:cstheme="minorBidi"/>
          <w:sz w:val="20"/>
          <w:szCs w:val="20"/>
          <w:lang w:eastAsia="nl-NL"/>
        </w:rPr>
        <w:t>Parigi</w:t>
      </w:r>
      <w:proofErr w:type="spellEnd"/>
      <w:r>
        <w:rPr>
          <w:rFonts w:eastAsiaTheme="minorHAnsi" w:cstheme="minorBidi"/>
          <w:sz w:val="20"/>
          <w:szCs w:val="20"/>
          <w:lang w:eastAsia="nl-NL"/>
        </w:rPr>
        <w:t xml:space="preserve">, P., &amp; Henson, W. (2014). Social isolation in America. </w:t>
      </w:r>
      <w:r>
        <w:rPr>
          <w:rFonts w:eastAsiaTheme="minorHAnsi" w:cstheme="minorBidi"/>
          <w:i/>
          <w:iCs/>
          <w:sz w:val="20"/>
          <w:szCs w:val="20"/>
          <w:lang w:eastAsia="nl-NL"/>
        </w:rPr>
        <w:t>Annual Review of Sociology</w:t>
      </w:r>
      <w:r>
        <w:rPr>
          <w:rFonts w:eastAsiaTheme="minorHAnsi" w:cstheme="minorBidi"/>
          <w:sz w:val="20"/>
          <w:szCs w:val="20"/>
          <w:lang w:eastAsia="nl-NL"/>
        </w:rPr>
        <w:t>,</w:t>
      </w:r>
      <w:r>
        <w:rPr>
          <w:rFonts w:eastAsiaTheme="minorHAnsi" w:cstheme="minorBidi"/>
          <w:i/>
          <w:iCs/>
          <w:sz w:val="20"/>
          <w:szCs w:val="20"/>
          <w:lang w:eastAsia="nl-NL"/>
        </w:rPr>
        <w:t xml:space="preserve"> 40</w:t>
      </w:r>
      <w:r>
        <w:rPr>
          <w:rFonts w:eastAsiaTheme="minorHAnsi" w:cstheme="minorBidi"/>
          <w:sz w:val="20"/>
          <w:szCs w:val="20"/>
          <w:lang w:eastAsia="nl-NL"/>
        </w:rPr>
        <w:t xml:space="preserve">, 153-171. </w:t>
      </w:r>
    </w:p>
    <w:p w14:paraId="3C8CEFC0" w14:textId="77777777" w:rsidR="007E7C90" w:rsidRDefault="007E7C90" w:rsidP="007E7C90"/>
    <w:p w14:paraId="4EC845C2" w14:textId="77777777" w:rsidR="007E7C90" w:rsidRDefault="007E7C90" w:rsidP="007E7C90">
      <w:r>
        <w:rPr>
          <w:rFonts w:eastAsiaTheme="minorHAnsi" w:cstheme="minorBidi"/>
          <w:color w:val="000000"/>
          <w:sz w:val="20"/>
          <w:szCs w:val="20"/>
          <w:lang w:eastAsia="nl-NL"/>
        </w:rPr>
        <w:t>Gurevitch (1961)?</w:t>
      </w:r>
    </w:p>
  </w:comment>
  <w:comment w:id="358" w:author="Tubergen, F.A. van (Frank)" w:date="2023-08-22T09:46:00Z" w:initials="FVT">
    <w:p w14:paraId="21234C7C" w14:textId="0F1C3AD9" w:rsidR="007E7C90" w:rsidRDefault="007E7C90" w:rsidP="007E7C90">
      <w:r>
        <w:rPr>
          <w:rStyle w:val="CommentReference"/>
        </w:rPr>
        <w:annotationRef/>
      </w:r>
      <w:r>
        <w:rPr>
          <w:rFonts w:eastAsiaTheme="minorHAnsi" w:cstheme="minorBidi"/>
          <w:color w:val="000000"/>
          <w:sz w:val="20"/>
          <w:szCs w:val="20"/>
          <w:lang w:eastAsia="nl-NL"/>
        </w:rPr>
        <w:t xml:space="preserve">Marsden, P. V. (1987). Core discussion networks of Americans. </w:t>
      </w:r>
      <w:r>
        <w:rPr>
          <w:rFonts w:eastAsiaTheme="minorHAnsi" w:cstheme="minorBidi"/>
          <w:i/>
          <w:iCs/>
          <w:color w:val="000000"/>
          <w:sz w:val="20"/>
          <w:szCs w:val="20"/>
          <w:lang w:eastAsia="nl-NL"/>
        </w:rPr>
        <w:t>American Sociological Review</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52</w:t>
      </w:r>
      <w:r>
        <w:rPr>
          <w:rFonts w:eastAsiaTheme="minorHAnsi" w:cstheme="minorBidi"/>
          <w:color w:val="000000"/>
          <w:sz w:val="20"/>
          <w:szCs w:val="20"/>
          <w:lang w:eastAsia="nl-NL"/>
        </w:rPr>
        <w:t xml:space="preserve">(1), 122-131. </w:t>
      </w:r>
    </w:p>
  </w:comment>
  <w:comment w:id="365" w:author="Tubergen, F.A. van (Frank)" w:date="2023-08-22T09:56:00Z" w:initials="FVT">
    <w:p w14:paraId="232D5619" w14:textId="77777777" w:rsidR="007E7C90" w:rsidRDefault="007E7C90" w:rsidP="007E7C90">
      <w:r>
        <w:rPr>
          <w:rStyle w:val="CommentReference"/>
        </w:rPr>
        <w:annotationRef/>
      </w:r>
      <w:r>
        <w:rPr>
          <w:rFonts w:eastAsiaTheme="minorHAnsi" w:cstheme="minorBidi"/>
          <w:color w:val="000000"/>
          <w:sz w:val="20"/>
          <w:szCs w:val="20"/>
          <w:lang w:eastAsia="nl-NL"/>
        </w:rPr>
        <w:t xml:space="preserve">Arnaboldi, V., Conti, M., Passarella, A., &amp; Dunbar, R. I. M. (2017). Online social networks and information diffusion: The role of ego networks. </w:t>
      </w:r>
      <w:r>
        <w:rPr>
          <w:rFonts w:eastAsiaTheme="minorHAnsi" w:cstheme="minorBidi"/>
          <w:i/>
          <w:iCs/>
          <w:color w:val="000000"/>
          <w:sz w:val="20"/>
          <w:szCs w:val="20"/>
          <w:lang w:eastAsia="nl-NL"/>
        </w:rPr>
        <w:t>Online Social Networks and Media</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1</w:t>
      </w:r>
      <w:r>
        <w:rPr>
          <w:rFonts w:eastAsiaTheme="minorHAnsi" w:cstheme="minorBidi"/>
          <w:color w:val="000000"/>
          <w:sz w:val="20"/>
          <w:szCs w:val="20"/>
          <w:lang w:eastAsia="nl-NL"/>
        </w:rPr>
        <w:t xml:space="preserve">, 44-55. </w:t>
      </w:r>
    </w:p>
    <w:p w14:paraId="1D4CC4A4" w14:textId="77777777" w:rsidR="007E7C90" w:rsidRDefault="007E7C90" w:rsidP="007E7C90"/>
    <w:p w14:paraId="085350AB" w14:textId="77777777" w:rsidR="007E7C90" w:rsidRDefault="007E7C90" w:rsidP="007E7C90">
      <w:r>
        <w:rPr>
          <w:rFonts w:eastAsiaTheme="minorHAnsi" w:cstheme="minorBidi"/>
          <w:color w:val="000000"/>
          <w:sz w:val="20"/>
          <w:szCs w:val="20"/>
          <w:lang w:eastAsia="nl-NL"/>
        </w:rPr>
        <w:t xml:space="preserve">Mac Carron, P., Kaski, K., &amp; Dunbar, R. (2016). Calling Dunbar's numbers. </w:t>
      </w:r>
      <w:r>
        <w:rPr>
          <w:rFonts w:eastAsiaTheme="minorHAnsi" w:cstheme="minorBidi"/>
          <w:i/>
          <w:iCs/>
          <w:color w:val="000000"/>
          <w:sz w:val="20"/>
          <w:szCs w:val="20"/>
          <w:lang w:eastAsia="nl-NL"/>
        </w:rPr>
        <w:t>Social Networks</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47</w:t>
      </w:r>
      <w:r>
        <w:rPr>
          <w:rFonts w:eastAsiaTheme="minorHAnsi" w:cstheme="minorBidi"/>
          <w:color w:val="000000"/>
          <w:sz w:val="20"/>
          <w:szCs w:val="20"/>
          <w:lang w:eastAsia="nl-NL"/>
        </w:rPr>
        <w:t xml:space="preserve">, 151-155. </w:t>
      </w:r>
    </w:p>
  </w:comment>
  <w:comment w:id="373" w:author="Tubergen, F.A. van (Frank)" w:date="2023-08-22T09:48:00Z" w:initials="FVT">
    <w:p w14:paraId="543ECDC9" w14:textId="6CCC9AD9" w:rsidR="007E7C90" w:rsidRDefault="007E7C90" w:rsidP="007E7C90">
      <w:r>
        <w:rPr>
          <w:rStyle w:val="CommentReference"/>
        </w:rPr>
        <w:annotationRef/>
      </w:r>
      <w:r>
        <w:rPr>
          <w:rFonts w:eastAsiaTheme="minorHAnsi" w:cstheme="minorBidi"/>
          <w:color w:val="000000"/>
          <w:sz w:val="20"/>
          <w:szCs w:val="20"/>
          <w:lang w:eastAsia="nl-NL"/>
        </w:rPr>
        <w:t xml:space="preserve">McPherson, M., Smith-Lovin, L., &amp; Brashears, M. E. (2006). Social isolation in America: Changes in core discussion networks over two decades. </w:t>
      </w:r>
      <w:r>
        <w:rPr>
          <w:rFonts w:eastAsiaTheme="minorHAnsi" w:cstheme="minorBidi"/>
          <w:i/>
          <w:iCs/>
          <w:color w:val="000000"/>
          <w:sz w:val="20"/>
          <w:szCs w:val="20"/>
          <w:lang w:eastAsia="nl-NL"/>
        </w:rPr>
        <w:t>American Sociological Review</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71</w:t>
      </w:r>
      <w:r>
        <w:rPr>
          <w:rFonts w:eastAsiaTheme="minorHAnsi" w:cstheme="minorBidi"/>
          <w:color w:val="000000"/>
          <w:sz w:val="20"/>
          <w:szCs w:val="20"/>
          <w:lang w:eastAsia="nl-NL"/>
        </w:rPr>
        <w:t xml:space="preserve">(3), 353-375. </w:t>
      </w:r>
    </w:p>
    <w:p w14:paraId="08697229" w14:textId="77777777" w:rsidR="007E7C90" w:rsidRDefault="007E7C90" w:rsidP="007E7C90"/>
    <w:p w14:paraId="5E7DA24A" w14:textId="77777777" w:rsidR="007E7C90" w:rsidRDefault="007E7C90" w:rsidP="007E7C90">
      <w:r>
        <w:rPr>
          <w:rFonts w:eastAsiaTheme="minorHAnsi" w:cstheme="minorBidi"/>
          <w:color w:val="000000"/>
          <w:sz w:val="20"/>
          <w:szCs w:val="20"/>
          <w:lang w:eastAsia="nl-NL"/>
        </w:rPr>
        <w:t xml:space="preserve">Paik, A., &amp; Sanchagrin, K. (2013). Social isolation in America: An artifact. </w:t>
      </w:r>
      <w:r>
        <w:rPr>
          <w:rFonts w:eastAsiaTheme="minorHAnsi" w:cstheme="minorBidi"/>
          <w:i/>
          <w:iCs/>
          <w:color w:val="000000"/>
          <w:sz w:val="20"/>
          <w:szCs w:val="20"/>
          <w:lang w:eastAsia="nl-NL"/>
        </w:rPr>
        <w:t>American Sociological Review</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78</w:t>
      </w:r>
      <w:r>
        <w:rPr>
          <w:rFonts w:eastAsiaTheme="minorHAnsi" w:cstheme="minorBidi"/>
          <w:color w:val="000000"/>
          <w:sz w:val="20"/>
          <w:szCs w:val="20"/>
          <w:lang w:eastAsia="nl-NL"/>
        </w:rPr>
        <w:t xml:space="preserve">(3), 339-360. </w:t>
      </w:r>
    </w:p>
  </w:comment>
  <w:comment w:id="387" w:author="Tubergen, F.A. van (Frank)" w:date="2023-08-22T09:58:00Z" w:initials="FVT">
    <w:p w14:paraId="01FA205C" w14:textId="77777777" w:rsidR="007E7C90" w:rsidRDefault="007E7C90" w:rsidP="007E7C90">
      <w:r>
        <w:rPr>
          <w:rStyle w:val="CommentReference"/>
        </w:rPr>
        <w:annotationRef/>
      </w:r>
      <w:r>
        <w:rPr>
          <w:rFonts w:eastAsiaTheme="minorHAnsi" w:cstheme="minorBidi"/>
          <w:color w:val="000000"/>
          <w:sz w:val="20"/>
          <w:szCs w:val="20"/>
          <w:lang w:eastAsia="nl-NL"/>
        </w:rPr>
        <w:t xml:space="preserve">DiPrete, T. A., Gelman, A., McCormick, T., Teitler, J., &amp; Zheng, T. (2011). Segregation in social networks based on acquaintanceship and trust. </w:t>
      </w:r>
      <w:r>
        <w:rPr>
          <w:rFonts w:eastAsiaTheme="minorHAnsi" w:cstheme="minorBidi"/>
          <w:i/>
          <w:iCs/>
          <w:color w:val="000000"/>
          <w:sz w:val="20"/>
          <w:szCs w:val="20"/>
          <w:lang w:eastAsia="nl-NL"/>
        </w:rPr>
        <w:t>American Journal of Sociology</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116</w:t>
      </w:r>
      <w:r>
        <w:rPr>
          <w:rFonts w:eastAsiaTheme="minorHAnsi" w:cstheme="minorBidi"/>
          <w:color w:val="000000"/>
          <w:sz w:val="20"/>
          <w:szCs w:val="20"/>
          <w:lang w:eastAsia="nl-NL"/>
        </w:rPr>
        <w:t xml:space="preserve">(4), 1234-1283. </w:t>
      </w:r>
    </w:p>
    <w:p w14:paraId="73B81E65" w14:textId="77777777" w:rsidR="007E7C90" w:rsidRDefault="007E7C90" w:rsidP="007E7C90"/>
    <w:p w14:paraId="1DBEC912" w14:textId="77777777" w:rsidR="007E7C90" w:rsidRDefault="007E7C90" w:rsidP="007E7C90">
      <w:r>
        <w:rPr>
          <w:rFonts w:eastAsiaTheme="minorHAnsi" w:cstheme="minorBidi"/>
          <w:color w:val="000000"/>
          <w:sz w:val="20"/>
          <w:szCs w:val="20"/>
          <w:lang w:eastAsia="nl-NL"/>
        </w:rPr>
        <w:t xml:space="preserve">Van Tubergen, F. (2014). Size and socio-economic resources of core discussion networks in the Netherlands: differences by national-origin group and immigrant generation. </w:t>
      </w:r>
      <w:r>
        <w:rPr>
          <w:rFonts w:eastAsiaTheme="minorHAnsi" w:cstheme="minorBidi"/>
          <w:i/>
          <w:iCs/>
          <w:color w:val="000000"/>
          <w:sz w:val="20"/>
          <w:szCs w:val="20"/>
          <w:lang w:eastAsia="nl-NL"/>
        </w:rPr>
        <w:t>Ethnic and Racial Studies</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37</w:t>
      </w:r>
      <w:r>
        <w:rPr>
          <w:rFonts w:eastAsiaTheme="minorHAnsi" w:cstheme="minorBidi"/>
          <w:color w:val="000000"/>
          <w:sz w:val="20"/>
          <w:szCs w:val="20"/>
          <w:lang w:eastAsia="nl-NL"/>
        </w:rPr>
        <w:t xml:space="preserve">(6), 1020-1042. </w:t>
      </w:r>
    </w:p>
  </w:comment>
  <w:comment w:id="457" w:author="Tubergen, F.A. van (Frank)" w:date="2022-08-23T14:01:00Z" w:initials="TFv(">
    <w:p w14:paraId="538EA4F7" w14:textId="77777777" w:rsidR="007E7C90" w:rsidRDefault="007E7C90" w:rsidP="00DA0D05">
      <w:r>
        <w:rPr>
          <w:rStyle w:val="CommentReference"/>
        </w:rPr>
        <w:annotationRef/>
      </w:r>
      <w:r w:rsidRPr="005D069E">
        <w:rPr>
          <w:sz w:val="20"/>
          <w:szCs w:val="20"/>
        </w:rPr>
        <w:t xml:space="preserve">Add details: where? </w:t>
      </w:r>
      <w:r>
        <w:rPr>
          <w:sz w:val="20"/>
          <w:szCs w:val="20"/>
        </w:rPr>
        <w:t>When?</w:t>
      </w:r>
    </w:p>
  </w:comment>
  <w:comment w:id="458" w:author="Corten, R. (Rense)" w:date="2023-06-01T09:59:00Z" w:initials="CR(">
    <w:p w14:paraId="225B70E6" w14:textId="77777777" w:rsidR="007E7C90" w:rsidRDefault="007E7C90" w:rsidP="00DA0D05">
      <w:pPr>
        <w:pStyle w:val="CommentText"/>
      </w:pPr>
      <w:r>
        <w:rPr>
          <w:rStyle w:val="CommentReference"/>
        </w:rPr>
        <w:annotationRef/>
      </w:r>
      <w:r>
        <w:t>Also see Kadushin and Jones 1992?</w:t>
      </w:r>
    </w:p>
  </w:comment>
  <w:comment w:id="469" w:author="Tubergen, F.A. van (Frank)" w:date="2023-08-22T10:20:00Z" w:initials="FVT">
    <w:p w14:paraId="40F17534" w14:textId="77777777" w:rsidR="007E7C90" w:rsidRDefault="007E7C90" w:rsidP="007E7C90">
      <w:r>
        <w:rPr>
          <w:rStyle w:val="CommentReference"/>
        </w:rPr>
        <w:annotationRef/>
      </w:r>
      <w:r>
        <w:rPr>
          <w:rFonts w:eastAsiaTheme="minorHAnsi" w:cstheme="minorBidi"/>
          <w:color w:val="000000"/>
          <w:sz w:val="20"/>
          <w:szCs w:val="20"/>
          <w:lang w:eastAsia="nl-NL"/>
        </w:rPr>
        <w:t xml:space="preserve">Lubbers, M. J., Molina, J. L., &amp; Valenzuela-Garcia, H. (2019). When networks speak volumes: variation in the size of broader acquaintanceship networks. </w:t>
      </w:r>
      <w:r>
        <w:rPr>
          <w:rFonts w:eastAsiaTheme="minorHAnsi" w:cstheme="minorBidi"/>
          <w:i/>
          <w:iCs/>
          <w:color w:val="000000"/>
          <w:sz w:val="20"/>
          <w:szCs w:val="20"/>
          <w:lang w:eastAsia="nl-NL"/>
        </w:rPr>
        <w:t>Social Networks</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56</w:t>
      </w:r>
      <w:r>
        <w:rPr>
          <w:rFonts w:eastAsiaTheme="minorHAnsi" w:cstheme="minorBidi"/>
          <w:color w:val="000000"/>
          <w:sz w:val="20"/>
          <w:szCs w:val="20"/>
          <w:lang w:eastAsia="nl-NL"/>
        </w:rPr>
        <w:t xml:space="preserve">, 55-69. </w:t>
      </w:r>
    </w:p>
  </w:comment>
  <w:comment w:id="471" w:author="Tubergen, F.A. van (Frank)" w:date="2023-08-22T10:13:00Z" w:initials="FVT">
    <w:p w14:paraId="0621D5C0" w14:textId="5CB4A50F" w:rsidR="007E7C90" w:rsidRDefault="007E7C90" w:rsidP="007E7C90">
      <w:r>
        <w:rPr>
          <w:rStyle w:val="CommentReference"/>
        </w:rPr>
        <w:annotationRef/>
      </w:r>
      <w:r>
        <w:rPr>
          <w:rFonts w:eastAsiaTheme="minorHAnsi" w:cstheme="minorBidi"/>
          <w:color w:val="000000"/>
          <w:sz w:val="20"/>
          <w:szCs w:val="20"/>
          <w:lang w:eastAsia="nl-NL"/>
        </w:rPr>
        <w:t xml:space="preserve">Fu, Y.-c. (2005). Measuring personal networks with daily contacts: a single-item survey question and the contact diary. </w:t>
      </w:r>
      <w:r>
        <w:rPr>
          <w:rFonts w:eastAsiaTheme="minorHAnsi" w:cstheme="minorBidi"/>
          <w:i/>
          <w:iCs/>
          <w:color w:val="000000"/>
          <w:sz w:val="20"/>
          <w:szCs w:val="20"/>
          <w:lang w:eastAsia="nl-NL"/>
        </w:rPr>
        <w:t>Social Networks</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27</w:t>
      </w:r>
      <w:r>
        <w:rPr>
          <w:rFonts w:eastAsiaTheme="minorHAnsi" w:cstheme="minorBidi"/>
          <w:color w:val="000000"/>
          <w:sz w:val="20"/>
          <w:szCs w:val="20"/>
          <w:lang w:eastAsia="nl-NL"/>
        </w:rPr>
        <w:t xml:space="preserve">(3), 169-186. </w:t>
      </w:r>
    </w:p>
    <w:p w14:paraId="7897CA91" w14:textId="77777777" w:rsidR="007E7C90" w:rsidRDefault="007E7C90" w:rsidP="007E7C90"/>
  </w:comment>
  <w:comment w:id="476" w:author="Tubergen, F.A. van (Frank)" w:date="2023-08-22T10:14:00Z" w:initials="FVT">
    <w:p w14:paraId="01DA0EBF" w14:textId="77777777" w:rsidR="007E7C90" w:rsidRDefault="007E7C90" w:rsidP="007E7C90">
      <w:r>
        <w:rPr>
          <w:rStyle w:val="CommentReference"/>
        </w:rPr>
        <w:annotationRef/>
      </w:r>
      <w:r>
        <w:rPr>
          <w:rFonts w:eastAsiaTheme="minorHAnsi" w:cstheme="minorBidi"/>
          <w:color w:val="000000"/>
          <w:sz w:val="20"/>
          <w:szCs w:val="20"/>
          <w:lang w:eastAsia="nl-NL"/>
        </w:rPr>
        <w:t xml:space="preserve">Hill, R. A., &amp; Dunbar, R. I. M. (2003). Social network size in humans. </w:t>
      </w:r>
      <w:r>
        <w:rPr>
          <w:rFonts w:eastAsiaTheme="minorHAnsi" w:cstheme="minorBidi"/>
          <w:i/>
          <w:iCs/>
          <w:color w:val="000000"/>
          <w:sz w:val="20"/>
          <w:szCs w:val="20"/>
          <w:lang w:eastAsia="nl-NL"/>
        </w:rPr>
        <w:t>Human Nature</w:t>
      </w:r>
      <w:r>
        <w:rPr>
          <w:rFonts w:eastAsiaTheme="minorHAnsi" w:cstheme="minorBidi"/>
          <w:color w:val="000000"/>
          <w:sz w:val="20"/>
          <w:szCs w:val="20"/>
          <w:lang w:eastAsia="nl-NL"/>
        </w:rPr>
        <w:t>,</w:t>
      </w:r>
      <w:r>
        <w:rPr>
          <w:rFonts w:eastAsiaTheme="minorHAnsi" w:cstheme="minorBidi"/>
          <w:i/>
          <w:iCs/>
          <w:color w:val="000000"/>
          <w:sz w:val="20"/>
          <w:szCs w:val="20"/>
          <w:lang w:eastAsia="nl-NL"/>
        </w:rPr>
        <w:t xml:space="preserve"> 14</w:t>
      </w:r>
      <w:r>
        <w:rPr>
          <w:rFonts w:eastAsiaTheme="minorHAnsi" w:cstheme="minorBidi"/>
          <w:color w:val="000000"/>
          <w:sz w:val="20"/>
          <w:szCs w:val="20"/>
          <w:lang w:eastAsia="nl-NL"/>
        </w:rPr>
        <w:t xml:space="preserve">(1), 53-72. </w:t>
      </w:r>
    </w:p>
    <w:p w14:paraId="08613D68" w14:textId="77777777" w:rsidR="007E7C90" w:rsidRDefault="007E7C90" w:rsidP="007E7C90"/>
  </w:comment>
  <w:comment w:id="481" w:author="Tubergen, F.A. van (Frank)" w:date="2023-08-22T10:16:00Z" w:initials="FVT">
    <w:p w14:paraId="1A6BB4F5" w14:textId="77777777" w:rsidR="007E7C90" w:rsidRPr="00AB509C" w:rsidRDefault="007E7C90" w:rsidP="007E7C90">
      <w:pPr>
        <w:rPr>
          <w:lang w:val="nl-NL"/>
        </w:rPr>
      </w:pPr>
      <w:r>
        <w:rPr>
          <w:rStyle w:val="CommentReference"/>
        </w:rPr>
        <w:annotationRef/>
      </w:r>
      <w:r>
        <w:rPr>
          <w:rFonts w:eastAsiaTheme="minorHAnsi" w:cstheme="minorBidi"/>
          <w:color w:val="000000"/>
          <w:sz w:val="20"/>
          <w:szCs w:val="20"/>
          <w:lang w:eastAsia="nl-NL"/>
        </w:rPr>
        <w:t xml:space="preserve">Dunbar, R. I. M., Arnaboldi, V., Conti, M., &amp; Passarella, A. (2015). The structure of online social networks mirrors those in the offline world. </w:t>
      </w:r>
      <w:proofErr w:type="spellStart"/>
      <w:r w:rsidRPr="00AB509C">
        <w:rPr>
          <w:rFonts w:eastAsiaTheme="minorHAnsi" w:cstheme="minorBidi"/>
          <w:i/>
          <w:iCs/>
          <w:color w:val="000000"/>
          <w:sz w:val="20"/>
          <w:szCs w:val="20"/>
          <w:lang w:val="nl-NL" w:eastAsia="nl-NL"/>
        </w:rPr>
        <w:t>Social</w:t>
      </w:r>
      <w:proofErr w:type="spellEnd"/>
      <w:r w:rsidRPr="00AB509C">
        <w:rPr>
          <w:rFonts w:eastAsiaTheme="minorHAnsi" w:cstheme="minorBidi"/>
          <w:i/>
          <w:iCs/>
          <w:color w:val="000000"/>
          <w:sz w:val="20"/>
          <w:szCs w:val="20"/>
          <w:lang w:val="nl-NL" w:eastAsia="nl-NL"/>
        </w:rPr>
        <w:t xml:space="preserve"> Networks</w:t>
      </w:r>
      <w:r w:rsidRPr="00AB509C">
        <w:rPr>
          <w:rFonts w:eastAsiaTheme="minorHAnsi" w:cstheme="minorBidi"/>
          <w:color w:val="000000"/>
          <w:sz w:val="20"/>
          <w:szCs w:val="20"/>
          <w:lang w:val="nl-NL" w:eastAsia="nl-NL"/>
        </w:rPr>
        <w:t>,</w:t>
      </w:r>
      <w:r w:rsidRPr="00AB509C">
        <w:rPr>
          <w:rFonts w:eastAsiaTheme="minorHAnsi" w:cstheme="minorBidi"/>
          <w:i/>
          <w:iCs/>
          <w:color w:val="000000"/>
          <w:sz w:val="20"/>
          <w:szCs w:val="20"/>
          <w:lang w:val="nl-NL" w:eastAsia="nl-NL"/>
        </w:rPr>
        <w:t xml:space="preserve"> 43</w:t>
      </w:r>
      <w:r w:rsidRPr="00AB509C">
        <w:rPr>
          <w:rFonts w:eastAsiaTheme="minorHAnsi" w:cstheme="minorBidi"/>
          <w:color w:val="000000"/>
          <w:sz w:val="20"/>
          <w:szCs w:val="20"/>
          <w:lang w:val="nl-NL" w:eastAsia="nl-NL"/>
        </w:rPr>
        <w:t xml:space="preserve">, 39-47. </w:t>
      </w:r>
    </w:p>
  </w:comment>
  <w:comment w:id="483" w:author="Tubergen, F.A. van (Frank)" w:date="2023-08-22T10:23:00Z" w:initials="FVT">
    <w:p w14:paraId="0B091380" w14:textId="77777777" w:rsidR="007E7C90" w:rsidRDefault="007E7C90" w:rsidP="007E7C90">
      <w:r>
        <w:rPr>
          <w:rStyle w:val="CommentReference"/>
        </w:rPr>
        <w:annotationRef/>
      </w:r>
      <w:r w:rsidRPr="00AB509C">
        <w:rPr>
          <w:rFonts w:eastAsiaTheme="minorHAnsi" w:cstheme="minorBidi"/>
          <w:sz w:val="20"/>
          <w:szCs w:val="20"/>
          <w:lang w:val="nl-NL" w:eastAsia="nl-NL"/>
        </w:rPr>
        <w:t xml:space="preserve">Van </w:t>
      </w:r>
      <w:proofErr w:type="spellStart"/>
      <w:r w:rsidRPr="00AB509C">
        <w:rPr>
          <w:rFonts w:eastAsiaTheme="minorHAnsi" w:cstheme="minorBidi"/>
          <w:sz w:val="20"/>
          <w:szCs w:val="20"/>
          <w:lang w:val="nl-NL" w:eastAsia="nl-NL"/>
        </w:rPr>
        <w:t>Tubergen</w:t>
      </w:r>
      <w:proofErr w:type="spellEnd"/>
      <w:r w:rsidRPr="00AB509C">
        <w:rPr>
          <w:rFonts w:eastAsiaTheme="minorHAnsi" w:cstheme="minorBidi"/>
          <w:sz w:val="20"/>
          <w:szCs w:val="20"/>
          <w:lang w:val="nl-NL" w:eastAsia="nl-NL"/>
        </w:rPr>
        <w:t>, F., Al-</w:t>
      </w:r>
      <w:proofErr w:type="spellStart"/>
      <w:r w:rsidRPr="00AB509C">
        <w:rPr>
          <w:rFonts w:eastAsiaTheme="minorHAnsi" w:cstheme="minorBidi"/>
          <w:sz w:val="20"/>
          <w:szCs w:val="20"/>
          <w:lang w:val="nl-NL" w:eastAsia="nl-NL"/>
        </w:rPr>
        <w:t>Modaf</w:t>
      </w:r>
      <w:proofErr w:type="spellEnd"/>
      <w:r w:rsidRPr="00AB509C">
        <w:rPr>
          <w:rFonts w:eastAsiaTheme="minorHAnsi" w:cstheme="minorBidi"/>
          <w:sz w:val="20"/>
          <w:szCs w:val="20"/>
          <w:lang w:val="nl-NL" w:eastAsia="nl-NL"/>
        </w:rPr>
        <w:t xml:space="preserve">, O. A., </w:t>
      </w:r>
      <w:proofErr w:type="spellStart"/>
      <w:r w:rsidRPr="00AB509C">
        <w:rPr>
          <w:rFonts w:eastAsiaTheme="minorHAnsi" w:cstheme="minorBidi"/>
          <w:sz w:val="20"/>
          <w:szCs w:val="20"/>
          <w:lang w:val="nl-NL" w:eastAsia="nl-NL"/>
        </w:rPr>
        <w:t>Almosaed</w:t>
      </w:r>
      <w:proofErr w:type="spellEnd"/>
      <w:r w:rsidRPr="00AB509C">
        <w:rPr>
          <w:rFonts w:eastAsiaTheme="minorHAnsi" w:cstheme="minorBidi"/>
          <w:sz w:val="20"/>
          <w:szCs w:val="20"/>
          <w:lang w:val="nl-NL" w:eastAsia="nl-NL"/>
        </w:rPr>
        <w:t>, N. F., &amp; Al-</w:t>
      </w:r>
      <w:proofErr w:type="spellStart"/>
      <w:r w:rsidRPr="00AB509C">
        <w:rPr>
          <w:rFonts w:eastAsiaTheme="minorHAnsi" w:cstheme="minorBidi"/>
          <w:sz w:val="20"/>
          <w:szCs w:val="20"/>
          <w:lang w:val="nl-NL" w:eastAsia="nl-NL"/>
        </w:rPr>
        <w:t>Ghamdi</w:t>
      </w:r>
      <w:proofErr w:type="spellEnd"/>
      <w:r w:rsidRPr="00AB509C">
        <w:rPr>
          <w:rFonts w:eastAsiaTheme="minorHAnsi" w:cstheme="minorBidi"/>
          <w:sz w:val="20"/>
          <w:szCs w:val="20"/>
          <w:lang w:val="nl-NL" w:eastAsia="nl-NL"/>
        </w:rPr>
        <w:t xml:space="preserve">, M. B. S. (2016). </w:t>
      </w:r>
      <w:r>
        <w:rPr>
          <w:rFonts w:eastAsiaTheme="minorHAnsi" w:cstheme="minorBidi"/>
          <w:sz w:val="20"/>
          <w:szCs w:val="20"/>
          <w:lang w:eastAsia="nl-NL"/>
        </w:rPr>
        <w:t xml:space="preserve">Personal networks in Saudi Arabia: The role of ascribed and achieved characteristics. </w:t>
      </w:r>
      <w:r>
        <w:rPr>
          <w:rFonts w:eastAsiaTheme="minorHAnsi" w:cstheme="minorBidi"/>
          <w:i/>
          <w:iCs/>
          <w:sz w:val="20"/>
          <w:szCs w:val="20"/>
          <w:lang w:eastAsia="nl-NL"/>
        </w:rPr>
        <w:t>Social Networks</w:t>
      </w:r>
      <w:r>
        <w:rPr>
          <w:rFonts w:eastAsiaTheme="minorHAnsi" w:cstheme="minorBidi"/>
          <w:sz w:val="20"/>
          <w:szCs w:val="20"/>
          <w:lang w:eastAsia="nl-NL"/>
        </w:rPr>
        <w:t>,</w:t>
      </w:r>
      <w:r>
        <w:rPr>
          <w:rFonts w:eastAsiaTheme="minorHAnsi" w:cstheme="minorBidi"/>
          <w:i/>
          <w:iCs/>
          <w:sz w:val="20"/>
          <w:szCs w:val="20"/>
          <w:lang w:eastAsia="nl-NL"/>
        </w:rPr>
        <w:t xml:space="preserve"> 45</w:t>
      </w:r>
      <w:r>
        <w:rPr>
          <w:rFonts w:eastAsiaTheme="minorHAnsi" w:cstheme="minorBidi"/>
          <w:sz w:val="20"/>
          <w:szCs w:val="20"/>
          <w:lang w:eastAsia="nl-NL"/>
        </w:rPr>
        <w:t xml:space="preserve">, 45-54. </w:t>
      </w:r>
    </w:p>
    <w:p w14:paraId="763DBF15" w14:textId="77777777" w:rsidR="007E7C90" w:rsidRDefault="007E7C90" w:rsidP="007E7C90"/>
    <w:p w14:paraId="39D88190" w14:textId="77777777" w:rsidR="007E7C90" w:rsidRDefault="007E7C90" w:rsidP="007E7C90">
      <w:r>
        <w:rPr>
          <w:rFonts w:eastAsiaTheme="minorHAnsi" w:cstheme="minorBidi"/>
          <w:sz w:val="20"/>
          <w:szCs w:val="20"/>
          <w:lang w:eastAsia="nl-NL"/>
        </w:rPr>
        <w:t xml:space="preserve">Bernard, H. R., Johnsen, E. C., Killworth, P. D., McCarty, C., Shelley, G. A., &amp; Robinson, S. (1990). Comparing four different methods for measuring personal social networks. </w:t>
      </w:r>
      <w:r>
        <w:rPr>
          <w:rFonts w:eastAsiaTheme="minorHAnsi" w:cstheme="minorBidi"/>
          <w:i/>
          <w:iCs/>
          <w:sz w:val="20"/>
          <w:szCs w:val="20"/>
          <w:lang w:eastAsia="nl-NL"/>
        </w:rPr>
        <w:t>Social Networks</w:t>
      </w:r>
      <w:r>
        <w:rPr>
          <w:rFonts w:eastAsiaTheme="minorHAnsi" w:cstheme="minorBidi"/>
          <w:sz w:val="20"/>
          <w:szCs w:val="20"/>
          <w:lang w:eastAsia="nl-NL"/>
        </w:rPr>
        <w:t>,</w:t>
      </w:r>
      <w:r>
        <w:rPr>
          <w:rFonts w:eastAsiaTheme="minorHAnsi" w:cstheme="minorBidi"/>
          <w:i/>
          <w:iCs/>
          <w:sz w:val="20"/>
          <w:szCs w:val="20"/>
          <w:lang w:eastAsia="nl-NL"/>
        </w:rPr>
        <w:t xml:space="preserve"> 12</w:t>
      </w:r>
      <w:r>
        <w:rPr>
          <w:rFonts w:eastAsiaTheme="minorHAnsi" w:cstheme="minorBidi"/>
          <w:sz w:val="20"/>
          <w:szCs w:val="20"/>
          <w:lang w:eastAsia="nl-NL"/>
        </w:rPr>
        <w:t xml:space="preserve">(3), 179-215. </w:t>
      </w:r>
    </w:p>
    <w:p w14:paraId="41EF51BF" w14:textId="77777777" w:rsidR="007E7C90" w:rsidRDefault="007E7C90" w:rsidP="007E7C90"/>
    <w:p w14:paraId="151FDD76" w14:textId="77777777" w:rsidR="007E7C90" w:rsidRDefault="007E7C90" w:rsidP="007E7C90">
      <w:proofErr w:type="spellStart"/>
      <w:r w:rsidRPr="00AB509C">
        <w:rPr>
          <w:rFonts w:eastAsiaTheme="minorHAnsi" w:cstheme="minorBidi"/>
          <w:sz w:val="20"/>
          <w:szCs w:val="20"/>
          <w:lang w:val="nl-NL" w:eastAsia="nl-NL"/>
        </w:rPr>
        <w:t>Hofstra</w:t>
      </w:r>
      <w:proofErr w:type="spellEnd"/>
      <w:r w:rsidRPr="00AB509C">
        <w:rPr>
          <w:rFonts w:eastAsiaTheme="minorHAnsi" w:cstheme="minorBidi"/>
          <w:sz w:val="20"/>
          <w:szCs w:val="20"/>
          <w:lang w:val="nl-NL" w:eastAsia="nl-NL"/>
        </w:rPr>
        <w:t xml:space="preserve">, B., </w:t>
      </w:r>
      <w:proofErr w:type="spellStart"/>
      <w:r w:rsidRPr="00AB509C">
        <w:rPr>
          <w:rFonts w:eastAsiaTheme="minorHAnsi" w:cstheme="minorBidi"/>
          <w:sz w:val="20"/>
          <w:szCs w:val="20"/>
          <w:lang w:val="nl-NL" w:eastAsia="nl-NL"/>
        </w:rPr>
        <w:t>Corten</w:t>
      </w:r>
      <w:proofErr w:type="spellEnd"/>
      <w:r w:rsidRPr="00AB509C">
        <w:rPr>
          <w:rFonts w:eastAsiaTheme="minorHAnsi" w:cstheme="minorBidi"/>
          <w:sz w:val="20"/>
          <w:szCs w:val="20"/>
          <w:lang w:val="nl-NL" w:eastAsia="nl-NL"/>
        </w:rPr>
        <w:t xml:space="preserve">, R., &amp; van </w:t>
      </w:r>
      <w:proofErr w:type="spellStart"/>
      <w:r w:rsidRPr="00AB509C">
        <w:rPr>
          <w:rFonts w:eastAsiaTheme="minorHAnsi" w:cstheme="minorBidi"/>
          <w:sz w:val="20"/>
          <w:szCs w:val="20"/>
          <w:lang w:val="nl-NL" w:eastAsia="nl-NL"/>
        </w:rPr>
        <w:t>Tubergen</w:t>
      </w:r>
      <w:proofErr w:type="spellEnd"/>
      <w:r w:rsidRPr="00AB509C">
        <w:rPr>
          <w:rFonts w:eastAsiaTheme="minorHAnsi" w:cstheme="minorBidi"/>
          <w:sz w:val="20"/>
          <w:szCs w:val="20"/>
          <w:lang w:val="nl-NL" w:eastAsia="nl-NL"/>
        </w:rPr>
        <w:t xml:space="preserve">, F. (2021). </w:t>
      </w:r>
      <w:r>
        <w:rPr>
          <w:rFonts w:eastAsiaTheme="minorHAnsi" w:cstheme="minorBidi"/>
          <w:sz w:val="20"/>
          <w:szCs w:val="20"/>
          <w:lang w:eastAsia="nl-NL"/>
        </w:rPr>
        <w:t xml:space="preserve">Beyond the core: who has larger social networks? </w:t>
      </w:r>
      <w:r>
        <w:rPr>
          <w:rFonts w:eastAsiaTheme="minorHAnsi" w:cstheme="minorBidi"/>
          <w:i/>
          <w:iCs/>
          <w:sz w:val="20"/>
          <w:szCs w:val="20"/>
          <w:lang w:eastAsia="nl-NL"/>
        </w:rPr>
        <w:t>Social Forces</w:t>
      </w:r>
      <w:r>
        <w:rPr>
          <w:rFonts w:eastAsiaTheme="minorHAnsi" w:cstheme="minorBidi"/>
          <w:sz w:val="20"/>
          <w:szCs w:val="20"/>
          <w:lang w:eastAsia="nl-NL"/>
        </w:rPr>
        <w:t>,</w:t>
      </w:r>
      <w:r>
        <w:rPr>
          <w:rFonts w:eastAsiaTheme="minorHAnsi" w:cstheme="minorBidi"/>
          <w:i/>
          <w:iCs/>
          <w:sz w:val="20"/>
          <w:szCs w:val="20"/>
          <w:lang w:eastAsia="nl-NL"/>
        </w:rPr>
        <w:t xml:space="preserve"> 99</w:t>
      </w:r>
      <w:r>
        <w:rPr>
          <w:rFonts w:eastAsiaTheme="minorHAnsi" w:cstheme="minorBidi"/>
          <w:sz w:val="20"/>
          <w:szCs w:val="20"/>
          <w:lang w:eastAsia="nl-NL"/>
        </w:rPr>
        <w:t xml:space="preserve">(3), 1274-1305. </w:t>
      </w:r>
    </w:p>
    <w:p w14:paraId="027FBFE1" w14:textId="77777777" w:rsidR="007E7C90" w:rsidRDefault="007E7C90" w:rsidP="007E7C90"/>
    <w:p w14:paraId="79F0BD34" w14:textId="77777777" w:rsidR="007E7C90" w:rsidRPr="00AB509C" w:rsidRDefault="007E7C90" w:rsidP="007E7C90">
      <w:pPr>
        <w:rPr>
          <w:lang w:val="nl-NL"/>
        </w:rPr>
      </w:pPr>
      <w:r>
        <w:rPr>
          <w:rFonts w:eastAsiaTheme="minorHAnsi" w:cstheme="minorBidi"/>
          <w:color w:val="000000"/>
          <w:sz w:val="20"/>
          <w:szCs w:val="20"/>
          <w:lang w:eastAsia="nl-NL"/>
        </w:rPr>
        <w:t xml:space="preserve">Lubbers, M. J., Molina, J. L., &amp; Valenzuela-Garcia, H. (2019). When networks speak volumes: variation in the size of broader acquaintanceship networks. </w:t>
      </w:r>
      <w:proofErr w:type="spellStart"/>
      <w:r w:rsidRPr="00AB509C">
        <w:rPr>
          <w:rFonts w:eastAsiaTheme="minorHAnsi" w:cstheme="minorBidi"/>
          <w:i/>
          <w:iCs/>
          <w:color w:val="000000"/>
          <w:sz w:val="20"/>
          <w:szCs w:val="20"/>
          <w:lang w:val="nl-NL" w:eastAsia="nl-NL"/>
        </w:rPr>
        <w:t>Social</w:t>
      </w:r>
      <w:proofErr w:type="spellEnd"/>
      <w:r w:rsidRPr="00AB509C">
        <w:rPr>
          <w:rFonts w:eastAsiaTheme="minorHAnsi" w:cstheme="minorBidi"/>
          <w:i/>
          <w:iCs/>
          <w:color w:val="000000"/>
          <w:sz w:val="20"/>
          <w:szCs w:val="20"/>
          <w:lang w:val="nl-NL" w:eastAsia="nl-NL"/>
        </w:rPr>
        <w:t xml:space="preserve"> Networks</w:t>
      </w:r>
      <w:r w:rsidRPr="00AB509C">
        <w:rPr>
          <w:rFonts w:eastAsiaTheme="minorHAnsi" w:cstheme="minorBidi"/>
          <w:color w:val="000000"/>
          <w:sz w:val="20"/>
          <w:szCs w:val="20"/>
          <w:lang w:val="nl-NL" w:eastAsia="nl-NL"/>
        </w:rPr>
        <w:t>,</w:t>
      </w:r>
      <w:r w:rsidRPr="00AB509C">
        <w:rPr>
          <w:rFonts w:eastAsiaTheme="minorHAnsi" w:cstheme="minorBidi"/>
          <w:i/>
          <w:iCs/>
          <w:color w:val="000000"/>
          <w:sz w:val="20"/>
          <w:szCs w:val="20"/>
          <w:lang w:val="nl-NL" w:eastAsia="nl-NL"/>
        </w:rPr>
        <w:t xml:space="preserve"> 56</w:t>
      </w:r>
      <w:r w:rsidRPr="00AB509C">
        <w:rPr>
          <w:rFonts w:eastAsiaTheme="minorHAnsi" w:cstheme="minorBidi"/>
          <w:color w:val="000000"/>
          <w:sz w:val="20"/>
          <w:szCs w:val="20"/>
          <w:lang w:val="nl-NL" w:eastAsia="nl-NL"/>
        </w:rPr>
        <w:t xml:space="preserve">, 55-69. </w:t>
      </w:r>
    </w:p>
    <w:p w14:paraId="4F157E79" w14:textId="77777777" w:rsidR="007E7C90" w:rsidRPr="00AB509C" w:rsidRDefault="007E7C90" w:rsidP="007E7C90">
      <w:pPr>
        <w:rPr>
          <w:lang w:val="nl-NL"/>
        </w:rPr>
      </w:pPr>
    </w:p>
  </w:comment>
  <w:comment w:id="520" w:author="Tubergen, F.A. van (Frank)" w:date="2023-06-16T09:28:00Z" w:initials="FVT">
    <w:p w14:paraId="3A4E891D" w14:textId="01BE42E2" w:rsidR="007E7C90" w:rsidRPr="00ED3116" w:rsidRDefault="007E7C90" w:rsidP="005D069E">
      <w:pPr>
        <w:rPr>
          <w:lang w:val="nl-NL"/>
        </w:rPr>
      </w:pPr>
      <w:r>
        <w:rPr>
          <w:rStyle w:val="CommentReference"/>
        </w:rPr>
        <w:annotationRef/>
      </w:r>
      <w:r w:rsidRPr="00ED3116">
        <w:rPr>
          <w:rFonts w:eastAsiaTheme="minorHAnsi" w:cstheme="minorBidi"/>
          <w:sz w:val="20"/>
          <w:szCs w:val="20"/>
          <w:lang w:val="nl-NL" w:eastAsia="nl-NL"/>
        </w:rPr>
        <w:t>Iets meer uitleggen? Er zijn bijv verschillende methoden (waarvan 1 scale up). Eerdere studies komen nu te weinig aan bod..</w:t>
      </w:r>
    </w:p>
    <w:p w14:paraId="71EEDDF9" w14:textId="77777777" w:rsidR="007E7C90" w:rsidRPr="00ED3116" w:rsidRDefault="007E7C90" w:rsidP="005D069E">
      <w:pPr>
        <w:rPr>
          <w:lang w:val="nl-NL"/>
        </w:rPr>
      </w:pPr>
    </w:p>
    <w:p w14:paraId="7A746BC1" w14:textId="77777777" w:rsidR="007E7C90" w:rsidRPr="00ED3116" w:rsidRDefault="007E7C90" w:rsidP="005D069E">
      <w:pPr>
        <w:rPr>
          <w:lang w:val="nl-NL"/>
        </w:rPr>
      </w:pPr>
      <w:r w:rsidRPr="00ED3116">
        <w:rPr>
          <w:rFonts w:eastAsiaTheme="minorHAnsi" w:cstheme="minorBidi"/>
          <w:sz w:val="20"/>
          <w:szCs w:val="20"/>
          <w:lang w:val="nl-NL" w:eastAsia="nl-NL"/>
        </w:rPr>
        <w:t>Zal ik dat stukje schrijven?</w:t>
      </w:r>
    </w:p>
  </w:comment>
  <w:comment w:id="521" w:author="Corten, R. (Rense)" w:date="2023-06-29T09:09:00Z" w:initials="CR(">
    <w:p w14:paraId="182647A3" w14:textId="7C5BBB0B" w:rsidR="007E7C90" w:rsidRPr="00B341EF" w:rsidRDefault="007E7C90">
      <w:pPr>
        <w:pStyle w:val="CommentText"/>
        <w:rPr>
          <w:lang w:val="nl-NL"/>
        </w:rPr>
      </w:pPr>
      <w:r>
        <w:rPr>
          <w:rStyle w:val="CommentReference"/>
        </w:rPr>
        <w:annotationRef/>
      </w:r>
      <w:r w:rsidRPr="00B341EF">
        <w:rPr>
          <w:rStyle w:val="CommentReference"/>
          <w:lang w:val="nl-NL"/>
        </w:rPr>
        <w:t>Prima, ik zou zeggen i</w:t>
      </w:r>
      <w:r>
        <w:rPr>
          <w:rStyle w:val="CommentReference"/>
          <w:lang w:val="nl-NL"/>
        </w:rPr>
        <w:t>ig scale-up, digital traces, en registerdata (POPNET), maar er zijn bijv ook nog dagboekstudies, etc. Paper van Miranda (2019) heeft ook een goed overzicht</w:t>
      </w:r>
    </w:p>
  </w:comment>
  <w:comment w:id="624" w:author="Tubergen, F.A. van (Frank)" w:date="2022-08-23T14:01:00Z" w:initials="TFv(">
    <w:p w14:paraId="6D54427A" w14:textId="77777777" w:rsidR="007E7C90" w:rsidRDefault="007E7C90" w:rsidP="004648F6">
      <w:r>
        <w:rPr>
          <w:rStyle w:val="CommentReference"/>
        </w:rPr>
        <w:annotationRef/>
      </w:r>
      <w:proofErr w:type="spellStart"/>
      <w:r w:rsidRPr="00AB509C">
        <w:rPr>
          <w:sz w:val="20"/>
          <w:szCs w:val="20"/>
          <w:lang w:val="nl-NL"/>
        </w:rPr>
        <w:t>Add</w:t>
      </w:r>
      <w:proofErr w:type="spellEnd"/>
      <w:r w:rsidRPr="00AB509C">
        <w:rPr>
          <w:sz w:val="20"/>
          <w:szCs w:val="20"/>
          <w:lang w:val="nl-NL"/>
        </w:rPr>
        <w:t xml:space="preserve"> details: </w:t>
      </w:r>
      <w:proofErr w:type="spellStart"/>
      <w:r w:rsidRPr="00AB509C">
        <w:rPr>
          <w:sz w:val="20"/>
          <w:szCs w:val="20"/>
          <w:lang w:val="nl-NL"/>
        </w:rPr>
        <w:t>where</w:t>
      </w:r>
      <w:proofErr w:type="spellEnd"/>
      <w:r w:rsidRPr="00AB509C">
        <w:rPr>
          <w:sz w:val="20"/>
          <w:szCs w:val="20"/>
          <w:lang w:val="nl-NL"/>
        </w:rPr>
        <w:t xml:space="preserve">? </w:t>
      </w:r>
      <w:r>
        <w:rPr>
          <w:sz w:val="20"/>
          <w:szCs w:val="20"/>
        </w:rPr>
        <w:t>When?</w:t>
      </w:r>
    </w:p>
  </w:comment>
  <w:comment w:id="625" w:author="Corten, R. (Rense)" w:date="2023-06-01T09:59:00Z" w:initials="CR(">
    <w:p w14:paraId="54873C01" w14:textId="77777777" w:rsidR="007E7C90" w:rsidRDefault="007E7C90" w:rsidP="004648F6">
      <w:pPr>
        <w:pStyle w:val="CommentText"/>
      </w:pPr>
      <w:r>
        <w:rPr>
          <w:rStyle w:val="CommentReference"/>
        </w:rPr>
        <w:annotationRef/>
      </w:r>
      <w:r>
        <w:t>Also see Kadushin and Jones 1992?</w:t>
      </w:r>
    </w:p>
  </w:comment>
  <w:comment w:id="670" w:author="Corten, R. (Rense)" w:date="2022-08-22T11:36:00Z" w:initials="CR(">
    <w:p w14:paraId="4A980CF5" w14:textId="20786E64" w:rsidR="007E7C90" w:rsidRPr="004648F6" w:rsidRDefault="007E7C90">
      <w:pPr>
        <w:pStyle w:val="CommentText"/>
      </w:pPr>
      <w:r>
        <w:rPr>
          <w:rStyle w:val="CommentReference"/>
        </w:rPr>
        <w:annotationRef/>
      </w:r>
      <w:r w:rsidRPr="004648F6">
        <w:t>How is this a measurement problem?</w:t>
      </w:r>
    </w:p>
  </w:comment>
  <w:comment w:id="671" w:author="Tubergen, F.A. van (Frank)" w:date="2022-08-23T13:59:00Z" w:initials="TFv(">
    <w:p w14:paraId="12D9C472" w14:textId="77777777" w:rsidR="007E7C90" w:rsidRDefault="007E7C90" w:rsidP="00E856CE">
      <w:r>
        <w:rPr>
          <w:rStyle w:val="CommentReference"/>
        </w:rPr>
        <w:annotationRef/>
      </w:r>
      <w:r>
        <w:rPr>
          <w:sz w:val="20"/>
          <w:szCs w:val="20"/>
        </w:rPr>
        <w:t>Agree. This is unclear.</w:t>
      </w:r>
    </w:p>
  </w:comment>
  <w:comment w:id="681" w:author="Corten, R. (Rense)" w:date="2022-08-22T11:48:00Z" w:initials="CR(">
    <w:p w14:paraId="7FC24A08" w14:textId="184BD4F9" w:rsidR="007E7C90" w:rsidRDefault="007E7C90">
      <w:pPr>
        <w:pStyle w:val="CommentText"/>
      </w:pPr>
      <w:r>
        <w:rPr>
          <w:rStyle w:val="CommentReference"/>
        </w:rPr>
        <w:annotationRef/>
      </w:r>
      <w:r>
        <w:t>Also discuss results for other countries? US (DiPrete), Spain (Lubbers), what else?</w:t>
      </w:r>
    </w:p>
  </w:comment>
  <w:comment w:id="682" w:author="Tubergen, F.A. van (Frank)" w:date="2022-08-23T14:08:00Z" w:initials="TFv(">
    <w:p w14:paraId="35D0214E" w14:textId="77777777" w:rsidR="007E7C90" w:rsidRDefault="007E7C90" w:rsidP="00E856CE">
      <w:r>
        <w:rPr>
          <w:rStyle w:val="CommentReference"/>
        </w:rPr>
        <w:annotationRef/>
      </w:r>
      <w:r>
        <w:rPr>
          <w:sz w:val="20"/>
          <w:szCs w:val="20"/>
        </w:rPr>
        <w:t>Hofstra paper :)</w:t>
      </w:r>
    </w:p>
  </w:comment>
  <w:comment w:id="702" w:author="Corten, R. (Rense)" w:date="2023-06-29T09:30:00Z" w:initials="CR(">
    <w:p w14:paraId="1250E4CD" w14:textId="5AA482F6" w:rsidR="007E7C90" w:rsidRDefault="007E7C90">
      <w:pPr>
        <w:pStyle w:val="CommentText"/>
      </w:pPr>
      <w:r>
        <w:rPr>
          <w:rStyle w:val="CommentReference"/>
        </w:rPr>
        <w:annotationRef/>
      </w:r>
      <w:r>
        <w:t>Mention that these are also the determinants of core network size (cf Lubbers et al., 2019)?</w:t>
      </w:r>
    </w:p>
  </w:comment>
  <w:comment w:id="798" w:author="Tubergen, F.A. van (Frank)" w:date="2023-08-22T11:14:00Z" w:initials="FVT">
    <w:p w14:paraId="6536F4E4"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Dit wordt te vaak gebruikt denk ik, opsommingen</w:t>
      </w:r>
    </w:p>
  </w:comment>
  <w:comment w:id="804" w:author="Beate Volker" w:date="2023-08-04T13:27:00Z" w:initials="BV">
    <w:p w14:paraId="7A20B727" w14:textId="274FB947" w:rsidR="007E7C90" w:rsidRPr="00624928" w:rsidRDefault="007E7C90" w:rsidP="00A957F8">
      <w:pPr>
        <w:pStyle w:val="CommentText"/>
        <w:rPr>
          <w:lang w:val="nl-NL"/>
        </w:rPr>
      </w:pPr>
      <w:r>
        <w:rPr>
          <w:rStyle w:val="CommentReference"/>
        </w:rPr>
        <w:annotationRef/>
      </w:r>
      <w:r w:rsidRPr="00624928">
        <w:rPr>
          <w:lang w:val="nl-NL"/>
        </w:rPr>
        <w:t xml:space="preserve">Miranda heeft gevonden dat werken en werkeloosheid </w:t>
      </w:r>
      <w:r>
        <w:rPr>
          <w:lang w:val="nl-NL"/>
        </w:rPr>
        <w:t>vergelijkbare effecten hebben: het gaat om participatie: ook al ben je werkeloos heb je een groter netwerk, wellicht ook omdat werkeloosheid vaak maar tijdelijk is. In het paper met Jesper hebben we ook geen rechtstreeks veband tussen werkeloosheid en netwerkomvang gevonden</w:t>
      </w:r>
    </w:p>
    <w:p w14:paraId="361F1D18" w14:textId="541F565E" w:rsidR="007E7C90" w:rsidRPr="00A957F8" w:rsidRDefault="007E7C90">
      <w:pPr>
        <w:pStyle w:val="CommentText"/>
        <w:rPr>
          <w:lang w:val="nl-NL"/>
        </w:rPr>
      </w:pPr>
    </w:p>
  </w:comment>
  <w:comment w:id="806" w:author="Beate Volker" w:date="2023-08-02T16:57:00Z" w:initials="BV">
    <w:p w14:paraId="160D6A64" w14:textId="3A59A793" w:rsidR="007E7C90" w:rsidRPr="00624928" w:rsidRDefault="007E7C90">
      <w:pPr>
        <w:pStyle w:val="CommentText"/>
        <w:rPr>
          <w:lang w:val="nl-NL"/>
        </w:rPr>
      </w:pPr>
      <w:r>
        <w:rPr>
          <w:rStyle w:val="CommentReference"/>
        </w:rPr>
        <w:annotationRef/>
      </w:r>
      <w:r w:rsidRPr="00624928">
        <w:rPr>
          <w:lang w:val="nl-NL"/>
        </w:rPr>
        <w:t xml:space="preserve">Miranda heeft gevonden dat werken en werkeloosheid </w:t>
      </w:r>
      <w:r>
        <w:rPr>
          <w:lang w:val="nl-NL"/>
        </w:rPr>
        <w:t>vergelijkbare effecten hebben: het gaat om participatie: ook al ben je werkeloos heb je een groter netwerk, wellicht ook omdat werkeloosheid vaak maar tijdelijk is. In het paper met Jesper hebben we ook geen rechtstreeks veband tussen werkeloosheid en netwerkomvang gevonden</w:t>
      </w:r>
    </w:p>
  </w:comment>
  <w:comment w:id="821" w:author="Corten, R. (Rense)" w:date="2023-06-29T10:57:00Z" w:initials="CR(">
    <w:p w14:paraId="5AC37C00" w14:textId="77777777" w:rsidR="007E7C90" w:rsidRPr="005D069E" w:rsidRDefault="007E7C90">
      <w:pPr>
        <w:pStyle w:val="CommentText"/>
        <w:rPr>
          <w:lang w:val="nl-NL"/>
        </w:rPr>
      </w:pPr>
      <w:r>
        <w:rPr>
          <w:rStyle w:val="CommentReference"/>
        </w:rPr>
        <w:annotationRef/>
      </w:r>
      <w:r w:rsidRPr="005D069E">
        <w:rPr>
          <w:lang w:val="nl-NL"/>
        </w:rPr>
        <w:t>Ref?</w:t>
      </w:r>
    </w:p>
    <w:p w14:paraId="0744851C" w14:textId="11BD8005" w:rsidR="007E7C90" w:rsidRPr="005D069E" w:rsidRDefault="007E7C90">
      <w:pPr>
        <w:pStyle w:val="CommentText"/>
        <w:rPr>
          <w:lang w:val="nl-NL"/>
        </w:rPr>
      </w:pPr>
      <w:r w:rsidRPr="00E21685">
        <w:rPr>
          <w:rFonts w:ascii="Times" w:hAnsi="Times"/>
          <w:lang w:val="nl-NL"/>
        </w:rPr>
        <w:t>(</w:t>
      </w:r>
      <w:r w:rsidRPr="00E21685">
        <w:rPr>
          <w:rFonts w:ascii="Times" w:hAnsi="Times"/>
          <w:highlight w:val="yellow"/>
          <w:lang w:val="nl-NL"/>
        </w:rPr>
        <w:t>Kalmijn 2012, Rözer et al 2019</w:t>
      </w:r>
      <w:r w:rsidRPr="00E21685">
        <w:rPr>
          <w:rFonts w:ascii="Times" w:hAnsi="Times"/>
          <w:lang w:val="nl-NL"/>
        </w:rPr>
        <w:t>, McLaughin et al 2010)</w:t>
      </w:r>
      <w:r>
        <w:rPr>
          <w:rFonts w:ascii="Times" w:hAnsi="Times"/>
          <w:lang w:val="nl-NL"/>
        </w:rPr>
        <w:t xml:space="preserve">? </w:t>
      </w:r>
      <w:r>
        <w:rPr>
          <w:rFonts w:ascii="Times" w:hAnsi="Times"/>
        </w:rPr>
        <w:fldChar w:fldCharType="begin"/>
      </w:r>
      <w:r w:rsidRPr="005D069E">
        <w:rPr>
          <w:rFonts w:ascii="Times" w:hAnsi="Times"/>
          <w:lang w:val="nl-NL"/>
        </w:rPr>
        <w:instrText xml:space="preserve"> HYPERLINK "mailto:b.g.m.volker@uu.nl" </w:instrText>
      </w:r>
      <w:bookmarkStart w:id="827" w:name="_@_F98F0F543F3D42D9ADBE01CE2C7987B3"/>
      <w:r>
        <w:rPr>
          <w:rFonts w:ascii="Times" w:hAnsi="Times"/>
        </w:rPr>
        <w:fldChar w:fldCharType="separate"/>
      </w:r>
      <w:bookmarkEnd w:id="827"/>
      <w:r w:rsidRPr="005D069E">
        <w:rPr>
          <w:rStyle w:val="UnresolvedMention"/>
          <w:rFonts w:ascii="Times" w:hAnsi="Times"/>
          <w:noProof/>
          <w:u w:val="dotted"/>
          <w:lang w:val="nl-NL"/>
        </w:rPr>
        <w:t>@Volker, B.G.M. (Beate)</w:t>
      </w:r>
      <w:r>
        <w:rPr>
          <w:rFonts w:ascii="Times" w:hAnsi="Times"/>
        </w:rPr>
        <w:fldChar w:fldCharType="end"/>
      </w:r>
      <w:r w:rsidRPr="005D069E">
        <w:rPr>
          <w:rFonts w:ascii="Times" w:hAnsi="Times"/>
          <w:lang w:val="nl-NL"/>
        </w:rPr>
        <w:t>, welke van deze?</w:t>
      </w:r>
    </w:p>
  </w:comment>
  <w:comment w:id="822" w:author="Beate Volker" w:date="2023-08-02T17:00:00Z" w:initials="BV">
    <w:p w14:paraId="6F0A23EC" w14:textId="117C63C8" w:rsidR="007E7C90" w:rsidRPr="00CA2C69" w:rsidRDefault="007E7C90">
      <w:pPr>
        <w:pStyle w:val="CommentText"/>
        <w:rPr>
          <w:lang w:val="nl-NL"/>
        </w:rPr>
      </w:pPr>
      <w:r>
        <w:rPr>
          <w:rStyle w:val="CommentReference"/>
        </w:rPr>
        <w:annotationRef/>
      </w:r>
      <w:r w:rsidRPr="00CA2C69">
        <w:rPr>
          <w:lang w:val="nl-NL"/>
        </w:rPr>
        <w:t xml:space="preserve">Rözer bij werk, maar nog even kijken of we die hy </w:t>
      </w:r>
      <w:r>
        <w:rPr>
          <w:lang w:val="nl-NL"/>
        </w:rPr>
        <w:t>zo laten. Kalmijn hier. McLaughin gaat over gender/ouderen</w:t>
      </w:r>
    </w:p>
  </w:comment>
  <w:comment w:id="839" w:author="Corten, R. (Rense)" w:date="2023-06-29T10:57:00Z" w:initials="CR(">
    <w:p w14:paraId="579C48E1" w14:textId="4060D3B3" w:rsidR="007E7C90" w:rsidRPr="005D069E" w:rsidRDefault="007E7C90">
      <w:pPr>
        <w:pStyle w:val="CommentText"/>
        <w:rPr>
          <w:lang w:val="nl-NL"/>
        </w:rPr>
      </w:pPr>
      <w:r>
        <w:rPr>
          <w:rStyle w:val="CommentReference"/>
        </w:rPr>
        <w:annotationRef/>
      </w:r>
      <w:r w:rsidRPr="005D069E">
        <w:rPr>
          <w:lang w:val="nl-NL"/>
        </w:rPr>
        <w:t>Ref?</w:t>
      </w:r>
    </w:p>
  </w:comment>
  <w:comment w:id="851" w:author="Corten, R. (Rense)" w:date="2023-06-29T11:16:00Z" w:initials="CR(">
    <w:p w14:paraId="29880A8C" w14:textId="4BA7577D" w:rsidR="007E7C90" w:rsidRPr="005D069E" w:rsidRDefault="007E7C90">
      <w:pPr>
        <w:pStyle w:val="CommentText"/>
        <w:rPr>
          <w:lang w:val="nl-NL"/>
        </w:rPr>
      </w:pPr>
      <w:r>
        <w:rPr>
          <w:rStyle w:val="CommentReference"/>
        </w:rPr>
        <w:annotationRef/>
      </w:r>
      <w:r w:rsidRPr="005D069E">
        <w:rPr>
          <w:lang w:val="nl-NL"/>
        </w:rPr>
        <w:t>Add to zotero</w:t>
      </w:r>
    </w:p>
  </w:comment>
  <w:comment w:id="860" w:author="Tubergen, F.A. van (Frank)" w:date="2023-08-22T11:11:00Z" w:initials="FVT">
    <w:p w14:paraId="31379585"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Hier ontbreekt een voorspelling</w:t>
      </w:r>
    </w:p>
  </w:comment>
  <w:comment w:id="871" w:author="Tubergen, F.A. van (Frank)" w:date="2023-08-22T11:14:00Z" w:initials="FVT">
    <w:p w14:paraId="531D84A7"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Wat was first</w:t>
      </w:r>
    </w:p>
  </w:comment>
  <w:comment w:id="934" w:author="Tubergen, F.A. van (Frank)" w:date="2023-08-22T11:40:00Z" w:initials="FVT">
    <w:p w14:paraId="59E58933"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Is niet alleen </w:t>
      </w:r>
      <w:proofErr w:type="spellStart"/>
      <w:r w:rsidRPr="00AB509C">
        <w:rPr>
          <w:rFonts w:eastAsiaTheme="minorHAnsi" w:cstheme="minorBidi"/>
          <w:color w:val="000000"/>
          <w:sz w:val="20"/>
          <w:szCs w:val="20"/>
          <w:lang w:val="nl-NL" w:eastAsia="nl-NL"/>
        </w:rPr>
        <w:t>cognitive</w:t>
      </w:r>
      <w:proofErr w:type="spellEnd"/>
      <w:r w:rsidRPr="00AB509C">
        <w:rPr>
          <w:rFonts w:eastAsiaTheme="minorHAnsi" w:cstheme="minorBidi"/>
          <w:color w:val="000000"/>
          <w:sz w:val="20"/>
          <w:szCs w:val="20"/>
          <w:lang w:val="nl-NL" w:eastAsia="nl-NL"/>
        </w:rPr>
        <w:t xml:space="preserve"> </w:t>
      </w:r>
      <w:proofErr w:type="spellStart"/>
      <w:r w:rsidRPr="00AB509C">
        <w:rPr>
          <w:rFonts w:eastAsiaTheme="minorHAnsi" w:cstheme="minorBidi"/>
          <w:color w:val="000000"/>
          <w:sz w:val="20"/>
          <w:szCs w:val="20"/>
          <w:lang w:val="nl-NL" w:eastAsia="nl-NL"/>
        </w:rPr>
        <w:t>ability</w:t>
      </w:r>
      <w:proofErr w:type="spellEnd"/>
      <w:r w:rsidRPr="00AB509C">
        <w:rPr>
          <w:rFonts w:eastAsiaTheme="minorHAnsi" w:cstheme="minorBidi"/>
          <w:color w:val="000000"/>
          <w:sz w:val="20"/>
          <w:szCs w:val="20"/>
          <w:lang w:val="nl-NL" w:eastAsia="nl-NL"/>
        </w:rPr>
        <w:t xml:space="preserve">, maar ook </w:t>
      </w:r>
      <w:proofErr w:type="gramStart"/>
      <w:r w:rsidRPr="00AB509C">
        <w:rPr>
          <w:rFonts w:eastAsiaTheme="minorHAnsi" w:cstheme="minorBidi"/>
          <w:color w:val="000000"/>
          <w:sz w:val="20"/>
          <w:szCs w:val="20"/>
          <w:lang w:val="nl-NL" w:eastAsia="nl-NL"/>
        </w:rPr>
        <w:t>activiteit..</w:t>
      </w:r>
      <w:proofErr w:type="gramEnd"/>
      <w:r w:rsidRPr="00AB509C">
        <w:rPr>
          <w:rFonts w:eastAsiaTheme="minorHAnsi" w:cstheme="minorBidi"/>
          <w:color w:val="000000"/>
          <w:sz w:val="20"/>
          <w:szCs w:val="20"/>
          <w:lang w:val="nl-NL" w:eastAsia="nl-NL"/>
        </w:rPr>
        <w:t xml:space="preserve"> </w:t>
      </w:r>
      <w:proofErr w:type="gramStart"/>
      <w:r w:rsidRPr="00AB509C">
        <w:rPr>
          <w:rFonts w:eastAsiaTheme="minorHAnsi" w:cstheme="minorBidi"/>
          <w:color w:val="000000"/>
          <w:sz w:val="20"/>
          <w:szCs w:val="20"/>
          <w:lang w:val="nl-NL" w:eastAsia="nl-NL"/>
        </w:rPr>
        <w:t>hoger</w:t>
      </w:r>
      <w:proofErr w:type="gramEnd"/>
      <w:r w:rsidRPr="00AB509C">
        <w:rPr>
          <w:rFonts w:eastAsiaTheme="minorHAnsi" w:cstheme="minorBidi"/>
          <w:color w:val="000000"/>
          <w:sz w:val="20"/>
          <w:szCs w:val="20"/>
          <w:lang w:val="nl-NL" w:eastAsia="nl-NL"/>
        </w:rPr>
        <w:t xml:space="preserve"> opgeleiden ondernemen veel meer.. </w:t>
      </w:r>
    </w:p>
  </w:comment>
  <w:comment w:id="956" w:author="Corten, R. (Rense)" w:date="2023-06-29T11:22:00Z" w:initials="CR(">
    <w:p w14:paraId="28B4844F" w14:textId="1E9CD16D" w:rsidR="007E7C90" w:rsidRPr="00F667ED" w:rsidRDefault="007E7C90">
      <w:pPr>
        <w:pStyle w:val="CommentText"/>
        <w:rPr>
          <w:lang w:val="nl-NL"/>
        </w:rPr>
      </w:pPr>
      <w:r>
        <w:rPr>
          <w:rStyle w:val="CommentReference"/>
        </w:rPr>
        <w:annotationRef/>
      </w:r>
      <w:r w:rsidRPr="00F667ED">
        <w:rPr>
          <w:lang w:val="nl-NL"/>
        </w:rPr>
        <w:t>Einde hypothesen; nu een beetje een gekke overgang.</w:t>
      </w:r>
      <w:r>
        <w:rPr>
          <w:lang w:val="nl-NL"/>
        </w:rPr>
        <w:t xml:space="preserve"> Studies genoemd hieronder moeten eventueel nog verwerkt worden in het theoriegedeelte?</w:t>
      </w:r>
    </w:p>
  </w:comment>
  <w:comment w:id="961" w:author="Tubergen, F.A. van (Frank)" w:date="2022-08-23T14:01:00Z" w:initials="TFv(">
    <w:p w14:paraId="4551CE73" w14:textId="51458800" w:rsidR="007E7C90" w:rsidRDefault="007E7C90" w:rsidP="00E856CE">
      <w:r>
        <w:rPr>
          <w:rStyle w:val="CommentReference"/>
        </w:rPr>
        <w:annotationRef/>
      </w:r>
      <w:r w:rsidRPr="005D069E">
        <w:rPr>
          <w:sz w:val="20"/>
          <w:szCs w:val="20"/>
        </w:rPr>
        <w:t xml:space="preserve">Add details: where? </w:t>
      </w:r>
      <w:r>
        <w:rPr>
          <w:sz w:val="20"/>
          <w:szCs w:val="20"/>
        </w:rPr>
        <w:t>When?</w:t>
      </w:r>
    </w:p>
  </w:comment>
  <w:comment w:id="962" w:author="Corten, R. (Rense)" w:date="2023-06-01T09:59:00Z" w:initials="CR(">
    <w:p w14:paraId="03687936" w14:textId="0E6B3474" w:rsidR="007E7C90" w:rsidRDefault="007E7C90">
      <w:pPr>
        <w:pStyle w:val="CommentText"/>
      </w:pPr>
      <w:r>
        <w:rPr>
          <w:rStyle w:val="CommentReference"/>
        </w:rPr>
        <w:annotationRef/>
      </w:r>
      <w:r>
        <w:t>Also see Kadushin and Jones 1992?</w:t>
      </w:r>
    </w:p>
  </w:comment>
  <w:comment w:id="987" w:author="Tubergen, F.A. van (Frank)" w:date="2022-08-23T14:04:00Z" w:initials="TFv(">
    <w:p w14:paraId="19E149D1" w14:textId="77777777" w:rsidR="007E7C90" w:rsidRDefault="007E7C90" w:rsidP="00E856CE">
      <w:r>
        <w:rPr>
          <w:rStyle w:val="CommentReference"/>
        </w:rPr>
        <w:annotationRef/>
      </w:r>
      <w:r>
        <w:rPr>
          <w:sz w:val="20"/>
          <w:szCs w:val="20"/>
        </w:rPr>
        <w:t>Strong and/or weak ties?</w:t>
      </w:r>
    </w:p>
  </w:comment>
  <w:comment w:id="949" w:author="Tubergen, F.A. van (Frank)" w:date="2023-08-22T11:12:00Z" w:initials="FVT">
    <w:p w14:paraId="6D0DCF34" w14:textId="77777777" w:rsidR="007E7C90" w:rsidRDefault="007E7C90" w:rsidP="007E7C90">
      <w:r>
        <w:rPr>
          <w:rStyle w:val="CommentReference"/>
        </w:rPr>
        <w:annotationRef/>
      </w:r>
      <w:r>
        <w:rPr>
          <w:rFonts w:eastAsiaTheme="minorHAnsi" w:cstheme="minorBidi"/>
          <w:color w:val="000000"/>
          <w:sz w:val="20"/>
          <w:szCs w:val="20"/>
          <w:lang w:eastAsia="nl-NL"/>
        </w:rPr>
        <w:t>Niet nodig lijkt me</w:t>
      </w:r>
    </w:p>
  </w:comment>
  <w:comment w:id="1014" w:author="Corten, R. (Rense)" w:date="2023-06-01T09:19:00Z" w:initials="CR(">
    <w:p w14:paraId="1A136B26" w14:textId="5346FCF8" w:rsidR="007E7C90" w:rsidRDefault="007E7C90">
      <w:pPr>
        <w:pStyle w:val="CommentText"/>
      </w:pPr>
      <w:r>
        <w:rPr>
          <w:rStyle w:val="CommentReference"/>
        </w:rPr>
        <w:annotationRef/>
      </w:r>
      <w:r>
        <w:rPr>
          <w:rStyle w:val="CommentReference"/>
        </w:rPr>
        <w:t>Perhaps the measurement, but not the actual size. Drop this?</w:t>
      </w:r>
    </w:p>
  </w:comment>
  <w:comment w:id="1020" w:author="Corten, R. (Rense)" w:date="2022-08-22T11:41:00Z" w:initials="CR(">
    <w:p w14:paraId="7750F41E" w14:textId="0F83B79D" w:rsidR="007E7C90" w:rsidRDefault="007E7C90">
      <w:pPr>
        <w:pStyle w:val="CommentText"/>
      </w:pPr>
      <w:r>
        <w:rPr>
          <w:rStyle w:val="CommentReference"/>
        </w:rPr>
        <w:annotationRef/>
      </w:r>
      <w:r>
        <w:t>Refs?</w:t>
      </w:r>
    </w:p>
  </w:comment>
  <w:comment w:id="1031" w:author="Corten, R. (Rense)" w:date="2023-06-01T09:20:00Z" w:initials="CR(">
    <w:p w14:paraId="662E8BB9" w14:textId="0F3B2078" w:rsidR="007E7C90" w:rsidRDefault="007E7C90">
      <w:pPr>
        <w:pStyle w:val="CommentText"/>
      </w:pPr>
      <w:r>
        <w:rPr>
          <w:rStyle w:val="CommentReference"/>
        </w:rPr>
        <w:annotationRef/>
      </w:r>
      <w:r>
        <w:t>Elaborate?</w:t>
      </w:r>
    </w:p>
  </w:comment>
  <w:comment w:id="1058" w:author="Bas Hofstra" w:date="2023-07-25T14:46:00Z" w:initials="BH">
    <w:p w14:paraId="6895F074" w14:textId="77777777" w:rsidR="007E7C90" w:rsidRDefault="007E7C90">
      <w:pPr>
        <w:pStyle w:val="CommentText"/>
      </w:pPr>
      <w:r>
        <w:rPr>
          <w:rStyle w:val="CommentReference"/>
        </w:rPr>
        <w:annotationRef/>
      </w:r>
      <w:r>
        <w:t>Name like this?</w:t>
      </w:r>
    </w:p>
    <w:p w14:paraId="533DBDD1" w14:textId="77777777" w:rsidR="007E7C90" w:rsidRDefault="007E7C90">
      <w:pPr>
        <w:pStyle w:val="CommentText"/>
      </w:pPr>
    </w:p>
    <w:p w14:paraId="14321318" w14:textId="23A092D1" w:rsidR="007E7C90" w:rsidRDefault="007E7C90">
      <w:pPr>
        <w:pStyle w:val="CommentText"/>
      </w:pPr>
      <w:r>
        <w:t>Also, this can use more information and I am unaware of the details of the data:</w:t>
      </w:r>
    </w:p>
    <w:p w14:paraId="6D88A299" w14:textId="1FE7EF9C" w:rsidR="007E7C90" w:rsidRDefault="007E7C90" w:rsidP="003D361D">
      <w:pPr>
        <w:pStyle w:val="CommentText"/>
        <w:numPr>
          <w:ilvl w:val="0"/>
          <w:numId w:val="2"/>
        </w:numPr>
      </w:pPr>
      <w:r>
        <w:t>What was the goal of the survey</w:t>
      </w:r>
    </w:p>
    <w:p w14:paraId="7322DAFF" w14:textId="77777777" w:rsidR="007E7C90" w:rsidRDefault="007E7C90" w:rsidP="003D361D">
      <w:pPr>
        <w:pStyle w:val="CommentText"/>
        <w:numPr>
          <w:ilvl w:val="0"/>
          <w:numId w:val="2"/>
        </w:numPr>
      </w:pPr>
      <w:r>
        <w:t>Target population</w:t>
      </w:r>
    </w:p>
    <w:p w14:paraId="079717DA" w14:textId="77777777" w:rsidR="007E7C90" w:rsidRDefault="007E7C90" w:rsidP="003D361D">
      <w:pPr>
        <w:pStyle w:val="CommentText"/>
        <w:numPr>
          <w:ilvl w:val="0"/>
          <w:numId w:val="2"/>
        </w:numPr>
      </w:pPr>
      <w:r>
        <w:t>Sampling frame</w:t>
      </w:r>
    </w:p>
    <w:p w14:paraId="202FD342" w14:textId="77777777" w:rsidR="007E7C90" w:rsidRDefault="007E7C90" w:rsidP="003D361D">
      <w:pPr>
        <w:pStyle w:val="CommentText"/>
        <w:numPr>
          <w:ilvl w:val="0"/>
          <w:numId w:val="2"/>
        </w:numPr>
      </w:pPr>
      <w:r>
        <w:t>Survey invitation</w:t>
      </w:r>
    </w:p>
    <w:p w14:paraId="06FEB68B" w14:textId="77777777" w:rsidR="007E7C90" w:rsidRDefault="007E7C90" w:rsidP="003D361D">
      <w:pPr>
        <w:pStyle w:val="CommentText"/>
        <w:numPr>
          <w:ilvl w:val="0"/>
          <w:numId w:val="2"/>
        </w:numPr>
      </w:pPr>
      <w:r>
        <w:t>Survey method (computer-assisted, mobile phone?</w:t>
      </w:r>
    </w:p>
    <w:p w14:paraId="1014BB19" w14:textId="53D95992" w:rsidR="007E7C90" w:rsidRDefault="007E7C90" w:rsidP="003D361D">
      <w:pPr>
        <w:pStyle w:val="CommentText"/>
        <w:numPr>
          <w:ilvl w:val="0"/>
          <w:numId w:val="2"/>
        </w:numPr>
      </w:pPr>
      <w:r>
        <w:t>Timing</w:t>
      </w:r>
    </w:p>
    <w:p w14:paraId="0CE84D02" w14:textId="77777777" w:rsidR="007E7C90" w:rsidRDefault="007E7C90" w:rsidP="003D361D">
      <w:pPr>
        <w:pStyle w:val="CommentText"/>
        <w:numPr>
          <w:ilvl w:val="0"/>
          <w:numId w:val="2"/>
        </w:numPr>
      </w:pPr>
      <w:r>
        <w:t>Representativeness (how do we know that?)</w:t>
      </w:r>
    </w:p>
    <w:p w14:paraId="329CEA2E" w14:textId="77777777" w:rsidR="007E7C90" w:rsidRDefault="007E7C90" w:rsidP="003D361D">
      <w:pPr>
        <w:pStyle w:val="CommentText"/>
        <w:numPr>
          <w:ilvl w:val="0"/>
          <w:numId w:val="2"/>
        </w:numPr>
      </w:pPr>
      <w:r>
        <w:t>Incentive?</w:t>
      </w:r>
    </w:p>
    <w:p w14:paraId="762B2A3C" w14:textId="6A4C15DB" w:rsidR="007E7C90" w:rsidRDefault="007E7C90" w:rsidP="003D361D">
      <w:pPr>
        <w:pStyle w:val="CommentText"/>
      </w:pPr>
    </w:p>
  </w:comment>
  <w:comment w:id="1063" w:author="Tubergen, F.A. van (Frank)" w:date="2023-08-22T11:17:00Z" w:initials="FVT">
    <w:p w14:paraId="0C54D2BA" w14:textId="77777777" w:rsidR="007E7C90" w:rsidRDefault="007E7C90" w:rsidP="007E7C90">
      <w:r>
        <w:rPr>
          <w:rStyle w:val="CommentReference"/>
        </w:rPr>
        <w:annotationRef/>
      </w:r>
      <w:r>
        <w:rPr>
          <w:rFonts w:eastAsiaTheme="minorHAnsi" w:cstheme="minorBidi"/>
          <w:color w:val="000000"/>
          <w:sz w:val="20"/>
          <w:szCs w:val="20"/>
          <w:lang w:eastAsia="nl-NL"/>
        </w:rPr>
        <w:t>Link naar data? OSF</w:t>
      </w:r>
    </w:p>
  </w:comment>
  <w:comment w:id="1066" w:author="Tubergen, F.A. van (Frank)" w:date="2023-08-22T11:15:00Z" w:initials="FVT">
    <w:p w14:paraId="37CCD714" w14:textId="631154A8" w:rsidR="007E7C90" w:rsidRDefault="007E7C90" w:rsidP="007E7C90">
      <w:r>
        <w:rPr>
          <w:rStyle w:val="CommentReference"/>
        </w:rPr>
        <w:annotationRef/>
      </w:r>
      <w:r>
        <w:rPr>
          <w:rFonts w:eastAsiaTheme="minorHAnsi" w:cstheme="minorBidi"/>
          <w:color w:val="000000"/>
          <w:sz w:val="20"/>
          <w:szCs w:val="20"/>
          <w:lang w:eastAsia="nl-NL"/>
        </w:rPr>
        <w:t>When?</w:t>
      </w:r>
    </w:p>
  </w:comment>
  <w:comment w:id="1080" w:author="Tubergen, F.A. van (Frank)" w:date="2023-08-22T11:16:00Z" w:initials="FVT">
    <w:p w14:paraId="3FBCCE2B"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Kunnen we niet data + </w:t>
      </w:r>
      <w:proofErr w:type="spellStart"/>
      <w:r w:rsidRPr="00AB509C">
        <w:rPr>
          <w:rFonts w:eastAsiaTheme="minorHAnsi" w:cstheme="minorBidi"/>
          <w:color w:val="000000"/>
          <w:sz w:val="20"/>
          <w:szCs w:val="20"/>
          <w:lang w:val="nl-NL" w:eastAsia="nl-NL"/>
        </w:rPr>
        <w:t>documents</w:t>
      </w:r>
      <w:proofErr w:type="spellEnd"/>
      <w:r w:rsidRPr="00AB509C">
        <w:rPr>
          <w:rFonts w:eastAsiaTheme="minorHAnsi" w:cstheme="minorBidi"/>
          <w:color w:val="000000"/>
          <w:sz w:val="20"/>
          <w:szCs w:val="20"/>
          <w:lang w:val="nl-NL" w:eastAsia="nl-NL"/>
        </w:rPr>
        <w:t xml:space="preserve"> + code delen? Alles op OSF of zo.</w:t>
      </w:r>
    </w:p>
  </w:comment>
  <w:comment w:id="1099" w:author="Corten, R. (Rense)" w:date="2023-06-01T09:19:00Z" w:initials="CR(">
    <w:p w14:paraId="6547A9F3" w14:textId="5E8760E3" w:rsidR="007E7C90" w:rsidRPr="00B377C7" w:rsidRDefault="007E7C90" w:rsidP="00B30524">
      <w:pPr>
        <w:pStyle w:val="CommentText"/>
      </w:pPr>
      <w:r>
        <w:rPr>
          <w:rStyle w:val="CommentReference"/>
        </w:rPr>
        <w:annotationRef/>
      </w:r>
      <w:r>
        <w:rPr>
          <w:rStyle w:val="CommentReference"/>
        </w:rPr>
        <w:t xml:space="preserve">Perhaps the measurement, but not the actual size. </w:t>
      </w:r>
      <w:r w:rsidRPr="00B377C7">
        <w:rPr>
          <w:rStyle w:val="CommentReference"/>
        </w:rPr>
        <w:t>Drop this?</w:t>
      </w:r>
    </w:p>
  </w:comment>
  <w:comment w:id="1106" w:author="Corten, R. (Rense)" w:date="2022-08-22T11:41:00Z" w:initials="CR(">
    <w:p w14:paraId="094FBB1A" w14:textId="77777777" w:rsidR="007E7C90" w:rsidRPr="00B377C7" w:rsidRDefault="007E7C90" w:rsidP="00B30524">
      <w:pPr>
        <w:pStyle w:val="CommentText"/>
      </w:pPr>
      <w:r>
        <w:rPr>
          <w:rStyle w:val="CommentReference"/>
        </w:rPr>
        <w:annotationRef/>
      </w:r>
      <w:r w:rsidRPr="00B377C7">
        <w:t>Refs?</w:t>
      </w:r>
    </w:p>
  </w:comment>
  <w:comment w:id="1121" w:author="Corten, R. (Rense)" w:date="2023-06-01T09:20:00Z" w:initials="CR(">
    <w:p w14:paraId="52C99688" w14:textId="77777777" w:rsidR="007E7C90" w:rsidRPr="00B377C7" w:rsidRDefault="007E7C90" w:rsidP="00B30524">
      <w:pPr>
        <w:pStyle w:val="CommentText"/>
      </w:pPr>
      <w:r>
        <w:rPr>
          <w:rStyle w:val="CommentReference"/>
        </w:rPr>
        <w:annotationRef/>
      </w:r>
      <w:r w:rsidRPr="00B377C7">
        <w:t>Elaborate?</w:t>
      </w:r>
    </w:p>
  </w:comment>
  <w:comment w:id="1126" w:author="Bas Hofstra" w:date="2023-07-25T15:18:00Z" w:initials="BH">
    <w:p w14:paraId="2E1ADC78" w14:textId="0840E7EE" w:rsidR="007E7C90" w:rsidRDefault="007E7C90">
      <w:pPr>
        <w:pStyle w:val="CommentText"/>
      </w:pPr>
      <w:r>
        <w:rPr>
          <w:rStyle w:val="CommentReference"/>
        </w:rPr>
        <w:annotationRef/>
      </w:r>
      <w:r>
        <w:t>These can perhaps better be discussed elsewhere?</w:t>
      </w:r>
    </w:p>
  </w:comment>
  <w:comment w:id="1127" w:author="Beate Volker" w:date="2023-08-04T13:37:00Z" w:initials="BV">
    <w:p w14:paraId="433C7FA1" w14:textId="1D6B278F" w:rsidR="007E7C90" w:rsidRPr="007F1C19" w:rsidRDefault="007E7C90">
      <w:pPr>
        <w:pStyle w:val="CommentText"/>
        <w:rPr>
          <w:lang w:val="nl-NL"/>
        </w:rPr>
      </w:pPr>
      <w:r>
        <w:rPr>
          <w:rStyle w:val="CommentReference"/>
        </w:rPr>
        <w:annotationRef/>
      </w:r>
      <w:r w:rsidRPr="007F1C19">
        <w:rPr>
          <w:lang w:val="nl-NL"/>
        </w:rPr>
        <w:t xml:space="preserve">Vind het </w:t>
      </w:r>
      <w:r>
        <w:rPr>
          <w:lang w:val="nl-NL"/>
        </w:rPr>
        <w:t>net storend. Maar moet Lubbers 2019 niet nog beter worden beschreven?</w:t>
      </w:r>
    </w:p>
  </w:comment>
  <w:comment w:id="1128" w:author="Tubergen, F.A. van (Frank)" w:date="2023-08-22T11:27:00Z" w:initials="FVT">
    <w:p w14:paraId="503122AA" w14:textId="77777777" w:rsidR="007E7C90" w:rsidRPr="00AB509C" w:rsidRDefault="007E7C90" w:rsidP="007E7C90">
      <w:pPr>
        <w:rPr>
          <w:lang w:val="nl-NL"/>
        </w:rPr>
      </w:pPr>
      <w:r>
        <w:rPr>
          <w:rStyle w:val="CommentReference"/>
        </w:rPr>
        <w:annotationRef/>
      </w:r>
      <w:r w:rsidRPr="00AB509C">
        <w:rPr>
          <w:rFonts w:eastAsiaTheme="minorHAnsi" w:cstheme="minorBidi"/>
          <w:sz w:val="20"/>
          <w:szCs w:val="20"/>
          <w:lang w:val="nl-NL" w:eastAsia="nl-NL"/>
        </w:rPr>
        <w:t xml:space="preserve">Dit kan weg lijkt me, of eventueel integreren in Intro en dan Lubbers erbij. Belangrijkste punt is dat we laten zien dat we vooruitgang boeken door veel meer </w:t>
      </w:r>
      <w:proofErr w:type="spellStart"/>
      <w:r w:rsidRPr="00AB509C">
        <w:rPr>
          <w:rFonts w:eastAsiaTheme="minorHAnsi" w:cstheme="minorBidi"/>
          <w:sz w:val="20"/>
          <w:szCs w:val="20"/>
          <w:lang w:val="nl-NL" w:eastAsia="nl-NL"/>
        </w:rPr>
        <w:t>Xen</w:t>
      </w:r>
      <w:proofErr w:type="spellEnd"/>
      <w:r w:rsidRPr="00AB509C">
        <w:rPr>
          <w:rFonts w:eastAsiaTheme="minorHAnsi" w:cstheme="minorBidi"/>
          <w:sz w:val="20"/>
          <w:szCs w:val="20"/>
          <w:lang w:val="nl-NL" w:eastAsia="nl-NL"/>
        </w:rPr>
        <w:t xml:space="preserve"> te vragen, dat dat cruciaal is om tot goede </w:t>
      </w:r>
      <w:proofErr w:type="spellStart"/>
      <w:r w:rsidRPr="00AB509C">
        <w:rPr>
          <w:rFonts w:eastAsiaTheme="minorHAnsi" w:cstheme="minorBidi"/>
          <w:sz w:val="20"/>
          <w:szCs w:val="20"/>
          <w:lang w:val="nl-NL" w:eastAsia="nl-NL"/>
        </w:rPr>
        <w:t>scale</w:t>
      </w:r>
      <w:proofErr w:type="spellEnd"/>
      <w:r w:rsidRPr="00AB509C">
        <w:rPr>
          <w:rFonts w:eastAsiaTheme="minorHAnsi" w:cstheme="minorBidi"/>
          <w:sz w:val="20"/>
          <w:szCs w:val="20"/>
          <w:lang w:val="nl-NL" w:eastAsia="nl-NL"/>
        </w:rPr>
        <w:t xml:space="preserve">-up schattingen te komen. We kunnen ook simuleren: wat zou er gebeuren als we afgaan op 5 </w:t>
      </w:r>
      <w:proofErr w:type="spellStart"/>
      <w:r w:rsidRPr="00AB509C">
        <w:rPr>
          <w:rFonts w:eastAsiaTheme="minorHAnsi" w:cstheme="minorBidi"/>
          <w:sz w:val="20"/>
          <w:szCs w:val="20"/>
          <w:lang w:val="nl-NL" w:eastAsia="nl-NL"/>
        </w:rPr>
        <w:t>Xen</w:t>
      </w:r>
      <w:proofErr w:type="spellEnd"/>
      <w:r w:rsidRPr="00AB509C">
        <w:rPr>
          <w:rFonts w:eastAsiaTheme="minorHAnsi" w:cstheme="minorBidi"/>
          <w:sz w:val="20"/>
          <w:szCs w:val="20"/>
          <w:lang w:val="nl-NL" w:eastAsia="nl-NL"/>
        </w:rPr>
        <w:t xml:space="preserve">, op 10Xen, </w:t>
      </w:r>
      <w:proofErr w:type="gramStart"/>
      <w:r w:rsidRPr="00AB509C">
        <w:rPr>
          <w:rFonts w:eastAsiaTheme="minorHAnsi" w:cstheme="minorBidi"/>
          <w:sz w:val="20"/>
          <w:szCs w:val="20"/>
          <w:lang w:val="nl-NL" w:eastAsia="nl-NL"/>
        </w:rPr>
        <w:t>etc..</w:t>
      </w:r>
      <w:proofErr w:type="gramEnd"/>
      <w:r w:rsidRPr="00AB509C">
        <w:rPr>
          <w:rFonts w:eastAsiaTheme="minorHAnsi" w:cstheme="minorBidi"/>
          <w:sz w:val="20"/>
          <w:szCs w:val="20"/>
          <w:lang w:val="nl-NL" w:eastAsia="nl-NL"/>
        </w:rPr>
        <w:t xml:space="preserve"> </w:t>
      </w:r>
      <w:proofErr w:type="gramStart"/>
      <w:r w:rsidRPr="00AB509C">
        <w:rPr>
          <w:rFonts w:eastAsiaTheme="minorHAnsi" w:cstheme="minorBidi"/>
          <w:sz w:val="20"/>
          <w:szCs w:val="20"/>
          <w:lang w:val="nl-NL" w:eastAsia="nl-NL"/>
        </w:rPr>
        <w:t>veranderen</w:t>
      </w:r>
      <w:proofErr w:type="gramEnd"/>
      <w:r w:rsidRPr="00AB509C">
        <w:rPr>
          <w:rFonts w:eastAsiaTheme="minorHAnsi" w:cstheme="minorBidi"/>
          <w:sz w:val="20"/>
          <w:szCs w:val="20"/>
          <w:lang w:val="nl-NL" w:eastAsia="nl-NL"/>
        </w:rPr>
        <w:t xml:space="preserve"> dan de resultaten</w:t>
      </w:r>
    </w:p>
  </w:comment>
  <w:comment w:id="1208" w:author="Tubergen, F.A. van (Frank)" w:date="2023-08-22T11:30:00Z" w:initials="FVT">
    <w:p w14:paraId="40337911"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 </w:t>
      </w:r>
      <w:proofErr w:type="gramStart"/>
      <w:r w:rsidRPr="00AB509C">
        <w:rPr>
          <w:rFonts w:eastAsiaTheme="minorHAnsi" w:cstheme="minorBidi"/>
          <w:color w:val="000000"/>
          <w:sz w:val="20"/>
          <w:szCs w:val="20"/>
          <w:lang w:val="nl-NL" w:eastAsia="nl-NL"/>
        </w:rPr>
        <w:t>lastig</w:t>
      </w:r>
      <w:proofErr w:type="gramEnd"/>
      <w:r w:rsidRPr="00AB509C">
        <w:rPr>
          <w:rFonts w:eastAsiaTheme="minorHAnsi" w:cstheme="minorBidi"/>
          <w:color w:val="000000"/>
          <w:sz w:val="20"/>
          <w:szCs w:val="20"/>
          <w:lang w:val="nl-NL" w:eastAsia="nl-NL"/>
        </w:rPr>
        <w:t xml:space="preserve"> te volgen.. </w:t>
      </w:r>
      <w:proofErr w:type="gramStart"/>
      <w:r w:rsidRPr="00AB509C">
        <w:rPr>
          <w:rFonts w:eastAsiaTheme="minorHAnsi" w:cstheme="minorBidi"/>
          <w:color w:val="000000"/>
          <w:sz w:val="20"/>
          <w:szCs w:val="20"/>
          <w:lang w:val="nl-NL" w:eastAsia="nl-NL"/>
        </w:rPr>
        <w:t>waar</w:t>
      </w:r>
      <w:proofErr w:type="gramEnd"/>
      <w:r w:rsidRPr="00AB509C">
        <w:rPr>
          <w:rFonts w:eastAsiaTheme="minorHAnsi" w:cstheme="minorBidi"/>
          <w:color w:val="000000"/>
          <w:sz w:val="20"/>
          <w:szCs w:val="20"/>
          <w:lang w:val="nl-NL" w:eastAsia="nl-NL"/>
        </w:rPr>
        <w:t xml:space="preserve"> is dit een voorbeeld van?</w:t>
      </w:r>
    </w:p>
  </w:comment>
  <w:comment w:id="1329" w:author="Bas Hofstra" w:date="2023-07-25T15:03:00Z" w:initials="BH">
    <w:p w14:paraId="56453E11" w14:textId="4BB05B44" w:rsidR="007E7C90" w:rsidRPr="002157C6" w:rsidRDefault="007E7C90">
      <w:pPr>
        <w:pStyle w:val="CommentText"/>
        <w:rPr>
          <w:lang w:val="nl-NL"/>
        </w:rPr>
      </w:pPr>
      <w:r>
        <w:rPr>
          <w:rStyle w:val="CommentReference"/>
        </w:rPr>
        <w:annotationRef/>
      </w:r>
      <w:r w:rsidRPr="002157C6">
        <w:rPr>
          <w:lang w:val="nl-NL"/>
        </w:rPr>
        <w:t>Niet helemaal zeker over dit statement</w:t>
      </w:r>
    </w:p>
  </w:comment>
  <w:comment w:id="1439" w:author="Bas Hofstra" w:date="2023-07-25T14:51:00Z" w:initials="BH">
    <w:p w14:paraId="3FAF7190" w14:textId="32C2FB8B" w:rsidR="007E7C90" w:rsidRDefault="007E7C90">
      <w:pPr>
        <w:pStyle w:val="CommentText"/>
      </w:pPr>
      <w:r>
        <w:rPr>
          <w:rStyle w:val="CommentReference"/>
        </w:rPr>
        <w:annotationRef/>
      </w:r>
      <w:r>
        <w:t>This implies we should translate it all, do we want that?</w:t>
      </w:r>
    </w:p>
  </w:comment>
  <w:comment w:id="1474" w:author="Tubergen, F.A. van (Frank)" w:date="2023-08-22T11:40:00Z" w:initials="FVT">
    <w:p w14:paraId="5B46FF2A"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Is niet nodig om mechanismen terug te laten komen in </w:t>
      </w:r>
      <w:proofErr w:type="gramStart"/>
      <w:r w:rsidRPr="00AB509C">
        <w:rPr>
          <w:rFonts w:eastAsiaTheme="minorHAnsi" w:cstheme="minorBidi"/>
          <w:color w:val="000000"/>
          <w:sz w:val="20"/>
          <w:szCs w:val="20"/>
          <w:lang w:val="nl-NL" w:eastAsia="nl-NL"/>
        </w:rPr>
        <w:t>data sectie</w:t>
      </w:r>
      <w:proofErr w:type="gramEnd"/>
      <w:r w:rsidRPr="00AB509C">
        <w:rPr>
          <w:rFonts w:eastAsiaTheme="minorHAnsi" w:cstheme="minorBidi"/>
          <w:color w:val="000000"/>
          <w:sz w:val="20"/>
          <w:szCs w:val="20"/>
          <w:lang w:val="nl-NL" w:eastAsia="nl-NL"/>
        </w:rPr>
        <w:t>.</w:t>
      </w:r>
    </w:p>
  </w:comment>
  <w:comment w:id="1494" w:author="Corten, R. (Rense)" w:date="2023-06-01T09:22:00Z" w:initials="CR(">
    <w:p w14:paraId="26DC6293" w14:textId="08ADE987" w:rsidR="007E7C90" w:rsidRDefault="007E7C90" w:rsidP="005D069E">
      <w:pPr>
        <w:pStyle w:val="CommentText"/>
      </w:pPr>
      <w:r>
        <w:rPr>
          <w:rStyle w:val="CommentReference"/>
        </w:rPr>
        <w:annotationRef/>
      </w:r>
      <w:r>
        <w:t>How? Was this a question?</w:t>
      </w:r>
    </w:p>
  </w:comment>
  <w:comment w:id="1495" w:author="Bas Hofstra" w:date="2023-07-25T14:14:00Z" w:initials="BH">
    <w:p w14:paraId="6FBE6DA4" w14:textId="430A9746" w:rsidR="007E7C90" w:rsidRDefault="007E7C90">
      <w:pPr>
        <w:pStyle w:val="CommentText"/>
      </w:pPr>
      <w:r>
        <w:rPr>
          <w:rStyle w:val="CommentReference"/>
        </w:rPr>
        <w:annotationRef/>
      </w:r>
      <w:r>
        <w:t>Good question, don’t know. @Beate?</w:t>
      </w:r>
    </w:p>
  </w:comment>
  <w:comment w:id="1526" w:author="Tubergen, F.A. van (Frank)" w:date="2023-08-22T11:40:00Z" w:initials="FVT">
    <w:p w14:paraId="751B372A" w14:textId="77777777" w:rsidR="007E7C90" w:rsidRDefault="007E7C90" w:rsidP="007E7C90">
      <w:r>
        <w:rPr>
          <w:rStyle w:val="CommentReference"/>
        </w:rPr>
        <w:annotationRef/>
      </w:r>
      <w:r>
        <w:rPr>
          <w:rFonts w:eastAsiaTheme="minorHAnsi" w:cstheme="minorBidi"/>
          <w:color w:val="000000"/>
          <w:sz w:val="20"/>
          <w:szCs w:val="20"/>
          <w:lang w:eastAsia="nl-NL"/>
        </w:rPr>
        <w:t>Kan weg</w:t>
      </w:r>
    </w:p>
  </w:comment>
  <w:comment w:id="1541" w:author="Tubergen, F.A. van (Frank)" w:date="2023-08-22T11:41:00Z" w:initials="FVT">
    <w:p w14:paraId="3F2EBD1B" w14:textId="77777777" w:rsidR="007E7C90" w:rsidRDefault="007E7C90" w:rsidP="007E7C90">
      <w:r>
        <w:rPr>
          <w:rStyle w:val="CommentReference"/>
        </w:rPr>
        <w:annotationRef/>
      </w:r>
      <w:r>
        <w:rPr>
          <w:rFonts w:eastAsiaTheme="minorHAnsi" w:cstheme="minorBidi"/>
          <w:color w:val="000000"/>
          <w:sz w:val="20"/>
          <w:szCs w:val="20"/>
          <w:lang w:eastAsia="nl-NL"/>
        </w:rPr>
        <w:t>Weg</w:t>
      </w:r>
    </w:p>
  </w:comment>
  <w:comment w:id="1568" w:author="Bas Hofstra" w:date="2023-01-11T15:15:00Z" w:initials="BH">
    <w:p w14:paraId="08B30F9C" w14:textId="4F68AAC9" w:rsidR="007E7C90" w:rsidRDefault="007E7C90">
      <w:pPr>
        <w:pStyle w:val="CommentText"/>
      </w:pPr>
      <w:r>
        <w:rPr>
          <w:rStyle w:val="CommentReference"/>
        </w:rPr>
        <w:annotationRef/>
      </w:r>
      <w:r>
        <w:t>Yellow ones are new</w:t>
      </w:r>
    </w:p>
  </w:comment>
  <w:comment w:id="1595" w:author="Bas Hofstra" w:date="2023-01-11T15:15:00Z" w:initials="BH">
    <w:p w14:paraId="75ADDBDA" w14:textId="433CA5D7" w:rsidR="007E7C90" w:rsidRDefault="007E7C90">
      <w:pPr>
        <w:pStyle w:val="CommentText"/>
      </w:pPr>
      <w:r>
        <w:rPr>
          <w:rStyle w:val="CommentReference"/>
        </w:rPr>
        <w:annotationRef/>
      </w:r>
      <w:r>
        <w:t>Redid to west/nonwest as per Frank’s feedback</w:t>
      </w:r>
    </w:p>
  </w:comment>
  <w:comment w:id="1640" w:author="Corten, R. (Rense)" w:date="2023-06-01T09:22:00Z" w:initials="CR(">
    <w:p w14:paraId="37E781D8" w14:textId="5B1F6AA8" w:rsidR="007E7C90" w:rsidRDefault="007E7C90">
      <w:pPr>
        <w:pStyle w:val="CommentText"/>
      </w:pPr>
      <w:r>
        <w:rPr>
          <w:rStyle w:val="CommentReference"/>
        </w:rPr>
        <w:annotationRef/>
      </w:r>
      <w:r>
        <w:t>How? Was this a question?</w:t>
      </w:r>
    </w:p>
  </w:comment>
  <w:comment w:id="1648" w:author="Tubergen, F.A. van (Frank)" w:date="2023-08-22T11:42:00Z" w:initials="FVT">
    <w:p w14:paraId="6E1E0CFC" w14:textId="77777777" w:rsidR="007E7C90" w:rsidRPr="00AB509C" w:rsidRDefault="007E7C90" w:rsidP="007E7C90">
      <w:pPr>
        <w:rPr>
          <w:lang w:val="nl-NL"/>
        </w:rPr>
      </w:pPr>
      <w:r>
        <w:rPr>
          <w:rStyle w:val="CommentReference"/>
        </w:rPr>
        <w:annotationRef/>
      </w:r>
      <w:r w:rsidRPr="00AB509C">
        <w:rPr>
          <w:rFonts w:eastAsiaTheme="minorHAnsi" w:cstheme="minorBidi"/>
          <w:sz w:val="20"/>
          <w:szCs w:val="20"/>
          <w:lang w:val="nl-NL" w:eastAsia="nl-NL"/>
        </w:rPr>
        <w:t xml:space="preserve">Waarom dit als controle variabele? </w:t>
      </w:r>
      <w:proofErr w:type="gramStart"/>
      <w:r w:rsidRPr="00AB509C">
        <w:rPr>
          <w:rFonts w:eastAsiaTheme="minorHAnsi" w:cstheme="minorBidi"/>
          <w:sz w:val="20"/>
          <w:szCs w:val="20"/>
          <w:lang w:val="nl-NL" w:eastAsia="nl-NL"/>
        </w:rPr>
        <w:t>wat</w:t>
      </w:r>
      <w:proofErr w:type="gramEnd"/>
      <w:r w:rsidRPr="00AB509C">
        <w:rPr>
          <w:rFonts w:eastAsiaTheme="minorHAnsi" w:cstheme="minorBidi"/>
          <w:sz w:val="20"/>
          <w:szCs w:val="20"/>
          <w:lang w:val="nl-NL" w:eastAsia="nl-NL"/>
        </w:rPr>
        <w:t xml:space="preserve"> is hier het causale model? gevaar van </w:t>
      </w:r>
      <w:proofErr w:type="spellStart"/>
      <w:r w:rsidRPr="00AB509C">
        <w:rPr>
          <w:rFonts w:eastAsiaTheme="minorHAnsi" w:cstheme="minorBidi"/>
          <w:sz w:val="20"/>
          <w:szCs w:val="20"/>
          <w:lang w:val="nl-NL" w:eastAsia="nl-NL"/>
        </w:rPr>
        <w:t>overcontrolling</w:t>
      </w:r>
      <w:proofErr w:type="spellEnd"/>
      <w:r w:rsidRPr="00AB509C">
        <w:rPr>
          <w:rFonts w:eastAsiaTheme="minorHAnsi" w:cstheme="minorBidi"/>
          <w:sz w:val="20"/>
          <w:szCs w:val="20"/>
          <w:lang w:val="nl-NL" w:eastAsia="nl-NL"/>
        </w:rPr>
        <w:t xml:space="preserve"> bias -zie Pearl. Ik zou het weglaten. Of toevoegen in theorie/analyse maar dan exploratief?</w:t>
      </w:r>
    </w:p>
  </w:comment>
  <w:comment w:id="1650" w:author="Bas Hofstra" w:date="2023-01-11T15:16:00Z" w:initials="BH">
    <w:p w14:paraId="38DC747C" w14:textId="3D26F263" w:rsidR="007E7C90" w:rsidRDefault="007E7C90">
      <w:pPr>
        <w:pStyle w:val="CommentText"/>
      </w:pPr>
      <w:r>
        <w:rPr>
          <w:rStyle w:val="CommentReference"/>
        </w:rPr>
        <w:annotationRef/>
      </w:r>
      <w:r>
        <w:t>Can discuss categories here, but I try to keep everything as condensed as possible (few categories, binarize, etc.) given the pretty low N study</w:t>
      </w:r>
    </w:p>
  </w:comment>
  <w:comment w:id="1651" w:author="Corten, R. (Rense)" w:date="2023-06-01T09:22:00Z" w:initials="CR(">
    <w:p w14:paraId="2AFB7A18" w14:textId="6E487533" w:rsidR="007E7C90" w:rsidRDefault="007E7C90">
      <w:pPr>
        <w:pStyle w:val="CommentText"/>
      </w:pPr>
      <w:r>
        <w:rPr>
          <w:rStyle w:val="CommentReference"/>
        </w:rPr>
        <w:annotationRef/>
      </w:r>
      <w:r>
        <w:t>It seems hard to come up with an hypothesis for this one</w:t>
      </w:r>
    </w:p>
  </w:comment>
  <w:comment w:id="1658" w:author="Corten, R. (Rense)" w:date="2023-06-01T09:24:00Z" w:initials="CR(">
    <w:p w14:paraId="52A4A884" w14:textId="46BACA24" w:rsidR="007E7C90" w:rsidRDefault="007E7C90">
      <w:pPr>
        <w:pStyle w:val="CommentText"/>
      </w:pPr>
      <w:r>
        <w:rPr>
          <w:rStyle w:val="CommentReference"/>
        </w:rPr>
        <w:annotationRef/>
      </w:r>
      <w:r>
        <w:t>Shorten, just explain 4-digit zipcodes</w:t>
      </w:r>
    </w:p>
  </w:comment>
  <w:comment w:id="1664" w:author="Corten, R. (Rense)" w:date="2023-06-01T09:24:00Z" w:initials="CR(">
    <w:p w14:paraId="2AA20A17" w14:textId="7ECF98B7" w:rsidR="007E7C90" w:rsidRDefault="007E7C90">
      <w:pPr>
        <w:pStyle w:val="CommentText"/>
      </w:pPr>
      <w:r>
        <w:rPr>
          <w:rStyle w:val="CommentReference"/>
        </w:rPr>
        <w:annotationRef/>
      </w:r>
      <w:r>
        <w:t>But neighborhoods and zipcodes are not the same. How did we handle that?</w:t>
      </w:r>
    </w:p>
  </w:comment>
  <w:comment w:id="1665" w:author="Beate Volker" w:date="2023-08-04T13:39:00Z" w:initials="BV">
    <w:p w14:paraId="1636CB0D" w14:textId="26165F49" w:rsidR="007E7C90" w:rsidRDefault="007E7C90">
      <w:pPr>
        <w:pStyle w:val="CommentText"/>
      </w:pPr>
      <w:r>
        <w:rPr>
          <w:rStyle w:val="CommentReference"/>
        </w:rPr>
        <w:annotationRef/>
      </w:r>
      <w:r>
        <w:t>We have only the postal codes, right?</w:t>
      </w:r>
    </w:p>
  </w:comment>
  <w:comment w:id="1678" w:author="Corten, R. (Rense)" w:date="2023-06-01T09:25:00Z" w:initials="CR(">
    <w:p w14:paraId="31A47AA8" w14:textId="0DA51A01" w:rsidR="007E7C90" w:rsidRDefault="007E7C90">
      <w:pPr>
        <w:pStyle w:val="CommentText"/>
      </w:pPr>
      <w:r>
        <w:rPr>
          <w:rStyle w:val="CommentReference"/>
        </w:rPr>
        <w:annotationRef/>
      </w:r>
      <w:r>
        <w:t>Shouldn’t this be negative? Also, it’s not that high…</w:t>
      </w:r>
    </w:p>
  </w:comment>
  <w:comment w:id="1679" w:author="Corten, R. (Rense)" w:date="2023-06-01T09:26:00Z" w:initials="CR(">
    <w:p w14:paraId="03161410" w14:textId="736F3019" w:rsidR="007E7C90" w:rsidRDefault="007E7C90">
      <w:pPr>
        <w:pStyle w:val="CommentText"/>
      </w:pPr>
      <w:r>
        <w:rPr>
          <w:rStyle w:val="CommentReference"/>
        </w:rPr>
        <w:annotationRef/>
      </w:r>
      <w:r>
        <w:rPr>
          <w:rStyle w:val="CommentReference"/>
        </w:rPr>
        <w:t>Not that heavy? Also here, shouldn’t it be negative?</w:t>
      </w:r>
    </w:p>
  </w:comment>
  <w:comment w:id="1680" w:author="Corten, R. (Rense)" w:date="2023-06-01T09:27:00Z" w:initials="CR(">
    <w:p w14:paraId="49B2C10F" w14:textId="35682393" w:rsidR="007E7C90" w:rsidRDefault="007E7C90">
      <w:pPr>
        <w:pStyle w:val="CommentText"/>
      </w:pPr>
      <w:r>
        <w:rPr>
          <w:rStyle w:val="CommentReference"/>
        </w:rPr>
        <w:annotationRef/>
      </w:r>
      <w:r>
        <w:t>Really?</w:t>
      </w:r>
    </w:p>
  </w:comment>
  <w:comment w:id="1681" w:author="Corten, R. (Rense)" w:date="2023-06-01T09:27:00Z" w:initials="CR(">
    <w:p w14:paraId="0C1FE7CE" w14:textId="3DE94EEB" w:rsidR="007E7C90" w:rsidRDefault="007E7C90">
      <w:pPr>
        <w:pStyle w:val="CommentText"/>
      </w:pPr>
      <w:r>
        <w:rPr>
          <w:rStyle w:val="CommentReference"/>
        </w:rPr>
        <w:annotationRef/>
      </w:r>
      <w:r>
        <w:t>If we have to choose because of multicollinearity, I’d pick the one that seems closer to a causal mechanism. For house values this is not that obvious perhaps.</w:t>
      </w:r>
    </w:p>
  </w:comment>
  <w:comment w:id="1682" w:author="Tubergen, F.A. van (Frank)" w:date="2023-08-22T11:43:00Z" w:initials="FVT">
    <w:p w14:paraId="7119B881" w14:textId="77777777" w:rsidR="007E7C90" w:rsidRDefault="007E7C90" w:rsidP="007E7C90">
      <w:r>
        <w:rPr>
          <w:rStyle w:val="CommentReference"/>
        </w:rPr>
        <w:annotationRef/>
      </w:r>
      <w:r>
        <w:rPr>
          <w:rFonts w:eastAsiaTheme="minorHAnsi" w:cstheme="minorBidi"/>
          <w:color w:val="000000"/>
          <w:sz w:val="20"/>
          <w:szCs w:val="20"/>
          <w:lang w:eastAsia="nl-NL"/>
        </w:rPr>
        <w:t xml:space="preserve">Eens. </w:t>
      </w:r>
      <w:r w:rsidRPr="00AB509C">
        <w:rPr>
          <w:rFonts w:eastAsiaTheme="minorHAnsi" w:cstheme="minorBidi"/>
          <w:color w:val="000000"/>
          <w:sz w:val="20"/>
          <w:szCs w:val="20"/>
          <w:lang w:val="nl-NL" w:eastAsia="nl-NL"/>
        </w:rPr>
        <w:t xml:space="preserve">Maar dan kan het ook bij stukje over inkomen!? </w:t>
      </w:r>
      <w:r>
        <w:rPr>
          <w:rFonts w:eastAsiaTheme="minorHAnsi" w:cstheme="minorBidi"/>
          <w:color w:val="000000"/>
          <w:sz w:val="20"/>
          <w:szCs w:val="20"/>
          <w:lang w:eastAsia="nl-NL"/>
        </w:rPr>
        <w:t xml:space="preserve">Is </w:t>
      </w:r>
      <w:proofErr w:type="spellStart"/>
      <w:r>
        <w:rPr>
          <w:rFonts w:eastAsiaTheme="minorHAnsi" w:cstheme="minorBidi"/>
          <w:color w:val="000000"/>
          <w:sz w:val="20"/>
          <w:szCs w:val="20"/>
          <w:lang w:eastAsia="nl-NL"/>
        </w:rPr>
        <w:t>geen</w:t>
      </w:r>
      <w:proofErr w:type="spellEnd"/>
      <w:r>
        <w:rPr>
          <w:rFonts w:eastAsiaTheme="minorHAnsi" w:cstheme="minorBidi"/>
          <w:color w:val="000000"/>
          <w:sz w:val="20"/>
          <w:szCs w:val="20"/>
          <w:lang w:eastAsia="nl-NL"/>
        </w:rPr>
        <w:t xml:space="preserve"> </w:t>
      </w:r>
      <w:proofErr w:type="spellStart"/>
      <w:r>
        <w:rPr>
          <w:rFonts w:eastAsiaTheme="minorHAnsi" w:cstheme="minorBidi"/>
          <w:color w:val="000000"/>
          <w:sz w:val="20"/>
          <w:szCs w:val="20"/>
          <w:lang w:eastAsia="nl-NL"/>
        </w:rPr>
        <w:t>controle</w:t>
      </w:r>
      <w:proofErr w:type="spellEnd"/>
      <w:r>
        <w:rPr>
          <w:rFonts w:eastAsiaTheme="minorHAnsi" w:cstheme="minorBidi"/>
          <w:color w:val="000000"/>
          <w:sz w:val="20"/>
          <w:szCs w:val="20"/>
          <w:lang w:eastAsia="nl-NL"/>
        </w:rPr>
        <w:t xml:space="preserve"> </w:t>
      </w:r>
      <w:proofErr w:type="spellStart"/>
      <w:r>
        <w:rPr>
          <w:rFonts w:eastAsiaTheme="minorHAnsi" w:cstheme="minorBidi"/>
          <w:color w:val="000000"/>
          <w:sz w:val="20"/>
          <w:szCs w:val="20"/>
          <w:lang w:eastAsia="nl-NL"/>
        </w:rPr>
        <w:t>meer</w:t>
      </w:r>
      <w:proofErr w:type="spellEnd"/>
    </w:p>
  </w:comment>
  <w:comment w:id="2929" w:author="Bas Hofstra" w:date="2023-01-11T14:22:00Z" w:initials="BH">
    <w:p w14:paraId="1334286B" w14:textId="314BF732" w:rsidR="007E7C90" w:rsidRPr="00AB509C" w:rsidRDefault="007E7C90">
      <w:pPr>
        <w:pStyle w:val="CommentText"/>
        <w:rPr>
          <w:lang w:val="nl-NL"/>
        </w:rPr>
      </w:pPr>
      <w:r>
        <w:rPr>
          <w:rStyle w:val="CommentReference"/>
        </w:rPr>
        <w:annotationRef/>
      </w:r>
      <w:r w:rsidRPr="00AB509C">
        <w:rPr>
          <w:lang w:val="nl-NL"/>
        </w:rPr>
        <w:t>Same</w:t>
      </w:r>
    </w:p>
  </w:comment>
  <w:comment w:id="3157" w:author="Tubergen, F.A. van (Frank)" w:date="2023-08-22T11:46:00Z" w:initials="FVT">
    <w:p w14:paraId="4875C432"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Kunnen we dit niet uitbreiden, en onderzoeken hoe sterk de correlaties zijn tussen de 3 typen </w:t>
      </w:r>
      <w:proofErr w:type="spellStart"/>
      <w:r w:rsidRPr="00AB509C">
        <w:rPr>
          <w:rFonts w:eastAsiaTheme="minorHAnsi" w:cstheme="minorBidi"/>
          <w:color w:val="000000"/>
          <w:sz w:val="20"/>
          <w:szCs w:val="20"/>
          <w:lang w:val="nl-NL" w:eastAsia="nl-NL"/>
        </w:rPr>
        <w:t>Xen</w:t>
      </w:r>
      <w:proofErr w:type="spellEnd"/>
      <w:r w:rsidRPr="00AB509C">
        <w:rPr>
          <w:rFonts w:eastAsiaTheme="minorHAnsi" w:cstheme="minorBidi"/>
          <w:color w:val="000000"/>
          <w:sz w:val="20"/>
          <w:szCs w:val="20"/>
          <w:lang w:val="nl-NL" w:eastAsia="nl-NL"/>
        </w:rPr>
        <w:t xml:space="preserve">? Dat lijkt me ook een belangrijke methodologische vraag. </w:t>
      </w:r>
      <w:proofErr w:type="spellStart"/>
      <w:r w:rsidRPr="00AB509C">
        <w:rPr>
          <w:rFonts w:eastAsiaTheme="minorHAnsi" w:cstheme="minorBidi"/>
          <w:color w:val="000000"/>
          <w:sz w:val="20"/>
          <w:szCs w:val="20"/>
          <w:lang w:val="nl-NL" w:eastAsia="nl-NL"/>
        </w:rPr>
        <w:t>Maw</w:t>
      </w:r>
      <w:proofErr w:type="spellEnd"/>
      <w:r w:rsidRPr="00AB509C">
        <w:rPr>
          <w:rFonts w:eastAsiaTheme="minorHAnsi" w:cstheme="minorBidi"/>
          <w:color w:val="000000"/>
          <w:sz w:val="20"/>
          <w:szCs w:val="20"/>
          <w:lang w:val="nl-NL" w:eastAsia="nl-NL"/>
        </w:rPr>
        <w:t xml:space="preserve"> is zoveel detail nodig, of heb je als onderzoeker genoeg aan 1 zo’n blok?</w:t>
      </w:r>
    </w:p>
  </w:comment>
  <w:comment w:id="3177" w:author="Corten, R. (Rense)" w:date="2023-06-01T09:29:00Z" w:initials="CR(">
    <w:p w14:paraId="2B1EF73D" w14:textId="3EA01C84" w:rsidR="007E7C90" w:rsidRDefault="007E7C90">
      <w:pPr>
        <w:pStyle w:val="CommentText"/>
      </w:pPr>
      <w:r>
        <w:rPr>
          <w:rStyle w:val="CommentReference"/>
        </w:rPr>
        <w:annotationRef/>
      </w:r>
      <w:r>
        <w:t>But then it wouldn’t be on the log, right?</w:t>
      </w:r>
    </w:p>
  </w:comment>
  <w:comment w:id="3185" w:author="Tubergen, F.A. van (Frank)" w:date="2023-08-22T11:48:00Z" w:initials="FVT">
    <w:p w14:paraId="79EF1E46"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Match met hypothesen is nu niet zo </w:t>
      </w:r>
      <w:proofErr w:type="gramStart"/>
      <w:r w:rsidRPr="00AB509C">
        <w:rPr>
          <w:rFonts w:eastAsiaTheme="minorHAnsi" w:cstheme="minorBidi"/>
          <w:color w:val="000000"/>
          <w:sz w:val="20"/>
          <w:szCs w:val="20"/>
          <w:lang w:val="nl-NL" w:eastAsia="nl-NL"/>
        </w:rPr>
        <w:t>strak..</w:t>
      </w:r>
      <w:proofErr w:type="gramEnd"/>
      <w:r w:rsidRPr="00AB509C">
        <w:rPr>
          <w:rFonts w:eastAsiaTheme="minorHAnsi" w:cstheme="minorBidi"/>
          <w:color w:val="000000"/>
          <w:sz w:val="20"/>
          <w:szCs w:val="20"/>
          <w:lang w:val="nl-NL" w:eastAsia="nl-NL"/>
        </w:rPr>
        <w:t xml:space="preserve"> </w:t>
      </w:r>
      <w:proofErr w:type="gramStart"/>
      <w:r w:rsidRPr="00AB509C">
        <w:rPr>
          <w:rFonts w:eastAsiaTheme="minorHAnsi" w:cstheme="minorBidi"/>
          <w:color w:val="000000"/>
          <w:sz w:val="20"/>
          <w:szCs w:val="20"/>
          <w:lang w:val="nl-NL" w:eastAsia="nl-NL"/>
        </w:rPr>
        <w:t>want</w:t>
      </w:r>
      <w:proofErr w:type="gramEnd"/>
      <w:r w:rsidRPr="00AB509C">
        <w:rPr>
          <w:rFonts w:eastAsiaTheme="minorHAnsi" w:cstheme="minorBidi"/>
          <w:color w:val="000000"/>
          <w:sz w:val="20"/>
          <w:szCs w:val="20"/>
          <w:lang w:val="nl-NL" w:eastAsia="nl-NL"/>
        </w:rPr>
        <w:t xml:space="preserve"> nu is de volgorde weer anders.. </w:t>
      </w:r>
      <w:proofErr w:type="gramStart"/>
      <w:r w:rsidRPr="00AB509C">
        <w:rPr>
          <w:rFonts w:eastAsiaTheme="minorHAnsi" w:cstheme="minorBidi"/>
          <w:color w:val="000000"/>
          <w:sz w:val="20"/>
          <w:szCs w:val="20"/>
          <w:lang w:val="nl-NL" w:eastAsia="nl-NL"/>
        </w:rPr>
        <w:t>misschien</w:t>
      </w:r>
      <w:proofErr w:type="gramEnd"/>
      <w:r w:rsidRPr="00AB509C">
        <w:rPr>
          <w:rFonts w:eastAsiaTheme="minorHAnsi" w:cstheme="minorBidi"/>
          <w:color w:val="000000"/>
          <w:sz w:val="20"/>
          <w:szCs w:val="20"/>
          <w:lang w:val="nl-NL" w:eastAsia="nl-NL"/>
        </w:rPr>
        <w:t xml:space="preserve"> hypothesen nummeren?</w:t>
      </w:r>
    </w:p>
  </w:comment>
  <w:comment w:id="3187" w:author="Tubergen, F.A. van (Frank)" w:date="2023-08-22T11:49:00Z" w:initials="FVT">
    <w:p w14:paraId="783B19A8"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 xml:space="preserve">Hoe groot zijn de effecten, </w:t>
      </w:r>
      <w:proofErr w:type="gramStart"/>
      <w:r w:rsidRPr="00AB509C">
        <w:rPr>
          <w:rFonts w:eastAsiaTheme="minorHAnsi" w:cstheme="minorBidi"/>
          <w:color w:val="000000"/>
          <w:sz w:val="20"/>
          <w:szCs w:val="20"/>
          <w:lang w:val="nl-NL" w:eastAsia="nl-NL"/>
        </w:rPr>
        <w:t>verschillen..</w:t>
      </w:r>
      <w:proofErr w:type="gramEnd"/>
      <w:r w:rsidRPr="00AB509C">
        <w:rPr>
          <w:rFonts w:eastAsiaTheme="minorHAnsi" w:cstheme="minorBidi"/>
          <w:color w:val="000000"/>
          <w:sz w:val="20"/>
          <w:szCs w:val="20"/>
          <w:lang w:val="nl-NL" w:eastAsia="nl-NL"/>
        </w:rPr>
        <w:t xml:space="preserve"> </w:t>
      </w:r>
      <w:proofErr w:type="gramStart"/>
      <w:r w:rsidRPr="00AB509C">
        <w:rPr>
          <w:rFonts w:eastAsiaTheme="minorHAnsi" w:cstheme="minorBidi"/>
          <w:color w:val="000000"/>
          <w:sz w:val="20"/>
          <w:szCs w:val="20"/>
          <w:lang w:val="nl-NL" w:eastAsia="nl-NL"/>
        </w:rPr>
        <w:t>kan</w:t>
      </w:r>
      <w:proofErr w:type="gramEnd"/>
      <w:r w:rsidRPr="00AB509C">
        <w:rPr>
          <w:rFonts w:eastAsiaTheme="minorHAnsi" w:cstheme="minorBidi"/>
          <w:color w:val="000000"/>
          <w:sz w:val="20"/>
          <w:szCs w:val="20"/>
          <w:lang w:val="nl-NL" w:eastAsia="nl-NL"/>
        </w:rPr>
        <w:t xml:space="preserve"> je dat toevoegen Bas?</w:t>
      </w:r>
    </w:p>
  </w:comment>
  <w:comment w:id="3189" w:author="Beate Volker" w:date="2023-08-04T13:42:00Z" w:initials="BV">
    <w:p w14:paraId="435231B6" w14:textId="16C176EC" w:rsidR="007E7C90" w:rsidRPr="00196E56" w:rsidRDefault="007E7C90">
      <w:pPr>
        <w:pStyle w:val="CommentText"/>
        <w:rPr>
          <w:lang w:val="nl-NL"/>
        </w:rPr>
      </w:pPr>
      <w:r>
        <w:rPr>
          <w:rStyle w:val="CommentReference"/>
        </w:rPr>
        <w:annotationRef/>
      </w:r>
      <w:r w:rsidRPr="00196E56">
        <w:rPr>
          <w:lang w:val="nl-NL"/>
        </w:rPr>
        <w:t>Het blijft eigenlijk raar: je kent i</w:t>
      </w:r>
      <w:r>
        <w:rPr>
          <w:lang w:val="nl-NL"/>
        </w:rPr>
        <w:t>mmers de mensen nog, ook al zijn ze niet meer in je actieve netwerk. Cognitieve achteruitgang?</w:t>
      </w:r>
    </w:p>
  </w:comment>
  <w:comment w:id="3190" w:author="Tubergen, F.A. van (Frank)" w:date="2023-08-22T11:50:00Z" w:initials="FVT">
    <w:p w14:paraId="6D6DC7CA" w14:textId="77777777" w:rsidR="007E7C90" w:rsidRPr="00AB509C" w:rsidRDefault="007E7C90" w:rsidP="007E7C90">
      <w:pPr>
        <w:rPr>
          <w:lang w:val="nl-NL"/>
        </w:rPr>
      </w:pPr>
      <w:r>
        <w:rPr>
          <w:rStyle w:val="CommentReference"/>
        </w:rPr>
        <w:annotationRef/>
      </w:r>
      <w:r w:rsidRPr="00AB509C">
        <w:rPr>
          <w:rFonts w:eastAsiaTheme="minorHAnsi" w:cstheme="minorBidi"/>
          <w:color w:val="000000"/>
          <w:sz w:val="20"/>
          <w:szCs w:val="20"/>
          <w:lang w:val="nl-NL" w:eastAsia="nl-NL"/>
        </w:rPr>
        <w:t>Weg? Controle-variabelen niet bespreken</w:t>
      </w:r>
    </w:p>
  </w:comment>
  <w:comment w:id="3195" w:author="Beate Volker" w:date="2023-08-04T13:43:00Z" w:initials="BV">
    <w:p w14:paraId="35DF443C" w14:textId="0A4269DA" w:rsidR="007E7C90" w:rsidRPr="00196E56" w:rsidRDefault="007E7C90">
      <w:pPr>
        <w:pStyle w:val="CommentText"/>
        <w:rPr>
          <w:lang w:val="nl-NL"/>
        </w:rPr>
      </w:pPr>
      <w:r>
        <w:rPr>
          <w:rStyle w:val="CommentReference"/>
        </w:rPr>
        <w:annotationRef/>
      </w:r>
      <w:r w:rsidRPr="00196E56">
        <w:rPr>
          <w:lang w:val="nl-NL"/>
        </w:rPr>
        <w:t xml:space="preserve">Toch zou ik een table met coefficienten hie rook </w:t>
      </w:r>
      <w:r>
        <w:rPr>
          <w:lang w:val="nl-NL"/>
        </w:rPr>
        <w:t>kunen waarderen…</w:t>
      </w:r>
    </w:p>
  </w:comment>
  <w:comment w:id="4021" w:author="Tubergen, F.A. van (Frank)" w:date="2022-08-23T14:21:00Z" w:initials="TFv(">
    <w:p w14:paraId="40686F81" w14:textId="77777777" w:rsidR="007E7C90" w:rsidRDefault="007E7C90" w:rsidP="00E856CE">
      <w:r>
        <w:rPr>
          <w:rStyle w:val="CommentReference"/>
        </w:rPr>
        <w:annotationRef/>
      </w:r>
      <w:r>
        <w:rPr>
          <w:sz w:val="20"/>
          <w:szCs w:val="20"/>
        </w:rPr>
        <w:t>Is this all we have!? Or do we have access to other variables from I&amp;O?</w:t>
      </w:r>
    </w:p>
  </w:comment>
  <w:comment w:id="4022" w:author="Tubergen, F.A. van (Frank)" w:date="2022-08-23T14:22:00Z" w:initials="TFv(">
    <w:p w14:paraId="1B944B9C" w14:textId="77777777" w:rsidR="007E7C90" w:rsidRDefault="007E7C90" w:rsidP="00E856CE">
      <w:r>
        <w:rPr>
          <w:rStyle w:val="CommentReference"/>
        </w:rPr>
        <w:annotationRef/>
      </w:r>
      <w:r>
        <w:rPr>
          <w:sz w:val="20"/>
          <w:szCs w:val="20"/>
        </w:rPr>
        <w:t>This can be interesting -we can look at ethnic network segregation (who knows minority members?)</w:t>
      </w:r>
    </w:p>
  </w:comment>
  <w:comment w:id="4023" w:author="Tubergen, F.A. van (Frank)" w:date="2022-08-23T14:22:00Z" w:initials="TFv(">
    <w:p w14:paraId="165052D1" w14:textId="77777777" w:rsidR="007E7C90" w:rsidRDefault="007E7C90" w:rsidP="00E856CE">
      <w:r>
        <w:rPr>
          <w:rStyle w:val="CommentReference"/>
        </w:rPr>
        <w:annotationRef/>
      </w:r>
      <w:r>
        <w:rPr>
          <w:sz w:val="20"/>
          <w:szCs w:val="20"/>
        </w:rPr>
        <w:t>Do we use this? E.g., to show that larger networks-&gt;earlier infections?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F2A64A" w15:done="0"/>
  <w15:commentEx w15:paraId="0728413B" w15:done="0"/>
  <w15:commentEx w15:paraId="207AA6ED" w15:done="0"/>
  <w15:commentEx w15:paraId="079631C7" w15:done="0"/>
  <w15:commentEx w15:paraId="3ED2ECCA" w15:done="0"/>
  <w15:commentEx w15:paraId="184F9A88" w15:paraIdParent="3ED2ECCA" w15:done="0"/>
  <w15:commentEx w15:paraId="4EC845C2" w15:done="0"/>
  <w15:commentEx w15:paraId="21234C7C" w15:done="0"/>
  <w15:commentEx w15:paraId="085350AB" w15:done="0"/>
  <w15:commentEx w15:paraId="5E7DA24A" w15:done="0"/>
  <w15:commentEx w15:paraId="1DBEC912" w15:done="0"/>
  <w15:commentEx w15:paraId="538EA4F7" w15:done="0"/>
  <w15:commentEx w15:paraId="225B70E6" w15:done="0"/>
  <w15:commentEx w15:paraId="40F17534" w15:done="0"/>
  <w15:commentEx w15:paraId="7897CA91" w15:done="0"/>
  <w15:commentEx w15:paraId="08613D68" w15:done="0"/>
  <w15:commentEx w15:paraId="1A6BB4F5" w15:done="0"/>
  <w15:commentEx w15:paraId="4F157E79" w15:done="0"/>
  <w15:commentEx w15:paraId="7A746BC1" w15:done="0"/>
  <w15:commentEx w15:paraId="182647A3" w15:paraIdParent="7A746BC1" w15:done="0"/>
  <w15:commentEx w15:paraId="6D54427A" w15:done="0"/>
  <w15:commentEx w15:paraId="54873C01" w15:done="0"/>
  <w15:commentEx w15:paraId="4A980CF5" w15:done="0"/>
  <w15:commentEx w15:paraId="12D9C472" w15:paraIdParent="4A980CF5" w15:done="0"/>
  <w15:commentEx w15:paraId="7FC24A08" w15:done="0"/>
  <w15:commentEx w15:paraId="35D0214E" w15:paraIdParent="7FC24A08" w15:done="0"/>
  <w15:commentEx w15:paraId="1250E4CD" w15:done="0"/>
  <w15:commentEx w15:paraId="6536F4E4" w15:done="0"/>
  <w15:commentEx w15:paraId="361F1D18" w15:done="0"/>
  <w15:commentEx w15:paraId="160D6A64" w15:done="0"/>
  <w15:commentEx w15:paraId="0744851C" w15:done="0"/>
  <w15:commentEx w15:paraId="6F0A23EC" w15:paraIdParent="0744851C" w15:done="0"/>
  <w15:commentEx w15:paraId="579C48E1" w15:done="0"/>
  <w15:commentEx w15:paraId="29880A8C" w15:done="0"/>
  <w15:commentEx w15:paraId="31379585" w15:done="0"/>
  <w15:commentEx w15:paraId="531D84A7" w15:done="0"/>
  <w15:commentEx w15:paraId="59E58933" w15:done="0"/>
  <w15:commentEx w15:paraId="28B4844F" w15:done="0"/>
  <w15:commentEx w15:paraId="4551CE73" w15:done="0"/>
  <w15:commentEx w15:paraId="03687936" w15:done="0"/>
  <w15:commentEx w15:paraId="19E149D1" w15:done="0"/>
  <w15:commentEx w15:paraId="6D0DCF34" w15:done="0"/>
  <w15:commentEx w15:paraId="1A136B26" w15:done="0"/>
  <w15:commentEx w15:paraId="7750F41E" w15:done="0"/>
  <w15:commentEx w15:paraId="662E8BB9" w15:done="0"/>
  <w15:commentEx w15:paraId="762B2A3C" w15:done="0"/>
  <w15:commentEx w15:paraId="0C54D2BA" w15:done="0"/>
  <w15:commentEx w15:paraId="37CCD714" w15:done="0"/>
  <w15:commentEx w15:paraId="3FBCCE2B" w15:done="0"/>
  <w15:commentEx w15:paraId="6547A9F3" w15:done="0"/>
  <w15:commentEx w15:paraId="094FBB1A" w15:done="0"/>
  <w15:commentEx w15:paraId="52C99688" w15:done="0"/>
  <w15:commentEx w15:paraId="2E1ADC78" w15:done="0"/>
  <w15:commentEx w15:paraId="433C7FA1" w15:paraIdParent="2E1ADC78" w15:done="0"/>
  <w15:commentEx w15:paraId="503122AA" w15:paraIdParent="2E1ADC78" w15:done="0"/>
  <w15:commentEx w15:paraId="40337911" w15:done="0"/>
  <w15:commentEx w15:paraId="56453E11" w15:done="0"/>
  <w15:commentEx w15:paraId="3FAF7190" w15:done="0"/>
  <w15:commentEx w15:paraId="5B46FF2A" w15:done="0"/>
  <w15:commentEx w15:paraId="26DC6293" w15:done="0"/>
  <w15:commentEx w15:paraId="6FBE6DA4" w15:paraIdParent="26DC6293" w15:done="0"/>
  <w15:commentEx w15:paraId="751B372A" w15:done="0"/>
  <w15:commentEx w15:paraId="3F2EBD1B" w15:done="0"/>
  <w15:commentEx w15:paraId="08B30F9C" w15:done="0"/>
  <w15:commentEx w15:paraId="75ADDBDA" w15:done="0"/>
  <w15:commentEx w15:paraId="37E781D8" w15:done="0"/>
  <w15:commentEx w15:paraId="6E1E0CFC" w15:done="0"/>
  <w15:commentEx w15:paraId="38DC747C" w15:done="0"/>
  <w15:commentEx w15:paraId="2AFB7A18" w15:paraIdParent="38DC747C" w15:done="0"/>
  <w15:commentEx w15:paraId="52A4A884" w15:done="0"/>
  <w15:commentEx w15:paraId="2AA20A17" w15:done="0"/>
  <w15:commentEx w15:paraId="1636CB0D" w15:paraIdParent="2AA20A17" w15:done="0"/>
  <w15:commentEx w15:paraId="31A47AA8" w15:done="0"/>
  <w15:commentEx w15:paraId="03161410" w15:done="0"/>
  <w15:commentEx w15:paraId="49B2C10F" w15:done="0"/>
  <w15:commentEx w15:paraId="0C1FE7CE" w15:done="0"/>
  <w15:commentEx w15:paraId="7119B881" w15:paraIdParent="0C1FE7CE" w15:done="0"/>
  <w15:commentEx w15:paraId="1334286B" w15:done="0"/>
  <w15:commentEx w15:paraId="4875C432" w15:done="0"/>
  <w15:commentEx w15:paraId="2B1EF73D" w15:done="0"/>
  <w15:commentEx w15:paraId="79EF1E46" w15:done="0"/>
  <w15:commentEx w15:paraId="783B19A8" w15:done="0"/>
  <w15:commentEx w15:paraId="435231B6" w15:done="0"/>
  <w15:commentEx w15:paraId="6D6DC7CA" w15:done="0"/>
  <w15:commentEx w15:paraId="35DF443C" w15:done="0"/>
  <w15:commentEx w15:paraId="40686F81" w15:done="0"/>
  <w15:commentEx w15:paraId="1B944B9C" w15:done="0"/>
  <w15:commentEx w15:paraId="16505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2DFAA" w16cex:dateUtc="2023-06-01T07:13:00Z"/>
  <w16cex:commentExtensible w16cex:durableId="288EFCD9" w16cex:dateUtc="2023-08-22T07:22:00Z"/>
  <w16cex:commentExtensible w16cex:durableId="288F079C" w16cex:dateUtc="2023-08-22T08:08:00Z"/>
  <w16cex:commentExtensible w16cex:durableId="287779EC" w16cex:dateUtc="2023-08-04T11:21:00Z"/>
  <w16cex:commentExtensible w16cex:durableId="2822DFF1" w16cex:dateUtc="2023-06-01T07:14:00Z"/>
  <w16cex:commentExtensible w16cex:durableId="288EFD4F" w16cex:dateUtc="2023-08-22T07:24:00Z"/>
  <w16cex:commentExtensible w16cex:durableId="288F077C" w16cex:dateUtc="2023-08-22T08:07:00Z"/>
  <w16cex:commentExtensible w16cex:durableId="288F025D" w16cex:dateUtc="2023-08-22T07:46:00Z"/>
  <w16cex:commentExtensible w16cex:durableId="288F04E1" w16cex:dateUtc="2023-08-22T07:56:00Z"/>
  <w16cex:commentExtensible w16cex:durableId="288F02D1" w16cex:dateUtc="2023-08-22T07:48:00Z"/>
  <w16cex:commentExtensible w16cex:durableId="288F054E" w16cex:dateUtc="2023-08-22T07:58:00Z"/>
  <w16cex:commentExtensible w16cex:durableId="288F11EB" w16cex:dateUtc="2022-08-23T12:01:00Z"/>
  <w16cex:commentExtensible w16cex:durableId="288F11EA" w16cex:dateUtc="2023-06-01T07:59:00Z"/>
  <w16cex:commentExtensible w16cex:durableId="288F0A7E" w16cex:dateUtc="2023-08-22T08:20:00Z"/>
  <w16cex:commentExtensible w16cex:durableId="288F08C0" w16cex:dateUtc="2023-08-22T08:13:00Z"/>
  <w16cex:commentExtensible w16cex:durableId="288F090C" w16cex:dateUtc="2023-08-22T08:14:00Z"/>
  <w16cex:commentExtensible w16cex:durableId="288F0968" w16cex:dateUtc="2023-08-22T08:16:00Z"/>
  <w16cex:commentExtensible w16cex:durableId="288F0B3D" w16cex:dateUtc="2023-08-22T08:23:00Z"/>
  <w16cex:commentExtensible w16cex:durableId="2836A9AE" w16cex:dateUtc="2023-06-16T07:28:00Z"/>
  <w16cex:commentExtensible w16cex:durableId="2847C8CB" w16cex:dateUtc="2023-06-29T07:09:00Z"/>
  <w16cex:commentExtensible w16cex:durableId="28777CBA" w16cex:dateUtc="2022-08-23T12:01:00Z"/>
  <w16cex:commentExtensible w16cex:durableId="28777CB9" w16cex:dateUtc="2023-06-01T07:59:00Z"/>
  <w16cex:commentExtensible w16cex:durableId="26ADE8D0" w16cex:dateUtc="2022-08-22T09:36:00Z"/>
  <w16cex:commentExtensible w16cex:durableId="26AF5BAA" w16cex:dateUtc="2022-08-23T11:59:00Z"/>
  <w16cex:commentExtensible w16cex:durableId="26ADEB77" w16cex:dateUtc="2022-08-22T09:48:00Z"/>
  <w16cex:commentExtensible w16cex:durableId="26AF5DE6" w16cex:dateUtc="2022-08-23T12:08:00Z"/>
  <w16cex:commentExtensible w16cex:durableId="2847CDA0" w16cex:dateUtc="2023-06-29T07:30:00Z"/>
  <w16cex:commentExtensible w16cex:durableId="288F1719" w16cex:dateUtc="2023-08-22T09:14:00Z"/>
  <w16cex:commentExtensible w16cex:durableId="28777B5B" w16cex:dateUtc="2023-08-04T11:27:00Z"/>
  <w16cex:commentExtensible w16cex:durableId="28750996" w16cex:dateUtc="2023-08-02T14:57:00Z"/>
  <w16cex:commentExtensible w16cex:durableId="2847E227" w16cex:dateUtc="2023-06-29T08:57:00Z"/>
  <w16cex:commentExtensible w16cex:durableId="28750A11" w16cex:dateUtc="2023-08-02T15:00:00Z"/>
  <w16cex:commentExtensible w16cex:durableId="2847E21F" w16cex:dateUtc="2023-06-29T08:57:00Z"/>
  <w16cex:commentExtensible w16cex:durableId="2847E69C" w16cex:dateUtc="2023-06-29T09:16:00Z"/>
  <w16cex:commentExtensible w16cex:durableId="288F167C" w16cex:dateUtc="2023-08-22T09:11:00Z"/>
  <w16cex:commentExtensible w16cex:durableId="288F172A" w16cex:dateUtc="2023-08-22T09:14:00Z"/>
  <w16cex:commentExtensible w16cex:durableId="288F1D20" w16cex:dateUtc="2023-08-22T09:40:00Z"/>
  <w16cex:commentExtensible w16cex:durableId="2847E7F0" w16cex:dateUtc="2023-06-29T09:22:00Z"/>
  <w16cex:commentExtensible w16cex:durableId="26AF5C2A" w16cex:dateUtc="2022-08-23T12:01:00Z"/>
  <w16cex:commentExtensible w16cex:durableId="2822EA98" w16cex:dateUtc="2023-06-01T07:59:00Z"/>
  <w16cex:commentExtensible w16cex:durableId="26AF5D07" w16cex:dateUtc="2022-08-23T12:04:00Z"/>
  <w16cex:commentExtensible w16cex:durableId="288F16B5" w16cex:dateUtc="2023-08-22T09:12:00Z"/>
  <w16cex:commentExtensible w16cex:durableId="2822E121" w16cex:dateUtc="2023-06-01T07:19:00Z"/>
  <w16cex:commentExtensible w16cex:durableId="26ADE9E8" w16cex:dateUtc="2022-08-22T09:41:00Z"/>
  <w16cex:commentExtensible w16cex:durableId="2822E152" w16cex:dateUtc="2023-06-01T07:20:00Z"/>
  <w16cex:commentExtensible w16cex:durableId="288F17BF" w16cex:dateUtc="2023-08-22T09:17:00Z"/>
  <w16cex:commentExtensible w16cex:durableId="288F1759" w16cex:dateUtc="2023-08-22T09:15:00Z"/>
  <w16cex:commentExtensible w16cex:durableId="288F17A3" w16cex:dateUtc="2023-08-22T09:16:00Z"/>
  <w16cex:commentExtensible w16cex:durableId="28777DA6" w16cex:dateUtc="2023-08-04T11:37:00Z"/>
  <w16cex:commentExtensible w16cex:durableId="288F1A1B" w16cex:dateUtc="2023-08-22T09:27:00Z"/>
  <w16cex:commentExtensible w16cex:durableId="288F1ACC" w16cex:dateUtc="2023-08-22T09:30:00Z"/>
  <w16cex:commentExtensible w16cex:durableId="288F1B45" w16cex:dateUtc="2023-08-22T09:32:00Z"/>
  <w16cex:commentExtensible w16cex:durableId="288F1D39" w16cex:dateUtc="2023-08-22T09:40:00Z"/>
  <w16cex:commentExtensible w16cex:durableId="288F1D41" w16cex:dateUtc="2023-08-22T09:40:00Z"/>
  <w16cex:commentExtensible w16cex:durableId="288F1D4D" w16cex:dateUtc="2023-08-22T09:41:00Z"/>
  <w16cex:commentExtensible w16cex:durableId="2822E1C6" w16cex:dateUtc="2023-06-01T07:22:00Z"/>
  <w16cex:commentExtensible w16cex:durableId="288F1D98" w16cex:dateUtc="2023-08-22T09:42:00Z"/>
  <w16cex:commentExtensible w16cex:durableId="2822E1F3" w16cex:dateUtc="2023-06-01T07:22:00Z"/>
  <w16cex:commentExtensible w16cex:durableId="2822E23F" w16cex:dateUtc="2023-06-01T07:24:00Z"/>
  <w16cex:commentExtensible w16cex:durableId="2822E258" w16cex:dateUtc="2023-06-01T07:24:00Z"/>
  <w16cex:commentExtensible w16cex:durableId="28777DFD" w16cex:dateUtc="2023-08-04T11:39:00Z"/>
  <w16cex:commentExtensible w16cex:durableId="2822E296" w16cex:dateUtc="2023-06-01T07:25:00Z"/>
  <w16cex:commentExtensible w16cex:durableId="2822E2BC" w16cex:dateUtc="2023-06-01T07:26:00Z"/>
  <w16cex:commentExtensible w16cex:durableId="2822E2E6" w16cex:dateUtc="2023-06-01T07:27:00Z"/>
  <w16cex:commentExtensible w16cex:durableId="2822E2F6" w16cex:dateUtc="2023-06-01T07:27:00Z"/>
  <w16cex:commentExtensible w16cex:durableId="288F1DF0" w16cex:dateUtc="2023-08-22T09:43:00Z"/>
  <w16cex:commentExtensible w16cex:durableId="288F1EB0" w16cex:dateUtc="2023-08-22T09:46:00Z"/>
  <w16cex:commentExtensible w16cex:durableId="2822E380" w16cex:dateUtc="2023-06-01T07:29:00Z"/>
  <w16cex:commentExtensible w16cex:durableId="288F1EF7" w16cex:dateUtc="2023-08-22T09:48:00Z"/>
  <w16cex:commentExtensible w16cex:durableId="288F1F60" w16cex:dateUtc="2023-08-22T09:49:00Z"/>
  <w16cex:commentExtensible w16cex:durableId="28777EA9" w16cex:dateUtc="2023-08-04T11:42:00Z"/>
  <w16cex:commentExtensible w16cex:durableId="288F1F77" w16cex:dateUtc="2023-08-22T09:50:00Z"/>
  <w16cex:commentExtensible w16cex:durableId="28777F11" w16cex:dateUtc="2023-08-04T11:43:00Z"/>
  <w16cex:commentExtensible w16cex:durableId="26AF60E0" w16cex:dateUtc="2022-08-23T12:21:00Z"/>
  <w16cex:commentExtensible w16cex:durableId="26AF6118" w16cex:dateUtc="2022-08-23T12:22:00Z"/>
  <w16cex:commentExtensible w16cex:durableId="26AF6133" w16cex:dateUtc="2022-08-23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F2A64A" w16cid:durableId="2822DFAA"/>
  <w16cid:commentId w16cid:paraId="0728413B" w16cid:durableId="288EFCD9"/>
  <w16cid:commentId w16cid:paraId="207AA6ED" w16cid:durableId="288F079C"/>
  <w16cid:commentId w16cid:paraId="079631C7" w16cid:durableId="287779EC"/>
  <w16cid:commentId w16cid:paraId="3ED2ECCA" w16cid:durableId="2822DFF1"/>
  <w16cid:commentId w16cid:paraId="184F9A88" w16cid:durableId="288EFD4F"/>
  <w16cid:commentId w16cid:paraId="4EC845C2" w16cid:durableId="288F077C"/>
  <w16cid:commentId w16cid:paraId="21234C7C" w16cid:durableId="288F025D"/>
  <w16cid:commentId w16cid:paraId="085350AB" w16cid:durableId="288F04E1"/>
  <w16cid:commentId w16cid:paraId="5E7DA24A" w16cid:durableId="288F02D1"/>
  <w16cid:commentId w16cid:paraId="1DBEC912" w16cid:durableId="288F054E"/>
  <w16cid:commentId w16cid:paraId="538EA4F7" w16cid:durableId="288F11EB"/>
  <w16cid:commentId w16cid:paraId="225B70E6" w16cid:durableId="288F11EA"/>
  <w16cid:commentId w16cid:paraId="40F17534" w16cid:durableId="288F0A7E"/>
  <w16cid:commentId w16cid:paraId="7897CA91" w16cid:durableId="288F08C0"/>
  <w16cid:commentId w16cid:paraId="08613D68" w16cid:durableId="288F090C"/>
  <w16cid:commentId w16cid:paraId="1A6BB4F5" w16cid:durableId="288F0968"/>
  <w16cid:commentId w16cid:paraId="4F157E79" w16cid:durableId="288F0B3D"/>
  <w16cid:commentId w16cid:paraId="7A746BC1" w16cid:durableId="2836A9AE"/>
  <w16cid:commentId w16cid:paraId="182647A3" w16cid:durableId="2847C8CB"/>
  <w16cid:commentId w16cid:paraId="6D54427A" w16cid:durableId="28777CBA"/>
  <w16cid:commentId w16cid:paraId="54873C01" w16cid:durableId="28777CB9"/>
  <w16cid:commentId w16cid:paraId="4A980CF5" w16cid:durableId="26ADE8D0"/>
  <w16cid:commentId w16cid:paraId="12D9C472" w16cid:durableId="26AF5BAA"/>
  <w16cid:commentId w16cid:paraId="7FC24A08" w16cid:durableId="26ADEB77"/>
  <w16cid:commentId w16cid:paraId="35D0214E" w16cid:durableId="26AF5DE6"/>
  <w16cid:commentId w16cid:paraId="1250E4CD" w16cid:durableId="2847CDA0"/>
  <w16cid:commentId w16cid:paraId="6536F4E4" w16cid:durableId="288F1719"/>
  <w16cid:commentId w16cid:paraId="361F1D18" w16cid:durableId="28777B5B"/>
  <w16cid:commentId w16cid:paraId="160D6A64" w16cid:durableId="28750996"/>
  <w16cid:commentId w16cid:paraId="0744851C" w16cid:durableId="2847E227"/>
  <w16cid:commentId w16cid:paraId="6F0A23EC" w16cid:durableId="28750A11"/>
  <w16cid:commentId w16cid:paraId="579C48E1" w16cid:durableId="2847E21F"/>
  <w16cid:commentId w16cid:paraId="29880A8C" w16cid:durableId="2847E69C"/>
  <w16cid:commentId w16cid:paraId="31379585" w16cid:durableId="288F167C"/>
  <w16cid:commentId w16cid:paraId="531D84A7" w16cid:durableId="288F172A"/>
  <w16cid:commentId w16cid:paraId="59E58933" w16cid:durableId="288F1D20"/>
  <w16cid:commentId w16cid:paraId="28B4844F" w16cid:durableId="2847E7F0"/>
  <w16cid:commentId w16cid:paraId="4551CE73" w16cid:durableId="26AF5C2A"/>
  <w16cid:commentId w16cid:paraId="03687936" w16cid:durableId="2822EA98"/>
  <w16cid:commentId w16cid:paraId="19E149D1" w16cid:durableId="26AF5D07"/>
  <w16cid:commentId w16cid:paraId="6D0DCF34" w16cid:durableId="288F16B5"/>
  <w16cid:commentId w16cid:paraId="1A136B26" w16cid:durableId="2822E121"/>
  <w16cid:commentId w16cid:paraId="7750F41E" w16cid:durableId="26ADE9E8"/>
  <w16cid:commentId w16cid:paraId="662E8BB9" w16cid:durableId="2822E152"/>
  <w16cid:commentId w16cid:paraId="762B2A3C" w16cid:durableId="286A5ED8"/>
  <w16cid:commentId w16cid:paraId="0C54D2BA" w16cid:durableId="288F17BF"/>
  <w16cid:commentId w16cid:paraId="37CCD714" w16cid:durableId="288F1759"/>
  <w16cid:commentId w16cid:paraId="3FBCCE2B" w16cid:durableId="288F17A3"/>
  <w16cid:commentId w16cid:paraId="6547A9F3" w16cid:durableId="286A6626"/>
  <w16cid:commentId w16cid:paraId="094FBB1A" w16cid:durableId="286A6625"/>
  <w16cid:commentId w16cid:paraId="52C99688" w16cid:durableId="286A6624"/>
  <w16cid:commentId w16cid:paraId="2E1ADC78" w16cid:durableId="286A664C"/>
  <w16cid:commentId w16cid:paraId="433C7FA1" w16cid:durableId="28777DA6"/>
  <w16cid:commentId w16cid:paraId="503122AA" w16cid:durableId="288F1A1B"/>
  <w16cid:commentId w16cid:paraId="56453E11" w16cid:durableId="286A62C4"/>
  <w16cid:commentId w16cid:paraId="3FAF7190" w16cid:durableId="286A6007"/>
  <w16cid:commentId w16cid:paraId="26DC6293" w16cid:durableId="286A5742"/>
  <w16cid:commentId w16cid:paraId="6FBE6DA4" w16cid:durableId="286A5745"/>
  <w16cid:commentId w16cid:paraId="751B372A" w16cid:durableId="288F1D41"/>
  <w16cid:commentId w16cid:paraId="08B30F9C" w16cid:durableId="2769511C"/>
  <w16cid:commentId w16cid:paraId="75ADDBDA" w16cid:durableId="2769510C"/>
  <w16cid:commentId w16cid:paraId="37E781D8" w16cid:durableId="2822E1C6"/>
  <w16cid:commentId w16cid:paraId="6E1E0CFC" w16cid:durableId="288F1D98"/>
  <w16cid:commentId w16cid:paraId="38DC747C" w16cid:durableId="27695161"/>
  <w16cid:commentId w16cid:paraId="2AFB7A18" w16cid:durableId="2822E1F3"/>
  <w16cid:commentId w16cid:paraId="52A4A884" w16cid:durableId="2822E23F"/>
  <w16cid:commentId w16cid:paraId="2AA20A17" w16cid:durableId="2822E258"/>
  <w16cid:commentId w16cid:paraId="1636CB0D" w16cid:durableId="28777DFD"/>
  <w16cid:commentId w16cid:paraId="31A47AA8" w16cid:durableId="2822E296"/>
  <w16cid:commentId w16cid:paraId="03161410" w16cid:durableId="2822E2BC"/>
  <w16cid:commentId w16cid:paraId="49B2C10F" w16cid:durableId="2822E2E6"/>
  <w16cid:commentId w16cid:paraId="0C1FE7CE" w16cid:durableId="2822E2F6"/>
  <w16cid:commentId w16cid:paraId="7119B881" w16cid:durableId="288F1DF0"/>
  <w16cid:commentId w16cid:paraId="1334286B" w16cid:durableId="276944BA"/>
  <w16cid:commentId w16cid:paraId="4875C432" w16cid:durableId="288F1EB0"/>
  <w16cid:commentId w16cid:paraId="2B1EF73D" w16cid:durableId="2822E380"/>
  <w16cid:commentId w16cid:paraId="79EF1E46" w16cid:durableId="288F1EF7"/>
  <w16cid:commentId w16cid:paraId="783B19A8" w16cid:durableId="288F1F60"/>
  <w16cid:commentId w16cid:paraId="435231B6" w16cid:durableId="28777EA9"/>
  <w16cid:commentId w16cid:paraId="6D6DC7CA" w16cid:durableId="288F1F77"/>
  <w16cid:commentId w16cid:paraId="35DF443C" w16cid:durableId="28777F11"/>
  <w16cid:commentId w16cid:paraId="40686F81" w16cid:durableId="26AF60E0"/>
  <w16cid:commentId w16cid:paraId="1B944B9C" w16cid:durableId="26AF6118"/>
  <w16cid:commentId w16cid:paraId="165052D1" w16cid:durableId="26AF61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2055E" w14:textId="77777777" w:rsidR="00CD4172" w:rsidRDefault="00CD4172" w:rsidP="005A0943">
      <w:r>
        <w:separator/>
      </w:r>
    </w:p>
  </w:endnote>
  <w:endnote w:type="continuationSeparator" w:id="0">
    <w:p w14:paraId="7325B8AD" w14:textId="77777777" w:rsidR="00CD4172" w:rsidRDefault="00CD4172" w:rsidP="005A0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ill Sans MT">
    <w:panose1 w:val="020B05020201040202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Põ÷Ωò">
    <w:altName w:val="Calibri"/>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3524061"/>
      <w:docPartObj>
        <w:docPartGallery w:val="Page Numbers (Bottom of Page)"/>
        <w:docPartUnique/>
      </w:docPartObj>
    </w:sdtPr>
    <w:sdtContent>
      <w:p w14:paraId="1F5248BC" w14:textId="1944A414" w:rsidR="007E7C90" w:rsidRDefault="007E7C90">
        <w:pPr>
          <w:pStyle w:val="Footer"/>
          <w:framePr w:wrap="none" w:vAnchor="text" w:hAnchor="margin" w:xAlign="right" w:y="1"/>
          <w:rPr>
            <w:rStyle w:val="PageNumber"/>
            <w:rFonts w:cs="Times New Roman"/>
            <w:lang w:eastAsia="en-US"/>
          </w:rPr>
          <w:pPrChange w:id="4024" w:author="Bas Hofstra" w:date="2023-07-25T15:33:00Z">
            <w:pPr>
              <w:pStyle w:val="Footer"/>
              <w:framePr w:wrap="none" w:vAnchor="text" w:hAnchor="margin" w:xAlign="center" w:y="1"/>
            </w:pPr>
          </w:pPrChange>
        </w:pPr>
        <w:r>
          <w:rPr>
            <w:rStyle w:val="PageNumber"/>
          </w:rPr>
          <w:fldChar w:fldCharType="begin"/>
        </w:r>
        <w:r>
          <w:rPr>
            <w:rStyle w:val="PageNumber"/>
          </w:rPr>
          <w:instrText xml:space="preserve"> PAGE </w:instrText>
        </w:r>
        <w:r>
          <w:rPr>
            <w:rStyle w:val="PageNumber"/>
          </w:rPr>
          <w:fldChar w:fldCharType="end"/>
        </w:r>
      </w:p>
    </w:sdtContent>
  </w:sdt>
  <w:p w14:paraId="31297AA1" w14:textId="77777777" w:rsidR="007E7C90" w:rsidRDefault="007E7C90" w:rsidP="005A09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1526127"/>
      <w:docPartObj>
        <w:docPartGallery w:val="Page Numbers (Bottom of Page)"/>
        <w:docPartUnique/>
      </w:docPartObj>
    </w:sdtPr>
    <w:sdtContent>
      <w:p w14:paraId="4A945A07" w14:textId="4563BC97" w:rsidR="007E7C90" w:rsidRDefault="007E7C90">
        <w:pPr>
          <w:pStyle w:val="Footer"/>
          <w:framePr w:wrap="none" w:vAnchor="text" w:hAnchor="margin" w:xAlign="right" w:y="1"/>
          <w:rPr>
            <w:rStyle w:val="PageNumber"/>
            <w:rFonts w:cs="Times New Roman"/>
            <w:lang w:eastAsia="en-US"/>
          </w:rPr>
          <w:pPrChange w:id="4025" w:author="Bas Hofstra" w:date="2023-07-25T15:33:00Z">
            <w:pPr>
              <w:pStyle w:val="Footer"/>
              <w:framePr w:wrap="none" w:vAnchor="text" w:hAnchor="margin" w:xAlign="center" w:y="1"/>
            </w:pPr>
          </w:pPrChange>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A394E8" w14:textId="77777777" w:rsidR="007E7C90" w:rsidRDefault="007E7C90" w:rsidP="005A09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8CF62" w14:textId="77777777" w:rsidR="00CD4172" w:rsidRDefault="00CD4172" w:rsidP="005A0943">
      <w:r>
        <w:separator/>
      </w:r>
    </w:p>
  </w:footnote>
  <w:footnote w:type="continuationSeparator" w:id="0">
    <w:p w14:paraId="13156D3A" w14:textId="77777777" w:rsidR="00CD4172" w:rsidRDefault="00CD4172" w:rsidP="005A09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AA13C7"/>
    <w:multiLevelType w:val="hybridMultilevel"/>
    <w:tmpl w:val="6D6643B4"/>
    <w:lvl w:ilvl="0" w:tplc="6F4298EE">
      <w:numFmt w:val="bullet"/>
      <w:lvlText w:val="-"/>
      <w:lvlJc w:val="left"/>
      <w:pPr>
        <w:ind w:left="720" w:hanging="360"/>
      </w:pPr>
      <w:rPr>
        <w:rFonts w:ascii="Times" w:eastAsia="Times New Roman" w:hAnsi="Times" w:cs="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58C4800"/>
    <w:multiLevelType w:val="hybridMultilevel"/>
    <w:tmpl w:val="94E0F8EC"/>
    <w:lvl w:ilvl="0" w:tplc="B1DCC9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s Hofstra">
    <w15:presenceInfo w15:providerId="None" w15:userId="Bas Hofstra"/>
  </w15:person>
  <w15:person w15:author="Tubergen, F.A. van (Frank)">
    <w15:presenceInfo w15:providerId="AD" w15:userId="S::f.vantubergen@uu.nl::efb3a3bd-ec9d-4ddf-9104-410dd27d8521"/>
  </w15:person>
  <w15:person w15:author="Corten, R. (Rense)">
    <w15:presenceInfo w15:providerId="AD" w15:userId="S::R.Corten@uu.nl::1cddb6b3-f19a-4bc4-867a-be9da331eb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isplayBackgroundShape/>
  <w:hideSpellingErrors/>
  <w:hideGrammaticalErrors/>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7C"/>
    <w:rsid w:val="00003EFB"/>
    <w:rsid w:val="0002376E"/>
    <w:rsid w:val="00024CFA"/>
    <w:rsid w:val="000254BF"/>
    <w:rsid w:val="000279E5"/>
    <w:rsid w:val="00043756"/>
    <w:rsid w:val="00047A7C"/>
    <w:rsid w:val="0005318F"/>
    <w:rsid w:val="000532BB"/>
    <w:rsid w:val="0005499F"/>
    <w:rsid w:val="00055307"/>
    <w:rsid w:val="0006089E"/>
    <w:rsid w:val="000650BF"/>
    <w:rsid w:val="000706F0"/>
    <w:rsid w:val="000816FE"/>
    <w:rsid w:val="00084F9E"/>
    <w:rsid w:val="000864C7"/>
    <w:rsid w:val="00086C32"/>
    <w:rsid w:val="00087114"/>
    <w:rsid w:val="0009080A"/>
    <w:rsid w:val="000931BE"/>
    <w:rsid w:val="000A48BD"/>
    <w:rsid w:val="000A6D84"/>
    <w:rsid w:val="000D2343"/>
    <w:rsid w:val="000E1C72"/>
    <w:rsid w:val="000F2C1D"/>
    <w:rsid w:val="000F5548"/>
    <w:rsid w:val="000F6B0D"/>
    <w:rsid w:val="000F786D"/>
    <w:rsid w:val="00102DE9"/>
    <w:rsid w:val="001072DC"/>
    <w:rsid w:val="001101F4"/>
    <w:rsid w:val="001135D2"/>
    <w:rsid w:val="00114A92"/>
    <w:rsid w:val="00115B26"/>
    <w:rsid w:val="00117077"/>
    <w:rsid w:val="00117B3A"/>
    <w:rsid w:val="00122577"/>
    <w:rsid w:val="001231DE"/>
    <w:rsid w:val="001243DB"/>
    <w:rsid w:val="00125F89"/>
    <w:rsid w:val="00135D85"/>
    <w:rsid w:val="00144AF9"/>
    <w:rsid w:val="00150FF9"/>
    <w:rsid w:val="00152DA6"/>
    <w:rsid w:val="00152E9B"/>
    <w:rsid w:val="00162D1D"/>
    <w:rsid w:val="00166D5F"/>
    <w:rsid w:val="00172F5E"/>
    <w:rsid w:val="00173AA5"/>
    <w:rsid w:val="00174AF0"/>
    <w:rsid w:val="00175114"/>
    <w:rsid w:val="00187A56"/>
    <w:rsid w:val="00187DA7"/>
    <w:rsid w:val="00191D2D"/>
    <w:rsid w:val="001958D7"/>
    <w:rsid w:val="00196E56"/>
    <w:rsid w:val="001A5706"/>
    <w:rsid w:val="001B0C88"/>
    <w:rsid w:val="001B38D3"/>
    <w:rsid w:val="001B6ABE"/>
    <w:rsid w:val="001C128B"/>
    <w:rsid w:val="001C19C3"/>
    <w:rsid w:val="001C2EA3"/>
    <w:rsid w:val="001D160D"/>
    <w:rsid w:val="001D48CC"/>
    <w:rsid w:val="001D647A"/>
    <w:rsid w:val="001D79BD"/>
    <w:rsid w:val="001E3E53"/>
    <w:rsid w:val="001E4F83"/>
    <w:rsid w:val="001F1377"/>
    <w:rsid w:val="001F390D"/>
    <w:rsid w:val="001F604D"/>
    <w:rsid w:val="001F7BBA"/>
    <w:rsid w:val="00204675"/>
    <w:rsid w:val="00205713"/>
    <w:rsid w:val="00213230"/>
    <w:rsid w:val="00214EF3"/>
    <w:rsid w:val="002157C6"/>
    <w:rsid w:val="00220EA4"/>
    <w:rsid w:val="00222ACC"/>
    <w:rsid w:val="0023081E"/>
    <w:rsid w:val="00231289"/>
    <w:rsid w:val="00235036"/>
    <w:rsid w:val="00235FBD"/>
    <w:rsid w:val="0023614C"/>
    <w:rsid w:val="002361C9"/>
    <w:rsid w:val="00240E6E"/>
    <w:rsid w:val="00243F9B"/>
    <w:rsid w:val="002454F0"/>
    <w:rsid w:val="00250024"/>
    <w:rsid w:val="00260910"/>
    <w:rsid w:val="00260F77"/>
    <w:rsid w:val="00264EBE"/>
    <w:rsid w:val="00273732"/>
    <w:rsid w:val="00275058"/>
    <w:rsid w:val="00275713"/>
    <w:rsid w:val="00282D56"/>
    <w:rsid w:val="00283C82"/>
    <w:rsid w:val="00285852"/>
    <w:rsid w:val="00294474"/>
    <w:rsid w:val="00296484"/>
    <w:rsid w:val="002A26D1"/>
    <w:rsid w:val="002A3838"/>
    <w:rsid w:val="002A6F40"/>
    <w:rsid w:val="002B087C"/>
    <w:rsid w:val="002B292C"/>
    <w:rsid w:val="002B390C"/>
    <w:rsid w:val="002B5CEE"/>
    <w:rsid w:val="002B7C55"/>
    <w:rsid w:val="002C2F61"/>
    <w:rsid w:val="002C5BAE"/>
    <w:rsid w:val="002D43FD"/>
    <w:rsid w:val="002D482B"/>
    <w:rsid w:val="002E11A3"/>
    <w:rsid w:val="002E2756"/>
    <w:rsid w:val="002E3185"/>
    <w:rsid w:val="002E37EE"/>
    <w:rsid w:val="002E4C39"/>
    <w:rsid w:val="002E721F"/>
    <w:rsid w:val="002F0E25"/>
    <w:rsid w:val="003019B2"/>
    <w:rsid w:val="00304CC6"/>
    <w:rsid w:val="0030627F"/>
    <w:rsid w:val="00310547"/>
    <w:rsid w:val="00314011"/>
    <w:rsid w:val="00320998"/>
    <w:rsid w:val="00322684"/>
    <w:rsid w:val="003254C4"/>
    <w:rsid w:val="003336F9"/>
    <w:rsid w:val="00335A0E"/>
    <w:rsid w:val="00346433"/>
    <w:rsid w:val="003470FF"/>
    <w:rsid w:val="00351F47"/>
    <w:rsid w:val="00363111"/>
    <w:rsid w:val="00364107"/>
    <w:rsid w:val="00370153"/>
    <w:rsid w:val="0037506F"/>
    <w:rsid w:val="00377CCB"/>
    <w:rsid w:val="003920FD"/>
    <w:rsid w:val="0039336E"/>
    <w:rsid w:val="003A3F92"/>
    <w:rsid w:val="003A409E"/>
    <w:rsid w:val="003B3E78"/>
    <w:rsid w:val="003C2837"/>
    <w:rsid w:val="003C3501"/>
    <w:rsid w:val="003C3B69"/>
    <w:rsid w:val="003C425D"/>
    <w:rsid w:val="003C6486"/>
    <w:rsid w:val="003D28E5"/>
    <w:rsid w:val="003D361D"/>
    <w:rsid w:val="003D752C"/>
    <w:rsid w:val="003E0C25"/>
    <w:rsid w:val="003E20E7"/>
    <w:rsid w:val="003E7292"/>
    <w:rsid w:val="003E7789"/>
    <w:rsid w:val="003F24C4"/>
    <w:rsid w:val="003F303C"/>
    <w:rsid w:val="003F6066"/>
    <w:rsid w:val="003F7670"/>
    <w:rsid w:val="00411FCF"/>
    <w:rsid w:val="00421FCE"/>
    <w:rsid w:val="004301FE"/>
    <w:rsid w:val="00431F44"/>
    <w:rsid w:val="00432828"/>
    <w:rsid w:val="004346CA"/>
    <w:rsid w:val="00435CA9"/>
    <w:rsid w:val="00442FC2"/>
    <w:rsid w:val="00453215"/>
    <w:rsid w:val="00454A97"/>
    <w:rsid w:val="004643EC"/>
    <w:rsid w:val="004648F6"/>
    <w:rsid w:val="00465BDA"/>
    <w:rsid w:val="004702B1"/>
    <w:rsid w:val="00471EC2"/>
    <w:rsid w:val="00472FB4"/>
    <w:rsid w:val="0047435F"/>
    <w:rsid w:val="0048218B"/>
    <w:rsid w:val="0048452B"/>
    <w:rsid w:val="00485090"/>
    <w:rsid w:val="00485432"/>
    <w:rsid w:val="00485DA1"/>
    <w:rsid w:val="004A0371"/>
    <w:rsid w:val="004A7021"/>
    <w:rsid w:val="004B37F6"/>
    <w:rsid w:val="004C1661"/>
    <w:rsid w:val="004C2123"/>
    <w:rsid w:val="004C37E2"/>
    <w:rsid w:val="004C74BD"/>
    <w:rsid w:val="004D0BA1"/>
    <w:rsid w:val="004D3C72"/>
    <w:rsid w:val="004D5A0F"/>
    <w:rsid w:val="004E4D8B"/>
    <w:rsid w:val="004E5A24"/>
    <w:rsid w:val="004E5D45"/>
    <w:rsid w:val="004E6AFC"/>
    <w:rsid w:val="005017A2"/>
    <w:rsid w:val="00501B95"/>
    <w:rsid w:val="005066DA"/>
    <w:rsid w:val="00506FF7"/>
    <w:rsid w:val="0051038F"/>
    <w:rsid w:val="0051314B"/>
    <w:rsid w:val="0051653F"/>
    <w:rsid w:val="005179F7"/>
    <w:rsid w:val="005244BF"/>
    <w:rsid w:val="00532FED"/>
    <w:rsid w:val="00537287"/>
    <w:rsid w:val="005426ED"/>
    <w:rsid w:val="00542733"/>
    <w:rsid w:val="00542C91"/>
    <w:rsid w:val="005518D4"/>
    <w:rsid w:val="00552790"/>
    <w:rsid w:val="005571E6"/>
    <w:rsid w:val="00572A24"/>
    <w:rsid w:val="00572E65"/>
    <w:rsid w:val="005741E8"/>
    <w:rsid w:val="00575157"/>
    <w:rsid w:val="00575D1E"/>
    <w:rsid w:val="0057729A"/>
    <w:rsid w:val="00585525"/>
    <w:rsid w:val="00590CA2"/>
    <w:rsid w:val="00590DA7"/>
    <w:rsid w:val="00591EAC"/>
    <w:rsid w:val="005A0943"/>
    <w:rsid w:val="005A21AA"/>
    <w:rsid w:val="005A388F"/>
    <w:rsid w:val="005A6DC9"/>
    <w:rsid w:val="005B1FB3"/>
    <w:rsid w:val="005B36D9"/>
    <w:rsid w:val="005C1FE0"/>
    <w:rsid w:val="005C4AFF"/>
    <w:rsid w:val="005D069E"/>
    <w:rsid w:val="005E1A78"/>
    <w:rsid w:val="005E73B1"/>
    <w:rsid w:val="005F09B9"/>
    <w:rsid w:val="005F6400"/>
    <w:rsid w:val="005F7C01"/>
    <w:rsid w:val="0061077D"/>
    <w:rsid w:val="00610C16"/>
    <w:rsid w:val="00613059"/>
    <w:rsid w:val="0061622D"/>
    <w:rsid w:val="00616692"/>
    <w:rsid w:val="00616F6C"/>
    <w:rsid w:val="00624928"/>
    <w:rsid w:val="00626BAE"/>
    <w:rsid w:val="006330AD"/>
    <w:rsid w:val="00633CED"/>
    <w:rsid w:val="00636B71"/>
    <w:rsid w:val="00637B62"/>
    <w:rsid w:val="00646D2A"/>
    <w:rsid w:val="006505F2"/>
    <w:rsid w:val="00654BDF"/>
    <w:rsid w:val="00656682"/>
    <w:rsid w:val="00657761"/>
    <w:rsid w:val="00660F86"/>
    <w:rsid w:val="00663DF1"/>
    <w:rsid w:val="006648C1"/>
    <w:rsid w:val="006738FC"/>
    <w:rsid w:val="006750D6"/>
    <w:rsid w:val="00684C5F"/>
    <w:rsid w:val="006935AD"/>
    <w:rsid w:val="00693AD6"/>
    <w:rsid w:val="0069514B"/>
    <w:rsid w:val="0069569D"/>
    <w:rsid w:val="006957C1"/>
    <w:rsid w:val="006A0E6D"/>
    <w:rsid w:val="006A243D"/>
    <w:rsid w:val="006B1876"/>
    <w:rsid w:val="006B1A7B"/>
    <w:rsid w:val="006B2A21"/>
    <w:rsid w:val="006C6543"/>
    <w:rsid w:val="006C72EB"/>
    <w:rsid w:val="006D5F6A"/>
    <w:rsid w:val="006E7E56"/>
    <w:rsid w:val="006F4F87"/>
    <w:rsid w:val="006F5786"/>
    <w:rsid w:val="00701EB0"/>
    <w:rsid w:val="00702AC7"/>
    <w:rsid w:val="00711F54"/>
    <w:rsid w:val="00720FE6"/>
    <w:rsid w:val="007239A9"/>
    <w:rsid w:val="00724EB4"/>
    <w:rsid w:val="0074059F"/>
    <w:rsid w:val="00750D6A"/>
    <w:rsid w:val="00757585"/>
    <w:rsid w:val="0076604E"/>
    <w:rsid w:val="007758A7"/>
    <w:rsid w:val="00785DE2"/>
    <w:rsid w:val="00787396"/>
    <w:rsid w:val="0078799B"/>
    <w:rsid w:val="007915FC"/>
    <w:rsid w:val="00794A38"/>
    <w:rsid w:val="007A2690"/>
    <w:rsid w:val="007A70E9"/>
    <w:rsid w:val="007A7A95"/>
    <w:rsid w:val="007B728E"/>
    <w:rsid w:val="007B7BD6"/>
    <w:rsid w:val="007C4529"/>
    <w:rsid w:val="007C6E8B"/>
    <w:rsid w:val="007D4175"/>
    <w:rsid w:val="007E7C90"/>
    <w:rsid w:val="007F1C19"/>
    <w:rsid w:val="007F4D85"/>
    <w:rsid w:val="007F7960"/>
    <w:rsid w:val="00800493"/>
    <w:rsid w:val="00811AC6"/>
    <w:rsid w:val="0081226A"/>
    <w:rsid w:val="008164DD"/>
    <w:rsid w:val="0081726B"/>
    <w:rsid w:val="008203E4"/>
    <w:rsid w:val="00825C57"/>
    <w:rsid w:val="00827EA5"/>
    <w:rsid w:val="008304FA"/>
    <w:rsid w:val="0083495F"/>
    <w:rsid w:val="008353FA"/>
    <w:rsid w:val="00842AD8"/>
    <w:rsid w:val="008452EA"/>
    <w:rsid w:val="00846474"/>
    <w:rsid w:val="00846751"/>
    <w:rsid w:val="00847473"/>
    <w:rsid w:val="0085412D"/>
    <w:rsid w:val="00854E93"/>
    <w:rsid w:val="00861BA2"/>
    <w:rsid w:val="00864317"/>
    <w:rsid w:val="00871F2A"/>
    <w:rsid w:val="00875732"/>
    <w:rsid w:val="00876521"/>
    <w:rsid w:val="00877524"/>
    <w:rsid w:val="00882545"/>
    <w:rsid w:val="00890144"/>
    <w:rsid w:val="00892E83"/>
    <w:rsid w:val="008A5D27"/>
    <w:rsid w:val="008A7AF4"/>
    <w:rsid w:val="008C1289"/>
    <w:rsid w:val="008C768C"/>
    <w:rsid w:val="008D22AD"/>
    <w:rsid w:val="008D28A6"/>
    <w:rsid w:val="008D31FA"/>
    <w:rsid w:val="008D3263"/>
    <w:rsid w:val="008D3BD3"/>
    <w:rsid w:val="008D4413"/>
    <w:rsid w:val="008D7C1C"/>
    <w:rsid w:val="008F3C53"/>
    <w:rsid w:val="008F4030"/>
    <w:rsid w:val="00907A39"/>
    <w:rsid w:val="00932AAC"/>
    <w:rsid w:val="00940C44"/>
    <w:rsid w:val="0094251B"/>
    <w:rsid w:val="00945A64"/>
    <w:rsid w:val="0096279B"/>
    <w:rsid w:val="00965D3A"/>
    <w:rsid w:val="00972417"/>
    <w:rsid w:val="00983E49"/>
    <w:rsid w:val="00985C8A"/>
    <w:rsid w:val="009872DA"/>
    <w:rsid w:val="009950C3"/>
    <w:rsid w:val="009960A0"/>
    <w:rsid w:val="00997481"/>
    <w:rsid w:val="009A13C8"/>
    <w:rsid w:val="009A3A27"/>
    <w:rsid w:val="009A583C"/>
    <w:rsid w:val="009B0744"/>
    <w:rsid w:val="009B5D6F"/>
    <w:rsid w:val="009C048B"/>
    <w:rsid w:val="009C5757"/>
    <w:rsid w:val="009D1C2A"/>
    <w:rsid w:val="009D5037"/>
    <w:rsid w:val="009E52D4"/>
    <w:rsid w:val="009E6E63"/>
    <w:rsid w:val="009F4B35"/>
    <w:rsid w:val="00A00ECF"/>
    <w:rsid w:val="00A10EDE"/>
    <w:rsid w:val="00A1338A"/>
    <w:rsid w:val="00A13741"/>
    <w:rsid w:val="00A20CE2"/>
    <w:rsid w:val="00A21927"/>
    <w:rsid w:val="00A24402"/>
    <w:rsid w:val="00A258BD"/>
    <w:rsid w:val="00A25A65"/>
    <w:rsid w:val="00A43F18"/>
    <w:rsid w:val="00A47896"/>
    <w:rsid w:val="00A5404A"/>
    <w:rsid w:val="00A552CE"/>
    <w:rsid w:val="00A674B5"/>
    <w:rsid w:val="00A70B26"/>
    <w:rsid w:val="00A719A9"/>
    <w:rsid w:val="00A72433"/>
    <w:rsid w:val="00A8345A"/>
    <w:rsid w:val="00A834C6"/>
    <w:rsid w:val="00A85F7F"/>
    <w:rsid w:val="00A9246C"/>
    <w:rsid w:val="00A957F8"/>
    <w:rsid w:val="00AA6B65"/>
    <w:rsid w:val="00AB0B71"/>
    <w:rsid w:val="00AB1A5A"/>
    <w:rsid w:val="00AB509C"/>
    <w:rsid w:val="00AC1E8B"/>
    <w:rsid w:val="00AC4042"/>
    <w:rsid w:val="00AD587C"/>
    <w:rsid w:val="00AE4B53"/>
    <w:rsid w:val="00AF4F14"/>
    <w:rsid w:val="00AF5178"/>
    <w:rsid w:val="00B051DC"/>
    <w:rsid w:val="00B0659A"/>
    <w:rsid w:val="00B10449"/>
    <w:rsid w:val="00B140F7"/>
    <w:rsid w:val="00B201A9"/>
    <w:rsid w:val="00B2216B"/>
    <w:rsid w:val="00B249CC"/>
    <w:rsid w:val="00B30524"/>
    <w:rsid w:val="00B341EF"/>
    <w:rsid w:val="00B376B1"/>
    <w:rsid w:val="00B377C7"/>
    <w:rsid w:val="00B43271"/>
    <w:rsid w:val="00B460DB"/>
    <w:rsid w:val="00B478AE"/>
    <w:rsid w:val="00B52059"/>
    <w:rsid w:val="00B6111B"/>
    <w:rsid w:val="00B61D9F"/>
    <w:rsid w:val="00B6230C"/>
    <w:rsid w:val="00B63B23"/>
    <w:rsid w:val="00B70F12"/>
    <w:rsid w:val="00B77C6D"/>
    <w:rsid w:val="00B8435D"/>
    <w:rsid w:val="00B84870"/>
    <w:rsid w:val="00B93AAA"/>
    <w:rsid w:val="00B93D25"/>
    <w:rsid w:val="00B95A2D"/>
    <w:rsid w:val="00BA4F35"/>
    <w:rsid w:val="00BA6D37"/>
    <w:rsid w:val="00BB14D2"/>
    <w:rsid w:val="00BB48CE"/>
    <w:rsid w:val="00BB5B20"/>
    <w:rsid w:val="00BC26EC"/>
    <w:rsid w:val="00BC534C"/>
    <w:rsid w:val="00BC7105"/>
    <w:rsid w:val="00BD0B8C"/>
    <w:rsid w:val="00BD78AA"/>
    <w:rsid w:val="00BE3552"/>
    <w:rsid w:val="00BE35F1"/>
    <w:rsid w:val="00BF0A69"/>
    <w:rsid w:val="00BF4DB4"/>
    <w:rsid w:val="00C05CDE"/>
    <w:rsid w:val="00C15CC2"/>
    <w:rsid w:val="00C17316"/>
    <w:rsid w:val="00C23113"/>
    <w:rsid w:val="00C3030E"/>
    <w:rsid w:val="00C32D88"/>
    <w:rsid w:val="00C33517"/>
    <w:rsid w:val="00C33763"/>
    <w:rsid w:val="00C341EE"/>
    <w:rsid w:val="00C429D7"/>
    <w:rsid w:val="00C54F64"/>
    <w:rsid w:val="00C55AED"/>
    <w:rsid w:val="00C62B04"/>
    <w:rsid w:val="00C63AA2"/>
    <w:rsid w:val="00C836F6"/>
    <w:rsid w:val="00C87675"/>
    <w:rsid w:val="00C95042"/>
    <w:rsid w:val="00CA2C69"/>
    <w:rsid w:val="00CA371D"/>
    <w:rsid w:val="00CA3EF8"/>
    <w:rsid w:val="00CA482D"/>
    <w:rsid w:val="00CA5736"/>
    <w:rsid w:val="00CA5B46"/>
    <w:rsid w:val="00CA5EDC"/>
    <w:rsid w:val="00CA6570"/>
    <w:rsid w:val="00CB08E6"/>
    <w:rsid w:val="00CB3379"/>
    <w:rsid w:val="00CC4F8A"/>
    <w:rsid w:val="00CC6B50"/>
    <w:rsid w:val="00CD086A"/>
    <w:rsid w:val="00CD4172"/>
    <w:rsid w:val="00CD4A94"/>
    <w:rsid w:val="00CE150B"/>
    <w:rsid w:val="00CF2BF4"/>
    <w:rsid w:val="00CF6E21"/>
    <w:rsid w:val="00D029E9"/>
    <w:rsid w:val="00D045C3"/>
    <w:rsid w:val="00D132DE"/>
    <w:rsid w:val="00D2242E"/>
    <w:rsid w:val="00D23B7B"/>
    <w:rsid w:val="00D324CD"/>
    <w:rsid w:val="00D607CF"/>
    <w:rsid w:val="00D61780"/>
    <w:rsid w:val="00D618DA"/>
    <w:rsid w:val="00D64718"/>
    <w:rsid w:val="00D669F0"/>
    <w:rsid w:val="00D67891"/>
    <w:rsid w:val="00D81455"/>
    <w:rsid w:val="00D853A7"/>
    <w:rsid w:val="00D865A5"/>
    <w:rsid w:val="00D92A3D"/>
    <w:rsid w:val="00D948EF"/>
    <w:rsid w:val="00DA0D05"/>
    <w:rsid w:val="00DA37D0"/>
    <w:rsid w:val="00DA4898"/>
    <w:rsid w:val="00DB6ABE"/>
    <w:rsid w:val="00DB74AA"/>
    <w:rsid w:val="00DC50E1"/>
    <w:rsid w:val="00DC55C0"/>
    <w:rsid w:val="00DC5617"/>
    <w:rsid w:val="00DC704B"/>
    <w:rsid w:val="00DD0019"/>
    <w:rsid w:val="00DD1AA1"/>
    <w:rsid w:val="00DD3BC2"/>
    <w:rsid w:val="00DD3BCF"/>
    <w:rsid w:val="00DD758A"/>
    <w:rsid w:val="00DE16A0"/>
    <w:rsid w:val="00DE2E11"/>
    <w:rsid w:val="00DE3791"/>
    <w:rsid w:val="00DE648B"/>
    <w:rsid w:val="00DE712A"/>
    <w:rsid w:val="00DF391A"/>
    <w:rsid w:val="00DF5222"/>
    <w:rsid w:val="00DF5ADB"/>
    <w:rsid w:val="00E01771"/>
    <w:rsid w:val="00E03342"/>
    <w:rsid w:val="00E047F0"/>
    <w:rsid w:val="00E04D9C"/>
    <w:rsid w:val="00E151B9"/>
    <w:rsid w:val="00E20B7E"/>
    <w:rsid w:val="00E21027"/>
    <w:rsid w:val="00E21685"/>
    <w:rsid w:val="00E36B72"/>
    <w:rsid w:val="00E400F0"/>
    <w:rsid w:val="00E40562"/>
    <w:rsid w:val="00E40C31"/>
    <w:rsid w:val="00E6007C"/>
    <w:rsid w:val="00E645C4"/>
    <w:rsid w:val="00E64FEA"/>
    <w:rsid w:val="00E66F91"/>
    <w:rsid w:val="00E675AE"/>
    <w:rsid w:val="00E71FFC"/>
    <w:rsid w:val="00E7378A"/>
    <w:rsid w:val="00E74DFC"/>
    <w:rsid w:val="00E7704F"/>
    <w:rsid w:val="00E81DCE"/>
    <w:rsid w:val="00E856CE"/>
    <w:rsid w:val="00E97171"/>
    <w:rsid w:val="00EA38D6"/>
    <w:rsid w:val="00EB17FB"/>
    <w:rsid w:val="00EB2BB0"/>
    <w:rsid w:val="00EB4EB8"/>
    <w:rsid w:val="00EB5210"/>
    <w:rsid w:val="00EC266E"/>
    <w:rsid w:val="00EC4A7B"/>
    <w:rsid w:val="00EC6529"/>
    <w:rsid w:val="00EC685A"/>
    <w:rsid w:val="00EC6A94"/>
    <w:rsid w:val="00ED3116"/>
    <w:rsid w:val="00ED3575"/>
    <w:rsid w:val="00ED524E"/>
    <w:rsid w:val="00EE2BEE"/>
    <w:rsid w:val="00EE4576"/>
    <w:rsid w:val="00EE4EC9"/>
    <w:rsid w:val="00EE5D84"/>
    <w:rsid w:val="00EF5CC0"/>
    <w:rsid w:val="00F01064"/>
    <w:rsid w:val="00F02099"/>
    <w:rsid w:val="00F05569"/>
    <w:rsid w:val="00F07616"/>
    <w:rsid w:val="00F10672"/>
    <w:rsid w:val="00F1494F"/>
    <w:rsid w:val="00F14C11"/>
    <w:rsid w:val="00F4246A"/>
    <w:rsid w:val="00F4637C"/>
    <w:rsid w:val="00F52E73"/>
    <w:rsid w:val="00F604D1"/>
    <w:rsid w:val="00F667ED"/>
    <w:rsid w:val="00F76051"/>
    <w:rsid w:val="00F9205F"/>
    <w:rsid w:val="00F971B3"/>
    <w:rsid w:val="00F972AB"/>
    <w:rsid w:val="00FA6732"/>
    <w:rsid w:val="00FB115B"/>
    <w:rsid w:val="00FB7779"/>
    <w:rsid w:val="00FC28C7"/>
    <w:rsid w:val="00FD4520"/>
    <w:rsid w:val="00FD4A2F"/>
    <w:rsid w:val="00FD7FD7"/>
    <w:rsid w:val="00FE0DE4"/>
    <w:rsid w:val="00FE6B66"/>
    <w:rsid w:val="00FE7C9A"/>
    <w:rsid w:val="00FF00EB"/>
    <w:rsid w:val="00FF10F7"/>
    <w:rsid w:val="00FF349B"/>
    <w:rsid w:val="00FF6E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B4145"/>
  <w15:chartTrackingRefBased/>
  <w15:docId w15:val="{E6D38FE5-A9B0-C641-89CF-D3BCDB7B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3AA2"/>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059"/>
    <w:pPr>
      <w:ind w:left="720"/>
      <w:contextualSpacing/>
    </w:pPr>
    <w:rPr>
      <w:lang w:eastAsia="nl-NL"/>
    </w:rPr>
  </w:style>
  <w:style w:type="character" w:customStyle="1" w:styleId="apple-converted-space">
    <w:name w:val="apple-converted-space"/>
    <w:basedOn w:val="DefaultParagraphFont"/>
    <w:rsid w:val="00E6007C"/>
  </w:style>
  <w:style w:type="character" w:styleId="Emphasis">
    <w:name w:val="Emphasis"/>
    <w:basedOn w:val="DefaultParagraphFont"/>
    <w:uiPriority w:val="20"/>
    <w:qFormat/>
    <w:rsid w:val="00235036"/>
    <w:rPr>
      <w:i/>
      <w:iCs/>
    </w:rPr>
  </w:style>
  <w:style w:type="paragraph" w:styleId="Footer">
    <w:name w:val="footer"/>
    <w:basedOn w:val="Normal"/>
    <w:link w:val="FooterChar"/>
    <w:uiPriority w:val="99"/>
    <w:unhideWhenUsed/>
    <w:rsid w:val="005A0943"/>
    <w:pPr>
      <w:tabs>
        <w:tab w:val="center" w:pos="4536"/>
        <w:tab w:val="right" w:pos="9072"/>
      </w:tabs>
    </w:pPr>
    <w:rPr>
      <w:rFonts w:eastAsiaTheme="minorHAnsi" w:cstheme="minorBidi"/>
      <w:lang w:eastAsia="nl-NL"/>
    </w:rPr>
  </w:style>
  <w:style w:type="character" w:customStyle="1" w:styleId="FooterChar">
    <w:name w:val="Footer Char"/>
    <w:basedOn w:val="DefaultParagraphFont"/>
    <w:link w:val="Footer"/>
    <w:uiPriority w:val="99"/>
    <w:rsid w:val="005A0943"/>
    <w:rPr>
      <w:rFonts w:ascii="Times New Roman" w:hAnsi="Times New Roman"/>
      <w:lang w:val="en-US" w:eastAsia="nl-NL"/>
    </w:rPr>
  </w:style>
  <w:style w:type="character" w:styleId="PageNumber">
    <w:name w:val="page number"/>
    <w:basedOn w:val="DefaultParagraphFont"/>
    <w:uiPriority w:val="99"/>
    <w:semiHidden/>
    <w:unhideWhenUsed/>
    <w:rsid w:val="005A0943"/>
  </w:style>
  <w:style w:type="table" w:styleId="TableGrid">
    <w:name w:val="Table Grid"/>
    <w:basedOn w:val="TableNormal"/>
    <w:uiPriority w:val="39"/>
    <w:rsid w:val="00D32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452EA"/>
    <w:rPr>
      <w:sz w:val="16"/>
      <w:szCs w:val="16"/>
    </w:rPr>
  </w:style>
  <w:style w:type="paragraph" w:styleId="CommentText">
    <w:name w:val="annotation text"/>
    <w:basedOn w:val="Normal"/>
    <w:link w:val="CommentTextChar"/>
    <w:uiPriority w:val="99"/>
    <w:semiHidden/>
    <w:unhideWhenUsed/>
    <w:rsid w:val="008452EA"/>
    <w:rPr>
      <w:rFonts w:eastAsiaTheme="minorHAnsi" w:cstheme="minorBidi"/>
      <w:sz w:val="20"/>
      <w:szCs w:val="20"/>
      <w:lang w:eastAsia="nl-NL"/>
    </w:rPr>
  </w:style>
  <w:style w:type="character" w:customStyle="1" w:styleId="CommentTextChar">
    <w:name w:val="Comment Text Char"/>
    <w:basedOn w:val="DefaultParagraphFont"/>
    <w:link w:val="CommentText"/>
    <w:uiPriority w:val="99"/>
    <w:semiHidden/>
    <w:rsid w:val="008452EA"/>
    <w:rPr>
      <w:rFonts w:ascii="Times New Roman" w:hAnsi="Times New Roman"/>
      <w:sz w:val="20"/>
      <w:szCs w:val="20"/>
      <w:lang w:val="en-US" w:eastAsia="nl-NL"/>
    </w:rPr>
  </w:style>
  <w:style w:type="paragraph" w:styleId="CommentSubject">
    <w:name w:val="annotation subject"/>
    <w:basedOn w:val="CommentText"/>
    <w:next w:val="CommentText"/>
    <w:link w:val="CommentSubjectChar"/>
    <w:uiPriority w:val="99"/>
    <w:semiHidden/>
    <w:unhideWhenUsed/>
    <w:rsid w:val="008452EA"/>
    <w:rPr>
      <w:b/>
      <w:bCs/>
    </w:rPr>
  </w:style>
  <w:style w:type="character" w:customStyle="1" w:styleId="CommentSubjectChar">
    <w:name w:val="Comment Subject Char"/>
    <w:basedOn w:val="CommentTextChar"/>
    <w:link w:val="CommentSubject"/>
    <w:uiPriority w:val="99"/>
    <w:semiHidden/>
    <w:rsid w:val="008452EA"/>
    <w:rPr>
      <w:rFonts w:ascii="Times New Roman" w:hAnsi="Times New Roman"/>
      <w:b/>
      <w:bCs/>
      <w:sz w:val="20"/>
      <w:szCs w:val="20"/>
      <w:lang w:val="en-US" w:eastAsia="nl-NL"/>
    </w:rPr>
  </w:style>
  <w:style w:type="paragraph" w:styleId="Revision">
    <w:name w:val="Revision"/>
    <w:hidden/>
    <w:uiPriority w:val="99"/>
    <w:semiHidden/>
    <w:rsid w:val="00846474"/>
    <w:rPr>
      <w:rFonts w:ascii="Times New Roman" w:hAnsi="Times New Roman"/>
      <w:lang w:val="en-US" w:eastAsia="nl-NL"/>
    </w:rPr>
  </w:style>
  <w:style w:type="paragraph" w:styleId="BalloonText">
    <w:name w:val="Balloon Text"/>
    <w:basedOn w:val="Normal"/>
    <w:link w:val="BalloonTextChar"/>
    <w:uiPriority w:val="99"/>
    <w:semiHidden/>
    <w:unhideWhenUsed/>
    <w:rsid w:val="00684C5F"/>
    <w:rPr>
      <w:rFonts w:eastAsiaTheme="minorHAnsi"/>
      <w:sz w:val="18"/>
      <w:szCs w:val="18"/>
      <w:lang w:eastAsia="nl-NL"/>
    </w:rPr>
  </w:style>
  <w:style w:type="character" w:customStyle="1" w:styleId="BalloonTextChar">
    <w:name w:val="Balloon Text Char"/>
    <w:basedOn w:val="DefaultParagraphFont"/>
    <w:link w:val="BalloonText"/>
    <w:uiPriority w:val="99"/>
    <w:semiHidden/>
    <w:rsid w:val="00684C5F"/>
    <w:rPr>
      <w:rFonts w:ascii="Times New Roman" w:hAnsi="Times New Roman" w:cs="Times New Roman"/>
      <w:sz w:val="18"/>
      <w:szCs w:val="18"/>
      <w:lang w:val="en-US" w:eastAsia="nl-NL"/>
    </w:rPr>
  </w:style>
  <w:style w:type="character" w:styleId="UnresolvedMention">
    <w:name w:val="Unresolved Mention"/>
    <w:basedOn w:val="DefaultParagraphFont"/>
    <w:uiPriority w:val="99"/>
    <w:unhideWhenUsed/>
    <w:rsid w:val="00E21685"/>
    <w:rPr>
      <w:color w:val="605E5C"/>
      <w:shd w:val="clear" w:color="auto" w:fill="E1DFDD"/>
    </w:rPr>
  </w:style>
  <w:style w:type="paragraph" w:styleId="Header">
    <w:name w:val="header"/>
    <w:basedOn w:val="Normal"/>
    <w:link w:val="HeaderChar"/>
    <w:uiPriority w:val="99"/>
    <w:unhideWhenUsed/>
    <w:rsid w:val="00537287"/>
    <w:pPr>
      <w:tabs>
        <w:tab w:val="center" w:pos="4680"/>
        <w:tab w:val="right" w:pos="9360"/>
      </w:tabs>
    </w:pPr>
  </w:style>
  <w:style w:type="character" w:customStyle="1" w:styleId="HeaderChar">
    <w:name w:val="Header Char"/>
    <w:basedOn w:val="DefaultParagraphFont"/>
    <w:link w:val="Header"/>
    <w:uiPriority w:val="99"/>
    <w:rsid w:val="00537287"/>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01695">
      <w:bodyDiv w:val="1"/>
      <w:marLeft w:val="0"/>
      <w:marRight w:val="0"/>
      <w:marTop w:val="0"/>
      <w:marBottom w:val="0"/>
      <w:divBdr>
        <w:top w:val="none" w:sz="0" w:space="0" w:color="auto"/>
        <w:left w:val="none" w:sz="0" w:space="0" w:color="auto"/>
        <w:bottom w:val="none" w:sz="0" w:space="0" w:color="auto"/>
        <w:right w:val="none" w:sz="0" w:space="0" w:color="auto"/>
      </w:divBdr>
    </w:div>
    <w:div w:id="209536735">
      <w:bodyDiv w:val="1"/>
      <w:marLeft w:val="0"/>
      <w:marRight w:val="0"/>
      <w:marTop w:val="0"/>
      <w:marBottom w:val="0"/>
      <w:divBdr>
        <w:top w:val="none" w:sz="0" w:space="0" w:color="auto"/>
        <w:left w:val="none" w:sz="0" w:space="0" w:color="auto"/>
        <w:bottom w:val="none" w:sz="0" w:space="0" w:color="auto"/>
        <w:right w:val="none" w:sz="0" w:space="0" w:color="auto"/>
      </w:divBdr>
    </w:div>
    <w:div w:id="256445749">
      <w:bodyDiv w:val="1"/>
      <w:marLeft w:val="0"/>
      <w:marRight w:val="0"/>
      <w:marTop w:val="0"/>
      <w:marBottom w:val="0"/>
      <w:divBdr>
        <w:top w:val="none" w:sz="0" w:space="0" w:color="auto"/>
        <w:left w:val="none" w:sz="0" w:space="0" w:color="auto"/>
        <w:bottom w:val="none" w:sz="0" w:space="0" w:color="auto"/>
        <w:right w:val="none" w:sz="0" w:space="0" w:color="auto"/>
      </w:divBdr>
    </w:div>
    <w:div w:id="278101701">
      <w:bodyDiv w:val="1"/>
      <w:marLeft w:val="0"/>
      <w:marRight w:val="0"/>
      <w:marTop w:val="0"/>
      <w:marBottom w:val="0"/>
      <w:divBdr>
        <w:top w:val="none" w:sz="0" w:space="0" w:color="auto"/>
        <w:left w:val="none" w:sz="0" w:space="0" w:color="auto"/>
        <w:bottom w:val="none" w:sz="0" w:space="0" w:color="auto"/>
        <w:right w:val="none" w:sz="0" w:space="0" w:color="auto"/>
      </w:divBdr>
    </w:div>
    <w:div w:id="515769847">
      <w:bodyDiv w:val="1"/>
      <w:marLeft w:val="0"/>
      <w:marRight w:val="0"/>
      <w:marTop w:val="0"/>
      <w:marBottom w:val="0"/>
      <w:divBdr>
        <w:top w:val="none" w:sz="0" w:space="0" w:color="auto"/>
        <w:left w:val="none" w:sz="0" w:space="0" w:color="auto"/>
        <w:bottom w:val="none" w:sz="0" w:space="0" w:color="auto"/>
        <w:right w:val="none" w:sz="0" w:space="0" w:color="auto"/>
      </w:divBdr>
    </w:div>
    <w:div w:id="573320805">
      <w:bodyDiv w:val="1"/>
      <w:marLeft w:val="0"/>
      <w:marRight w:val="0"/>
      <w:marTop w:val="0"/>
      <w:marBottom w:val="0"/>
      <w:divBdr>
        <w:top w:val="none" w:sz="0" w:space="0" w:color="auto"/>
        <w:left w:val="none" w:sz="0" w:space="0" w:color="auto"/>
        <w:bottom w:val="none" w:sz="0" w:space="0" w:color="auto"/>
        <w:right w:val="none" w:sz="0" w:space="0" w:color="auto"/>
      </w:divBdr>
      <w:divsChild>
        <w:div w:id="1271234533">
          <w:marLeft w:val="0"/>
          <w:marRight w:val="0"/>
          <w:marTop w:val="0"/>
          <w:marBottom w:val="0"/>
          <w:divBdr>
            <w:top w:val="none" w:sz="0" w:space="0" w:color="auto"/>
            <w:left w:val="none" w:sz="0" w:space="0" w:color="auto"/>
            <w:bottom w:val="none" w:sz="0" w:space="0" w:color="auto"/>
            <w:right w:val="none" w:sz="0" w:space="0" w:color="auto"/>
          </w:divBdr>
        </w:div>
        <w:div w:id="678970169">
          <w:marLeft w:val="0"/>
          <w:marRight w:val="0"/>
          <w:marTop w:val="0"/>
          <w:marBottom w:val="0"/>
          <w:divBdr>
            <w:top w:val="none" w:sz="0" w:space="0" w:color="auto"/>
            <w:left w:val="none" w:sz="0" w:space="0" w:color="auto"/>
            <w:bottom w:val="none" w:sz="0" w:space="0" w:color="auto"/>
            <w:right w:val="none" w:sz="0" w:space="0" w:color="auto"/>
          </w:divBdr>
        </w:div>
        <w:div w:id="2086413973">
          <w:marLeft w:val="0"/>
          <w:marRight w:val="0"/>
          <w:marTop w:val="0"/>
          <w:marBottom w:val="0"/>
          <w:divBdr>
            <w:top w:val="none" w:sz="0" w:space="0" w:color="auto"/>
            <w:left w:val="none" w:sz="0" w:space="0" w:color="auto"/>
            <w:bottom w:val="none" w:sz="0" w:space="0" w:color="auto"/>
            <w:right w:val="none" w:sz="0" w:space="0" w:color="auto"/>
          </w:divBdr>
        </w:div>
        <w:div w:id="933054539">
          <w:marLeft w:val="0"/>
          <w:marRight w:val="0"/>
          <w:marTop w:val="0"/>
          <w:marBottom w:val="0"/>
          <w:divBdr>
            <w:top w:val="none" w:sz="0" w:space="0" w:color="auto"/>
            <w:left w:val="none" w:sz="0" w:space="0" w:color="auto"/>
            <w:bottom w:val="none" w:sz="0" w:space="0" w:color="auto"/>
            <w:right w:val="none" w:sz="0" w:space="0" w:color="auto"/>
          </w:divBdr>
        </w:div>
        <w:div w:id="302465814">
          <w:marLeft w:val="0"/>
          <w:marRight w:val="0"/>
          <w:marTop w:val="0"/>
          <w:marBottom w:val="0"/>
          <w:divBdr>
            <w:top w:val="none" w:sz="0" w:space="0" w:color="auto"/>
            <w:left w:val="none" w:sz="0" w:space="0" w:color="auto"/>
            <w:bottom w:val="none" w:sz="0" w:space="0" w:color="auto"/>
            <w:right w:val="none" w:sz="0" w:space="0" w:color="auto"/>
          </w:divBdr>
        </w:div>
        <w:div w:id="740448042">
          <w:marLeft w:val="0"/>
          <w:marRight w:val="0"/>
          <w:marTop w:val="0"/>
          <w:marBottom w:val="0"/>
          <w:divBdr>
            <w:top w:val="none" w:sz="0" w:space="0" w:color="auto"/>
            <w:left w:val="none" w:sz="0" w:space="0" w:color="auto"/>
            <w:bottom w:val="none" w:sz="0" w:space="0" w:color="auto"/>
            <w:right w:val="none" w:sz="0" w:space="0" w:color="auto"/>
          </w:divBdr>
        </w:div>
        <w:div w:id="190846218">
          <w:marLeft w:val="0"/>
          <w:marRight w:val="0"/>
          <w:marTop w:val="0"/>
          <w:marBottom w:val="0"/>
          <w:divBdr>
            <w:top w:val="none" w:sz="0" w:space="0" w:color="auto"/>
            <w:left w:val="none" w:sz="0" w:space="0" w:color="auto"/>
            <w:bottom w:val="none" w:sz="0" w:space="0" w:color="auto"/>
            <w:right w:val="none" w:sz="0" w:space="0" w:color="auto"/>
          </w:divBdr>
        </w:div>
        <w:div w:id="1090155921">
          <w:marLeft w:val="0"/>
          <w:marRight w:val="0"/>
          <w:marTop w:val="0"/>
          <w:marBottom w:val="0"/>
          <w:divBdr>
            <w:top w:val="none" w:sz="0" w:space="0" w:color="auto"/>
            <w:left w:val="none" w:sz="0" w:space="0" w:color="auto"/>
            <w:bottom w:val="none" w:sz="0" w:space="0" w:color="auto"/>
            <w:right w:val="none" w:sz="0" w:space="0" w:color="auto"/>
          </w:divBdr>
        </w:div>
        <w:div w:id="1798139639">
          <w:marLeft w:val="0"/>
          <w:marRight w:val="0"/>
          <w:marTop w:val="0"/>
          <w:marBottom w:val="0"/>
          <w:divBdr>
            <w:top w:val="none" w:sz="0" w:space="0" w:color="auto"/>
            <w:left w:val="none" w:sz="0" w:space="0" w:color="auto"/>
            <w:bottom w:val="none" w:sz="0" w:space="0" w:color="auto"/>
            <w:right w:val="none" w:sz="0" w:space="0" w:color="auto"/>
          </w:divBdr>
        </w:div>
        <w:div w:id="717166374">
          <w:marLeft w:val="0"/>
          <w:marRight w:val="0"/>
          <w:marTop w:val="0"/>
          <w:marBottom w:val="0"/>
          <w:divBdr>
            <w:top w:val="none" w:sz="0" w:space="0" w:color="auto"/>
            <w:left w:val="none" w:sz="0" w:space="0" w:color="auto"/>
            <w:bottom w:val="none" w:sz="0" w:space="0" w:color="auto"/>
            <w:right w:val="none" w:sz="0" w:space="0" w:color="auto"/>
          </w:divBdr>
        </w:div>
        <w:div w:id="758597073">
          <w:marLeft w:val="0"/>
          <w:marRight w:val="0"/>
          <w:marTop w:val="0"/>
          <w:marBottom w:val="0"/>
          <w:divBdr>
            <w:top w:val="none" w:sz="0" w:space="0" w:color="auto"/>
            <w:left w:val="none" w:sz="0" w:space="0" w:color="auto"/>
            <w:bottom w:val="none" w:sz="0" w:space="0" w:color="auto"/>
            <w:right w:val="none" w:sz="0" w:space="0" w:color="auto"/>
          </w:divBdr>
        </w:div>
        <w:div w:id="1973318296">
          <w:marLeft w:val="0"/>
          <w:marRight w:val="0"/>
          <w:marTop w:val="0"/>
          <w:marBottom w:val="0"/>
          <w:divBdr>
            <w:top w:val="none" w:sz="0" w:space="0" w:color="auto"/>
            <w:left w:val="none" w:sz="0" w:space="0" w:color="auto"/>
            <w:bottom w:val="none" w:sz="0" w:space="0" w:color="auto"/>
            <w:right w:val="none" w:sz="0" w:space="0" w:color="auto"/>
          </w:divBdr>
        </w:div>
        <w:div w:id="1451167980">
          <w:marLeft w:val="0"/>
          <w:marRight w:val="0"/>
          <w:marTop w:val="0"/>
          <w:marBottom w:val="0"/>
          <w:divBdr>
            <w:top w:val="none" w:sz="0" w:space="0" w:color="auto"/>
            <w:left w:val="none" w:sz="0" w:space="0" w:color="auto"/>
            <w:bottom w:val="none" w:sz="0" w:space="0" w:color="auto"/>
            <w:right w:val="none" w:sz="0" w:space="0" w:color="auto"/>
          </w:divBdr>
        </w:div>
        <w:div w:id="776950663">
          <w:marLeft w:val="0"/>
          <w:marRight w:val="0"/>
          <w:marTop w:val="0"/>
          <w:marBottom w:val="0"/>
          <w:divBdr>
            <w:top w:val="none" w:sz="0" w:space="0" w:color="auto"/>
            <w:left w:val="none" w:sz="0" w:space="0" w:color="auto"/>
            <w:bottom w:val="none" w:sz="0" w:space="0" w:color="auto"/>
            <w:right w:val="none" w:sz="0" w:space="0" w:color="auto"/>
          </w:divBdr>
        </w:div>
        <w:div w:id="2140217327">
          <w:marLeft w:val="0"/>
          <w:marRight w:val="0"/>
          <w:marTop w:val="0"/>
          <w:marBottom w:val="0"/>
          <w:divBdr>
            <w:top w:val="none" w:sz="0" w:space="0" w:color="auto"/>
            <w:left w:val="none" w:sz="0" w:space="0" w:color="auto"/>
            <w:bottom w:val="none" w:sz="0" w:space="0" w:color="auto"/>
            <w:right w:val="none" w:sz="0" w:space="0" w:color="auto"/>
          </w:divBdr>
        </w:div>
      </w:divsChild>
    </w:div>
    <w:div w:id="578097655">
      <w:bodyDiv w:val="1"/>
      <w:marLeft w:val="0"/>
      <w:marRight w:val="0"/>
      <w:marTop w:val="0"/>
      <w:marBottom w:val="0"/>
      <w:divBdr>
        <w:top w:val="none" w:sz="0" w:space="0" w:color="auto"/>
        <w:left w:val="none" w:sz="0" w:space="0" w:color="auto"/>
        <w:bottom w:val="none" w:sz="0" w:space="0" w:color="auto"/>
        <w:right w:val="none" w:sz="0" w:space="0" w:color="auto"/>
      </w:divBdr>
    </w:div>
    <w:div w:id="590625404">
      <w:bodyDiv w:val="1"/>
      <w:marLeft w:val="0"/>
      <w:marRight w:val="0"/>
      <w:marTop w:val="0"/>
      <w:marBottom w:val="0"/>
      <w:divBdr>
        <w:top w:val="none" w:sz="0" w:space="0" w:color="auto"/>
        <w:left w:val="none" w:sz="0" w:space="0" w:color="auto"/>
        <w:bottom w:val="none" w:sz="0" w:space="0" w:color="auto"/>
        <w:right w:val="none" w:sz="0" w:space="0" w:color="auto"/>
      </w:divBdr>
    </w:div>
    <w:div w:id="603538490">
      <w:bodyDiv w:val="1"/>
      <w:marLeft w:val="0"/>
      <w:marRight w:val="0"/>
      <w:marTop w:val="0"/>
      <w:marBottom w:val="0"/>
      <w:divBdr>
        <w:top w:val="none" w:sz="0" w:space="0" w:color="auto"/>
        <w:left w:val="none" w:sz="0" w:space="0" w:color="auto"/>
        <w:bottom w:val="none" w:sz="0" w:space="0" w:color="auto"/>
        <w:right w:val="none" w:sz="0" w:space="0" w:color="auto"/>
      </w:divBdr>
    </w:div>
    <w:div w:id="729301922">
      <w:bodyDiv w:val="1"/>
      <w:marLeft w:val="0"/>
      <w:marRight w:val="0"/>
      <w:marTop w:val="0"/>
      <w:marBottom w:val="0"/>
      <w:divBdr>
        <w:top w:val="none" w:sz="0" w:space="0" w:color="auto"/>
        <w:left w:val="none" w:sz="0" w:space="0" w:color="auto"/>
        <w:bottom w:val="none" w:sz="0" w:space="0" w:color="auto"/>
        <w:right w:val="none" w:sz="0" w:space="0" w:color="auto"/>
      </w:divBdr>
    </w:div>
    <w:div w:id="799955096">
      <w:bodyDiv w:val="1"/>
      <w:marLeft w:val="0"/>
      <w:marRight w:val="0"/>
      <w:marTop w:val="0"/>
      <w:marBottom w:val="0"/>
      <w:divBdr>
        <w:top w:val="none" w:sz="0" w:space="0" w:color="auto"/>
        <w:left w:val="none" w:sz="0" w:space="0" w:color="auto"/>
        <w:bottom w:val="none" w:sz="0" w:space="0" w:color="auto"/>
        <w:right w:val="none" w:sz="0" w:space="0" w:color="auto"/>
      </w:divBdr>
    </w:div>
    <w:div w:id="814568188">
      <w:bodyDiv w:val="1"/>
      <w:marLeft w:val="0"/>
      <w:marRight w:val="0"/>
      <w:marTop w:val="0"/>
      <w:marBottom w:val="0"/>
      <w:divBdr>
        <w:top w:val="none" w:sz="0" w:space="0" w:color="auto"/>
        <w:left w:val="none" w:sz="0" w:space="0" w:color="auto"/>
        <w:bottom w:val="none" w:sz="0" w:space="0" w:color="auto"/>
        <w:right w:val="none" w:sz="0" w:space="0" w:color="auto"/>
      </w:divBdr>
      <w:divsChild>
        <w:div w:id="1795783700">
          <w:marLeft w:val="0"/>
          <w:marRight w:val="0"/>
          <w:marTop w:val="0"/>
          <w:marBottom w:val="0"/>
          <w:divBdr>
            <w:top w:val="none" w:sz="0" w:space="0" w:color="auto"/>
            <w:left w:val="none" w:sz="0" w:space="0" w:color="auto"/>
            <w:bottom w:val="none" w:sz="0" w:space="0" w:color="auto"/>
            <w:right w:val="none" w:sz="0" w:space="0" w:color="auto"/>
          </w:divBdr>
        </w:div>
        <w:div w:id="1151557949">
          <w:marLeft w:val="0"/>
          <w:marRight w:val="0"/>
          <w:marTop w:val="0"/>
          <w:marBottom w:val="0"/>
          <w:divBdr>
            <w:top w:val="none" w:sz="0" w:space="0" w:color="auto"/>
            <w:left w:val="none" w:sz="0" w:space="0" w:color="auto"/>
            <w:bottom w:val="none" w:sz="0" w:space="0" w:color="auto"/>
            <w:right w:val="none" w:sz="0" w:space="0" w:color="auto"/>
          </w:divBdr>
        </w:div>
        <w:div w:id="2099329576">
          <w:marLeft w:val="0"/>
          <w:marRight w:val="0"/>
          <w:marTop w:val="0"/>
          <w:marBottom w:val="0"/>
          <w:divBdr>
            <w:top w:val="none" w:sz="0" w:space="0" w:color="auto"/>
            <w:left w:val="none" w:sz="0" w:space="0" w:color="auto"/>
            <w:bottom w:val="none" w:sz="0" w:space="0" w:color="auto"/>
            <w:right w:val="none" w:sz="0" w:space="0" w:color="auto"/>
          </w:divBdr>
        </w:div>
        <w:div w:id="933436609">
          <w:marLeft w:val="0"/>
          <w:marRight w:val="0"/>
          <w:marTop w:val="0"/>
          <w:marBottom w:val="0"/>
          <w:divBdr>
            <w:top w:val="none" w:sz="0" w:space="0" w:color="auto"/>
            <w:left w:val="none" w:sz="0" w:space="0" w:color="auto"/>
            <w:bottom w:val="none" w:sz="0" w:space="0" w:color="auto"/>
            <w:right w:val="none" w:sz="0" w:space="0" w:color="auto"/>
          </w:divBdr>
        </w:div>
        <w:div w:id="887034373">
          <w:marLeft w:val="0"/>
          <w:marRight w:val="0"/>
          <w:marTop w:val="0"/>
          <w:marBottom w:val="0"/>
          <w:divBdr>
            <w:top w:val="none" w:sz="0" w:space="0" w:color="auto"/>
            <w:left w:val="none" w:sz="0" w:space="0" w:color="auto"/>
            <w:bottom w:val="none" w:sz="0" w:space="0" w:color="auto"/>
            <w:right w:val="none" w:sz="0" w:space="0" w:color="auto"/>
          </w:divBdr>
        </w:div>
        <w:div w:id="1245143208">
          <w:marLeft w:val="0"/>
          <w:marRight w:val="0"/>
          <w:marTop w:val="0"/>
          <w:marBottom w:val="0"/>
          <w:divBdr>
            <w:top w:val="none" w:sz="0" w:space="0" w:color="auto"/>
            <w:left w:val="none" w:sz="0" w:space="0" w:color="auto"/>
            <w:bottom w:val="none" w:sz="0" w:space="0" w:color="auto"/>
            <w:right w:val="none" w:sz="0" w:space="0" w:color="auto"/>
          </w:divBdr>
        </w:div>
        <w:div w:id="599147568">
          <w:marLeft w:val="0"/>
          <w:marRight w:val="0"/>
          <w:marTop w:val="0"/>
          <w:marBottom w:val="0"/>
          <w:divBdr>
            <w:top w:val="none" w:sz="0" w:space="0" w:color="auto"/>
            <w:left w:val="none" w:sz="0" w:space="0" w:color="auto"/>
            <w:bottom w:val="none" w:sz="0" w:space="0" w:color="auto"/>
            <w:right w:val="none" w:sz="0" w:space="0" w:color="auto"/>
          </w:divBdr>
        </w:div>
        <w:div w:id="182673251">
          <w:marLeft w:val="0"/>
          <w:marRight w:val="0"/>
          <w:marTop w:val="0"/>
          <w:marBottom w:val="0"/>
          <w:divBdr>
            <w:top w:val="none" w:sz="0" w:space="0" w:color="auto"/>
            <w:left w:val="none" w:sz="0" w:space="0" w:color="auto"/>
            <w:bottom w:val="none" w:sz="0" w:space="0" w:color="auto"/>
            <w:right w:val="none" w:sz="0" w:space="0" w:color="auto"/>
          </w:divBdr>
        </w:div>
        <w:div w:id="229730703">
          <w:marLeft w:val="0"/>
          <w:marRight w:val="0"/>
          <w:marTop w:val="0"/>
          <w:marBottom w:val="0"/>
          <w:divBdr>
            <w:top w:val="none" w:sz="0" w:space="0" w:color="auto"/>
            <w:left w:val="none" w:sz="0" w:space="0" w:color="auto"/>
            <w:bottom w:val="none" w:sz="0" w:space="0" w:color="auto"/>
            <w:right w:val="none" w:sz="0" w:space="0" w:color="auto"/>
          </w:divBdr>
        </w:div>
        <w:div w:id="1229539479">
          <w:marLeft w:val="0"/>
          <w:marRight w:val="0"/>
          <w:marTop w:val="0"/>
          <w:marBottom w:val="0"/>
          <w:divBdr>
            <w:top w:val="none" w:sz="0" w:space="0" w:color="auto"/>
            <w:left w:val="none" w:sz="0" w:space="0" w:color="auto"/>
            <w:bottom w:val="none" w:sz="0" w:space="0" w:color="auto"/>
            <w:right w:val="none" w:sz="0" w:space="0" w:color="auto"/>
          </w:divBdr>
        </w:div>
        <w:div w:id="2007630745">
          <w:marLeft w:val="0"/>
          <w:marRight w:val="0"/>
          <w:marTop w:val="0"/>
          <w:marBottom w:val="0"/>
          <w:divBdr>
            <w:top w:val="none" w:sz="0" w:space="0" w:color="auto"/>
            <w:left w:val="none" w:sz="0" w:space="0" w:color="auto"/>
            <w:bottom w:val="none" w:sz="0" w:space="0" w:color="auto"/>
            <w:right w:val="none" w:sz="0" w:space="0" w:color="auto"/>
          </w:divBdr>
        </w:div>
        <w:div w:id="175846186">
          <w:marLeft w:val="0"/>
          <w:marRight w:val="0"/>
          <w:marTop w:val="0"/>
          <w:marBottom w:val="0"/>
          <w:divBdr>
            <w:top w:val="none" w:sz="0" w:space="0" w:color="auto"/>
            <w:left w:val="none" w:sz="0" w:space="0" w:color="auto"/>
            <w:bottom w:val="none" w:sz="0" w:space="0" w:color="auto"/>
            <w:right w:val="none" w:sz="0" w:space="0" w:color="auto"/>
          </w:divBdr>
        </w:div>
        <w:div w:id="1539929716">
          <w:marLeft w:val="0"/>
          <w:marRight w:val="0"/>
          <w:marTop w:val="0"/>
          <w:marBottom w:val="0"/>
          <w:divBdr>
            <w:top w:val="none" w:sz="0" w:space="0" w:color="auto"/>
            <w:left w:val="none" w:sz="0" w:space="0" w:color="auto"/>
            <w:bottom w:val="none" w:sz="0" w:space="0" w:color="auto"/>
            <w:right w:val="none" w:sz="0" w:space="0" w:color="auto"/>
          </w:divBdr>
        </w:div>
        <w:div w:id="1617443980">
          <w:marLeft w:val="0"/>
          <w:marRight w:val="0"/>
          <w:marTop w:val="0"/>
          <w:marBottom w:val="0"/>
          <w:divBdr>
            <w:top w:val="none" w:sz="0" w:space="0" w:color="auto"/>
            <w:left w:val="none" w:sz="0" w:space="0" w:color="auto"/>
            <w:bottom w:val="none" w:sz="0" w:space="0" w:color="auto"/>
            <w:right w:val="none" w:sz="0" w:space="0" w:color="auto"/>
          </w:divBdr>
        </w:div>
        <w:div w:id="1605724143">
          <w:marLeft w:val="0"/>
          <w:marRight w:val="0"/>
          <w:marTop w:val="0"/>
          <w:marBottom w:val="0"/>
          <w:divBdr>
            <w:top w:val="none" w:sz="0" w:space="0" w:color="auto"/>
            <w:left w:val="none" w:sz="0" w:space="0" w:color="auto"/>
            <w:bottom w:val="none" w:sz="0" w:space="0" w:color="auto"/>
            <w:right w:val="none" w:sz="0" w:space="0" w:color="auto"/>
          </w:divBdr>
        </w:div>
        <w:div w:id="1974747204">
          <w:marLeft w:val="0"/>
          <w:marRight w:val="0"/>
          <w:marTop w:val="0"/>
          <w:marBottom w:val="0"/>
          <w:divBdr>
            <w:top w:val="none" w:sz="0" w:space="0" w:color="auto"/>
            <w:left w:val="none" w:sz="0" w:space="0" w:color="auto"/>
            <w:bottom w:val="none" w:sz="0" w:space="0" w:color="auto"/>
            <w:right w:val="none" w:sz="0" w:space="0" w:color="auto"/>
          </w:divBdr>
        </w:div>
        <w:div w:id="2026789366">
          <w:marLeft w:val="0"/>
          <w:marRight w:val="0"/>
          <w:marTop w:val="0"/>
          <w:marBottom w:val="0"/>
          <w:divBdr>
            <w:top w:val="none" w:sz="0" w:space="0" w:color="auto"/>
            <w:left w:val="none" w:sz="0" w:space="0" w:color="auto"/>
            <w:bottom w:val="none" w:sz="0" w:space="0" w:color="auto"/>
            <w:right w:val="none" w:sz="0" w:space="0" w:color="auto"/>
          </w:divBdr>
        </w:div>
        <w:div w:id="1410427030">
          <w:marLeft w:val="0"/>
          <w:marRight w:val="0"/>
          <w:marTop w:val="0"/>
          <w:marBottom w:val="0"/>
          <w:divBdr>
            <w:top w:val="none" w:sz="0" w:space="0" w:color="auto"/>
            <w:left w:val="none" w:sz="0" w:space="0" w:color="auto"/>
            <w:bottom w:val="none" w:sz="0" w:space="0" w:color="auto"/>
            <w:right w:val="none" w:sz="0" w:space="0" w:color="auto"/>
          </w:divBdr>
        </w:div>
        <w:div w:id="2025089306">
          <w:marLeft w:val="0"/>
          <w:marRight w:val="0"/>
          <w:marTop w:val="0"/>
          <w:marBottom w:val="0"/>
          <w:divBdr>
            <w:top w:val="none" w:sz="0" w:space="0" w:color="auto"/>
            <w:left w:val="none" w:sz="0" w:space="0" w:color="auto"/>
            <w:bottom w:val="none" w:sz="0" w:space="0" w:color="auto"/>
            <w:right w:val="none" w:sz="0" w:space="0" w:color="auto"/>
          </w:divBdr>
        </w:div>
      </w:divsChild>
    </w:div>
    <w:div w:id="828912159">
      <w:bodyDiv w:val="1"/>
      <w:marLeft w:val="0"/>
      <w:marRight w:val="0"/>
      <w:marTop w:val="0"/>
      <w:marBottom w:val="0"/>
      <w:divBdr>
        <w:top w:val="none" w:sz="0" w:space="0" w:color="auto"/>
        <w:left w:val="none" w:sz="0" w:space="0" w:color="auto"/>
        <w:bottom w:val="none" w:sz="0" w:space="0" w:color="auto"/>
        <w:right w:val="none" w:sz="0" w:space="0" w:color="auto"/>
      </w:divBdr>
    </w:div>
    <w:div w:id="834758672">
      <w:bodyDiv w:val="1"/>
      <w:marLeft w:val="0"/>
      <w:marRight w:val="0"/>
      <w:marTop w:val="0"/>
      <w:marBottom w:val="0"/>
      <w:divBdr>
        <w:top w:val="none" w:sz="0" w:space="0" w:color="auto"/>
        <w:left w:val="none" w:sz="0" w:space="0" w:color="auto"/>
        <w:bottom w:val="none" w:sz="0" w:space="0" w:color="auto"/>
        <w:right w:val="none" w:sz="0" w:space="0" w:color="auto"/>
      </w:divBdr>
    </w:div>
    <w:div w:id="964845337">
      <w:bodyDiv w:val="1"/>
      <w:marLeft w:val="0"/>
      <w:marRight w:val="0"/>
      <w:marTop w:val="0"/>
      <w:marBottom w:val="0"/>
      <w:divBdr>
        <w:top w:val="none" w:sz="0" w:space="0" w:color="auto"/>
        <w:left w:val="none" w:sz="0" w:space="0" w:color="auto"/>
        <w:bottom w:val="none" w:sz="0" w:space="0" w:color="auto"/>
        <w:right w:val="none" w:sz="0" w:space="0" w:color="auto"/>
      </w:divBdr>
    </w:div>
    <w:div w:id="1012536281">
      <w:bodyDiv w:val="1"/>
      <w:marLeft w:val="0"/>
      <w:marRight w:val="0"/>
      <w:marTop w:val="0"/>
      <w:marBottom w:val="0"/>
      <w:divBdr>
        <w:top w:val="none" w:sz="0" w:space="0" w:color="auto"/>
        <w:left w:val="none" w:sz="0" w:space="0" w:color="auto"/>
        <w:bottom w:val="none" w:sz="0" w:space="0" w:color="auto"/>
        <w:right w:val="none" w:sz="0" w:space="0" w:color="auto"/>
      </w:divBdr>
    </w:div>
    <w:div w:id="1014845930">
      <w:bodyDiv w:val="1"/>
      <w:marLeft w:val="0"/>
      <w:marRight w:val="0"/>
      <w:marTop w:val="0"/>
      <w:marBottom w:val="0"/>
      <w:divBdr>
        <w:top w:val="none" w:sz="0" w:space="0" w:color="auto"/>
        <w:left w:val="none" w:sz="0" w:space="0" w:color="auto"/>
        <w:bottom w:val="none" w:sz="0" w:space="0" w:color="auto"/>
        <w:right w:val="none" w:sz="0" w:space="0" w:color="auto"/>
      </w:divBdr>
    </w:div>
    <w:div w:id="1022319855">
      <w:bodyDiv w:val="1"/>
      <w:marLeft w:val="0"/>
      <w:marRight w:val="0"/>
      <w:marTop w:val="0"/>
      <w:marBottom w:val="0"/>
      <w:divBdr>
        <w:top w:val="none" w:sz="0" w:space="0" w:color="auto"/>
        <w:left w:val="none" w:sz="0" w:space="0" w:color="auto"/>
        <w:bottom w:val="none" w:sz="0" w:space="0" w:color="auto"/>
        <w:right w:val="none" w:sz="0" w:space="0" w:color="auto"/>
      </w:divBdr>
    </w:div>
    <w:div w:id="1059547907">
      <w:bodyDiv w:val="1"/>
      <w:marLeft w:val="0"/>
      <w:marRight w:val="0"/>
      <w:marTop w:val="0"/>
      <w:marBottom w:val="0"/>
      <w:divBdr>
        <w:top w:val="none" w:sz="0" w:space="0" w:color="auto"/>
        <w:left w:val="none" w:sz="0" w:space="0" w:color="auto"/>
        <w:bottom w:val="none" w:sz="0" w:space="0" w:color="auto"/>
        <w:right w:val="none" w:sz="0" w:space="0" w:color="auto"/>
      </w:divBdr>
    </w:div>
    <w:div w:id="1130703523">
      <w:bodyDiv w:val="1"/>
      <w:marLeft w:val="0"/>
      <w:marRight w:val="0"/>
      <w:marTop w:val="0"/>
      <w:marBottom w:val="0"/>
      <w:divBdr>
        <w:top w:val="none" w:sz="0" w:space="0" w:color="auto"/>
        <w:left w:val="none" w:sz="0" w:space="0" w:color="auto"/>
        <w:bottom w:val="none" w:sz="0" w:space="0" w:color="auto"/>
        <w:right w:val="none" w:sz="0" w:space="0" w:color="auto"/>
      </w:divBdr>
    </w:div>
    <w:div w:id="1133787621">
      <w:bodyDiv w:val="1"/>
      <w:marLeft w:val="0"/>
      <w:marRight w:val="0"/>
      <w:marTop w:val="0"/>
      <w:marBottom w:val="0"/>
      <w:divBdr>
        <w:top w:val="none" w:sz="0" w:space="0" w:color="auto"/>
        <w:left w:val="none" w:sz="0" w:space="0" w:color="auto"/>
        <w:bottom w:val="none" w:sz="0" w:space="0" w:color="auto"/>
        <w:right w:val="none" w:sz="0" w:space="0" w:color="auto"/>
      </w:divBdr>
      <w:divsChild>
        <w:div w:id="1411391468">
          <w:marLeft w:val="0"/>
          <w:marRight w:val="0"/>
          <w:marTop w:val="0"/>
          <w:marBottom w:val="0"/>
          <w:divBdr>
            <w:top w:val="none" w:sz="0" w:space="0" w:color="auto"/>
            <w:left w:val="none" w:sz="0" w:space="0" w:color="auto"/>
            <w:bottom w:val="none" w:sz="0" w:space="0" w:color="auto"/>
            <w:right w:val="none" w:sz="0" w:space="0" w:color="auto"/>
          </w:divBdr>
          <w:divsChild>
            <w:div w:id="1572811144">
              <w:marLeft w:val="0"/>
              <w:marRight w:val="0"/>
              <w:marTop w:val="0"/>
              <w:marBottom w:val="0"/>
              <w:divBdr>
                <w:top w:val="none" w:sz="0" w:space="0" w:color="auto"/>
                <w:left w:val="none" w:sz="0" w:space="0" w:color="auto"/>
                <w:bottom w:val="none" w:sz="0" w:space="0" w:color="auto"/>
                <w:right w:val="none" w:sz="0" w:space="0" w:color="auto"/>
              </w:divBdr>
              <w:divsChild>
                <w:div w:id="671643248">
                  <w:marLeft w:val="0"/>
                  <w:marRight w:val="0"/>
                  <w:marTop w:val="0"/>
                  <w:marBottom w:val="0"/>
                  <w:divBdr>
                    <w:top w:val="none" w:sz="0" w:space="0" w:color="auto"/>
                    <w:left w:val="none" w:sz="0" w:space="0" w:color="auto"/>
                    <w:bottom w:val="none" w:sz="0" w:space="0" w:color="auto"/>
                    <w:right w:val="none" w:sz="0" w:space="0" w:color="auto"/>
                  </w:divBdr>
                  <w:divsChild>
                    <w:div w:id="1500542982">
                      <w:marLeft w:val="0"/>
                      <w:marRight w:val="0"/>
                      <w:marTop w:val="0"/>
                      <w:marBottom w:val="0"/>
                      <w:divBdr>
                        <w:top w:val="none" w:sz="0" w:space="0" w:color="auto"/>
                        <w:left w:val="none" w:sz="0" w:space="0" w:color="auto"/>
                        <w:bottom w:val="none" w:sz="0" w:space="0" w:color="auto"/>
                        <w:right w:val="none" w:sz="0" w:space="0" w:color="auto"/>
                      </w:divBdr>
                      <w:divsChild>
                        <w:div w:id="45228617">
                          <w:marLeft w:val="0"/>
                          <w:marRight w:val="0"/>
                          <w:marTop w:val="0"/>
                          <w:marBottom w:val="0"/>
                          <w:divBdr>
                            <w:top w:val="none" w:sz="0" w:space="0" w:color="auto"/>
                            <w:left w:val="none" w:sz="0" w:space="0" w:color="auto"/>
                            <w:bottom w:val="none" w:sz="0" w:space="0" w:color="auto"/>
                            <w:right w:val="none" w:sz="0" w:space="0" w:color="auto"/>
                          </w:divBdr>
                        </w:div>
                        <w:div w:id="1282959382">
                          <w:marLeft w:val="0"/>
                          <w:marRight w:val="0"/>
                          <w:marTop w:val="0"/>
                          <w:marBottom w:val="0"/>
                          <w:divBdr>
                            <w:top w:val="none" w:sz="0" w:space="0" w:color="auto"/>
                            <w:left w:val="none" w:sz="0" w:space="0" w:color="auto"/>
                            <w:bottom w:val="none" w:sz="0" w:space="0" w:color="auto"/>
                            <w:right w:val="none" w:sz="0" w:space="0" w:color="auto"/>
                          </w:divBdr>
                        </w:div>
                        <w:div w:id="898134373">
                          <w:marLeft w:val="0"/>
                          <w:marRight w:val="0"/>
                          <w:marTop w:val="0"/>
                          <w:marBottom w:val="0"/>
                          <w:divBdr>
                            <w:top w:val="none" w:sz="0" w:space="0" w:color="auto"/>
                            <w:left w:val="none" w:sz="0" w:space="0" w:color="auto"/>
                            <w:bottom w:val="none" w:sz="0" w:space="0" w:color="auto"/>
                            <w:right w:val="none" w:sz="0" w:space="0" w:color="auto"/>
                          </w:divBdr>
                        </w:div>
                        <w:div w:id="1188253989">
                          <w:marLeft w:val="0"/>
                          <w:marRight w:val="0"/>
                          <w:marTop w:val="0"/>
                          <w:marBottom w:val="0"/>
                          <w:divBdr>
                            <w:top w:val="none" w:sz="0" w:space="0" w:color="auto"/>
                            <w:left w:val="none" w:sz="0" w:space="0" w:color="auto"/>
                            <w:bottom w:val="none" w:sz="0" w:space="0" w:color="auto"/>
                            <w:right w:val="none" w:sz="0" w:space="0" w:color="auto"/>
                          </w:divBdr>
                        </w:div>
                        <w:div w:id="437681844">
                          <w:marLeft w:val="0"/>
                          <w:marRight w:val="0"/>
                          <w:marTop w:val="0"/>
                          <w:marBottom w:val="0"/>
                          <w:divBdr>
                            <w:top w:val="none" w:sz="0" w:space="0" w:color="auto"/>
                            <w:left w:val="none" w:sz="0" w:space="0" w:color="auto"/>
                            <w:bottom w:val="none" w:sz="0" w:space="0" w:color="auto"/>
                            <w:right w:val="none" w:sz="0" w:space="0" w:color="auto"/>
                          </w:divBdr>
                        </w:div>
                        <w:div w:id="2040738439">
                          <w:marLeft w:val="0"/>
                          <w:marRight w:val="0"/>
                          <w:marTop w:val="0"/>
                          <w:marBottom w:val="0"/>
                          <w:divBdr>
                            <w:top w:val="none" w:sz="0" w:space="0" w:color="auto"/>
                            <w:left w:val="none" w:sz="0" w:space="0" w:color="auto"/>
                            <w:bottom w:val="none" w:sz="0" w:space="0" w:color="auto"/>
                            <w:right w:val="none" w:sz="0" w:space="0" w:color="auto"/>
                          </w:divBdr>
                        </w:div>
                        <w:div w:id="1855266045">
                          <w:marLeft w:val="0"/>
                          <w:marRight w:val="0"/>
                          <w:marTop w:val="0"/>
                          <w:marBottom w:val="0"/>
                          <w:divBdr>
                            <w:top w:val="none" w:sz="0" w:space="0" w:color="auto"/>
                            <w:left w:val="none" w:sz="0" w:space="0" w:color="auto"/>
                            <w:bottom w:val="none" w:sz="0" w:space="0" w:color="auto"/>
                            <w:right w:val="none" w:sz="0" w:space="0" w:color="auto"/>
                          </w:divBdr>
                        </w:div>
                        <w:div w:id="331687077">
                          <w:marLeft w:val="0"/>
                          <w:marRight w:val="0"/>
                          <w:marTop w:val="0"/>
                          <w:marBottom w:val="0"/>
                          <w:divBdr>
                            <w:top w:val="none" w:sz="0" w:space="0" w:color="auto"/>
                            <w:left w:val="none" w:sz="0" w:space="0" w:color="auto"/>
                            <w:bottom w:val="none" w:sz="0" w:space="0" w:color="auto"/>
                            <w:right w:val="none" w:sz="0" w:space="0" w:color="auto"/>
                          </w:divBdr>
                        </w:div>
                        <w:div w:id="1549025660">
                          <w:marLeft w:val="0"/>
                          <w:marRight w:val="0"/>
                          <w:marTop w:val="0"/>
                          <w:marBottom w:val="0"/>
                          <w:divBdr>
                            <w:top w:val="none" w:sz="0" w:space="0" w:color="auto"/>
                            <w:left w:val="none" w:sz="0" w:space="0" w:color="auto"/>
                            <w:bottom w:val="none" w:sz="0" w:space="0" w:color="auto"/>
                            <w:right w:val="none" w:sz="0" w:space="0" w:color="auto"/>
                          </w:divBdr>
                        </w:div>
                        <w:div w:id="1566135905">
                          <w:marLeft w:val="0"/>
                          <w:marRight w:val="0"/>
                          <w:marTop w:val="0"/>
                          <w:marBottom w:val="0"/>
                          <w:divBdr>
                            <w:top w:val="none" w:sz="0" w:space="0" w:color="auto"/>
                            <w:left w:val="none" w:sz="0" w:space="0" w:color="auto"/>
                            <w:bottom w:val="none" w:sz="0" w:space="0" w:color="auto"/>
                            <w:right w:val="none" w:sz="0" w:space="0" w:color="auto"/>
                          </w:divBdr>
                        </w:div>
                        <w:div w:id="1464153201">
                          <w:marLeft w:val="0"/>
                          <w:marRight w:val="0"/>
                          <w:marTop w:val="0"/>
                          <w:marBottom w:val="0"/>
                          <w:divBdr>
                            <w:top w:val="none" w:sz="0" w:space="0" w:color="auto"/>
                            <w:left w:val="none" w:sz="0" w:space="0" w:color="auto"/>
                            <w:bottom w:val="none" w:sz="0" w:space="0" w:color="auto"/>
                            <w:right w:val="none" w:sz="0" w:space="0" w:color="auto"/>
                          </w:divBdr>
                        </w:div>
                        <w:div w:id="1928464696">
                          <w:marLeft w:val="0"/>
                          <w:marRight w:val="0"/>
                          <w:marTop w:val="0"/>
                          <w:marBottom w:val="0"/>
                          <w:divBdr>
                            <w:top w:val="none" w:sz="0" w:space="0" w:color="auto"/>
                            <w:left w:val="none" w:sz="0" w:space="0" w:color="auto"/>
                            <w:bottom w:val="none" w:sz="0" w:space="0" w:color="auto"/>
                            <w:right w:val="none" w:sz="0" w:space="0" w:color="auto"/>
                          </w:divBdr>
                        </w:div>
                        <w:div w:id="817846642">
                          <w:marLeft w:val="0"/>
                          <w:marRight w:val="0"/>
                          <w:marTop w:val="0"/>
                          <w:marBottom w:val="0"/>
                          <w:divBdr>
                            <w:top w:val="none" w:sz="0" w:space="0" w:color="auto"/>
                            <w:left w:val="none" w:sz="0" w:space="0" w:color="auto"/>
                            <w:bottom w:val="none" w:sz="0" w:space="0" w:color="auto"/>
                            <w:right w:val="none" w:sz="0" w:space="0" w:color="auto"/>
                          </w:divBdr>
                        </w:div>
                        <w:div w:id="2081055113">
                          <w:marLeft w:val="0"/>
                          <w:marRight w:val="0"/>
                          <w:marTop w:val="0"/>
                          <w:marBottom w:val="0"/>
                          <w:divBdr>
                            <w:top w:val="none" w:sz="0" w:space="0" w:color="auto"/>
                            <w:left w:val="none" w:sz="0" w:space="0" w:color="auto"/>
                            <w:bottom w:val="none" w:sz="0" w:space="0" w:color="auto"/>
                            <w:right w:val="none" w:sz="0" w:space="0" w:color="auto"/>
                          </w:divBdr>
                        </w:div>
                        <w:div w:id="1634409770">
                          <w:marLeft w:val="0"/>
                          <w:marRight w:val="0"/>
                          <w:marTop w:val="0"/>
                          <w:marBottom w:val="0"/>
                          <w:divBdr>
                            <w:top w:val="none" w:sz="0" w:space="0" w:color="auto"/>
                            <w:left w:val="none" w:sz="0" w:space="0" w:color="auto"/>
                            <w:bottom w:val="none" w:sz="0" w:space="0" w:color="auto"/>
                            <w:right w:val="none" w:sz="0" w:space="0" w:color="auto"/>
                          </w:divBdr>
                        </w:div>
                        <w:div w:id="187529050">
                          <w:marLeft w:val="0"/>
                          <w:marRight w:val="0"/>
                          <w:marTop w:val="0"/>
                          <w:marBottom w:val="0"/>
                          <w:divBdr>
                            <w:top w:val="none" w:sz="0" w:space="0" w:color="auto"/>
                            <w:left w:val="none" w:sz="0" w:space="0" w:color="auto"/>
                            <w:bottom w:val="none" w:sz="0" w:space="0" w:color="auto"/>
                            <w:right w:val="none" w:sz="0" w:space="0" w:color="auto"/>
                          </w:divBdr>
                          <w:divsChild>
                            <w:div w:id="18483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760201">
          <w:marLeft w:val="0"/>
          <w:marRight w:val="0"/>
          <w:marTop w:val="0"/>
          <w:marBottom w:val="0"/>
          <w:divBdr>
            <w:top w:val="none" w:sz="0" w:space="0" w:color="auto"/>
            <w:left w:val="none" w:sz="0" w:space="0" w:color="auto"/>
            <w:bottom w:val="none" w:sz="0" w:space="0" w:color="auto"/>
            <w:right w:val="none" w:sz="0" w:space="0" w:color="auto"/>
          </w:divBdr>
          <w:divsChild>
            <w:div w:id="762841712">
              <w:marLeft w:val="0"/>
              <w:marRight w:val="0"/>
              <w:marTop w:val="0"/>
              <w:marBottom w:val="0"/>
              <w:divBdr>
                <w:top w:val="none" w:sz="0" w:space="0" w:color="auto"/>
                <w:left w:val="none" w:sz="0" w:space="0" w:color="auto"/>
                <w:bottom w:val="none" w:sz="0" w:space="0" w:color="auto"/>
                <w:right w:val="none" w:sz="0" w:space="0" w:color="auto"/>
              </w:divBdr>
              <w:divsChild>
                <w:div w:id="470485424">
                  <w:marLeft w:val="0"/>
                  <w:marRight w:val="0"/>
                  <w:marTop w:val="0"/>
                  <w:marBottom w:val="0"/>
                  <w:divBdr>
                    <w:top w:val="none" w:sz="0" w:space="0" w:color="auto"/>
                    <w:left w:val="none" w:sz="0" w:space="0" w:color="auto"/>
                    <w:bottom w:val="none" w:sz="0" w:space="0" w:color="auto"/>
                    <w:right w:val="none" w:sz="0" w:space="0" w:color="auto"/>
                  </w:divBdr>
                  <w:divsChild>
                    <w:div w:id="999849743">
                      <w:marLeft w:val="0"/>
                      <w:marRight w:val="0"/>
                      <w:marTop w:val="0"/>
                      <w:marBottom w:val="0"/>
                      <w:divBdr>
                        <w:top w:val="none" w:sz="0" w:space="0" w:color="auto"/>
                        <w:left w:val="none" w:sz="0" w:space="0" w:color="auto"/>
                        <w:bottom w:val="none" w:sz="0" w:space="0" w:color="auto"/>
                        <w:right w:val="none" w:sz="0" w:space="0" w:color="auto"/>
                      </w:divBdr>
                      <w:divsChild>
                        <w:div w:id="1098911577">
                          <w:marLeft w:val="0"/>
                          <w:marRight w:val="0"/>
                          <w:marTop w:val="0"/>
                          <w:marBottom w:val="0"/>
                          <w:divBdr>
                            <w:top w:val="none" w:sz="0" w:space="0" w:color="auto"/>
                            <w:left w:val="none" w:sz="0" w:space="0" w:color="auto"/>
                            <w:bottom w:val="none" w:sz="0" w:space="0" w:color="auto"/>
                            <w:right w:val="none" w:sz="0" w:space="0" w:color="auto"/>
                          </w:divBdr>
                        </w:div>
                        <w:div w:id="1697736750">
                          <w:marLeft w:val="0"/>
                          <w:marRight w:val="0"/>
                          <w:marTop w:val="0"/>
                          <w:marBottom w:val="0"/>
                          <w:divBdr>
                            <w:top w:val="none" w:sz="0" w:space="0" w:color="auto"/>
                            <w:left w:val="none" w:sz="0" w:space="0" w:color="auto"/>
                            <w:bottom w:val="none" w:sz="0" w:space="0" w:color="auto"/>
                            <w:right w:val="none" w:sz="0" w:space="0" w:color="auto"/>
                          </w:divBdr>
                        </w:div>
                        <w:div w:id="1450199973">
                          <w:marLeft w:val="0"/>
                          <w:marRight w:val="0"/>
                          <w:marTop w:val="0"/>
                          <w:marBottom w:val="0"/>
                          <w:divBdr>
                            <w:top w:val="none" w:sz="0" w:space="0" w:color="auto"/>
                            <w:left w:val="none" w:sz="0" w:space="0" w:color="auto"/>
                            <w:bottom w:val="none" w:sz="0" w:space="0" w:color="auto"/>
                            <w:right w:val="none" w:sz="0" w:space="0" w:color="auto"/>
                          </w:divBdr>
                        </w:div>
                        <w:div w:id="359866587">
                          <w:marLeft w:val="0"/>
                          <w:marRight w:val="0"/>
                          <w:marTop w:val="0"/>
                          <w:marBottom w:val="0"/>
                          <w:divBdr>
                            <w:top w:val="none" w:sz="0" w:space="0" w:color="auto"/>
                            <w:left w:val="none" w:sz="0" w:space="0" w:color="auto"/>
                            <w:bottom w:val="none" w:sz="0" w:space="0" w:color="auto"/>
                            <w:right w:val="none" w:sz="0" w:space="0" w:color="auto"/>
                          </w:divBdr>
                        </w:div>
                        <w:div w:id="2098793789">
                          <w:marLeft w:val="0"/>
                          <w:marRight w:val="0"/>
                          <w:marTop w:val="0"/>
                          <w:marBottom w:val="0"/>
                          <w:divBdr>
                            <w:top w:val="none" w:sz="0" w:space="0" w:color="auto"/>
                            <w:left w:val="none" w:sz="0" w:space="0" w:color="auto"/>
                            <w:bottom w:val="none" w:sz="0" w:space="0" w:color="auto"/>
                            <w:right w:val="none" w:sz="0" w:space="0" w:color="auto"/>
                          </w:divBdr>
                        </w:div>
                        <w:div w:id="1747260426">
                          <w:marLeft w:val="0"/>
                          <w:marRight w:val="0"/>
                          <w:marTop w:val="0"/>
                          <w:marBottom w:val="0"/>
                          <w:divBdr>
                            <w:top w:val="none" w:sz="0" w:space="0" w:color="auto"/>
                            <w:left w:val="none" w:sz="0" w:space="0" w:color="auto"/>
                            <w:bottom w:val="none" w:sz="0" w:space="0" w:color="auto"/>
                            <w:right w:val="none" w:sz="0" w:space="0" w:color="auto"/>
                          </w:divBdr>
                        </w:div>
                        <w:div w:id="1551379381">
                          <w:marLeft w:val="0"/>
                          <w:marRight w:val="0"/>
                          <w:marTop w:val="0"/>
                          <w:marBottom w:val="0"/>
                          <w:divBdr>
                            <w:top w:val="none" w:sz="0" w:space="0" w:color="auto"/>
                            <w:left w:val="none" w:sz="0" w:space="0" w:color="auto"/>
                            <w:bottom w:val="none" w:sz="0" w:space="0" w:color="auto"/>
                            <w:right w:val="none" w:sz="0" w:space="0" w:color="auto"/>
                          </w:divBdr>
                        </w:div>
                        <w:div w:id="1606228301">
                          <w:marLeft w:val="0"/>
                          <w:marRight w:val="0"/>
                          <w:marTop w:val="0"/>
                          <w:marBottom w:val="0"/>
                          <w:divBdr>
                            <w:top w:val="none" w:sz="0" w:space="0" w:color="auto"/>
                            <w:left w:val="none" w:sz="0" w:space="0" w:color="auto"/>
                            <w:bottom w:val="none" w:sz="0" w:space="0" w:color="auto"/>
                            <w:right w:val="none" w:sz="0" w:space="0" w:color="auto"/>
                          </w:divBdr>
                        </w:div>
                        <w:div w:id="6515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8302">
      <w:bodyDiv w:val="1"/>
      <w:marLeft w:val="0"/>
      <w:marRight w:val="0"/>
      <w:marTop w:val="0"/>
      <w:marBottom w:val="0"/>
      <w:divBdr>
        <w:top w:val="none" w:sz="0" w:space="0" w:color="auto"/>
        <w:left w:val="none" w:sz="0" w:space="0" w:color="auto"/>
        <w:bottom w:val="none" w:sz="0" w:space="0" w:color="auto"/>
        <w:right w:val="none" w:sz="0" w:space="0" w:color="auto"/>
      </w:divBdr>
    </w:div>
    <w:div w:id="1354764653">
      <w:bodyDiv w:val="1"/>
      <w:marLeft w:val="0"/>
      <w:marRight w:val="0"/>
      <w:marTop w:val="0"/>
      <w:marBottom w:val="0"/>
      <w:divBdr>
        <w:top w:val="none" w:sz="0" w:space="0" w:color="auto"/>
        <w:left w:val="none" w:sz="0" w:space="0" w:color="auto"/>
        <w:bottom w:val="none" w:sz="0" w:space="0" w:color="auto"/>
        <w:right w:val="none" w:sz="0" w:space="0" w:color="auto"/>
      </w:divBdr>
    </w:div>
    <w:div w:id="1382635286">
      <w:bodyDiv w:val="1"/>
      <w:marLeft w:val="0"/>
      <w:marRight w:val="0"/>
      <w:marTop w:val="0"/>
      <w:marBottom w:val="0"/>
      <w:divBdr>
        <w:top w:val="none" w:sz="0" w:space="0" w:color="auto"/>
        <w:left w:val="none" w:sz="0" w:space="0" w:color="auto"/>
        <w:bottom w:val="none" w:sz="0" w:space="0" w:color="auto"/>
        <w:right w:val="none" w:sz="0" w:space="0" w:color="auto"/>
      </w:divBdr>
    </w:div>
    <w:div w:id="1392342984">
      <w:bodyDiv w:val="1"/>
      <w:marLeft w:val="0"/>
      <w:marRight w:val="0"/>
      <w:marTop w:val="0"/>
      <w:marBottom w:val="0"/>
      <w:divBdr>
        <w:top w:val="none" w:sz="0" w:space="0" w:color="auto"/>
        <w:left w:val="none" w:sz="0" w:space="0" w:color="auto"/>
        <w:bottom w:val="none" w:sz="0" w:space="0" w:color="auto"/>
        <w:right w:val="none" w:sz="0" w:space="0" w:color="auto"/>
      </w:divBdr>
    </w:div>
    <w:div w:id="1511220767">
      <w:bodyDiv w:val="1"/>
      <w:marLeft w:val="0"/>
      <w:marRight w:val="0"/>
      <w:marTop w:val="0"/>
      <w:marBottom w:val="0"/>
      <w:divBdr>
        <w:top w:val="none" w:sz="0" w:space="0" w:color="auto"/>
        <w:left w:val="none" w:sz="0" w:space="0" w:color="auto"/>
        <w:bottom w:val="none" w:sz="0" w:space="0" w:color="auto"/>
        <w:right w:val="none" w:sz="0" w:space="0" w:color="auto"/>
      </w:divBdr>
    </w:div>
    <w:div w:id="1541016396">
      <w:bodyDiv w:val="1"/>
      <w:marLeft w:val="0"/>
      <w:marRight w:val="0"/>
      <w:marTop w:val="0"/>
      <w:marBottom w:val="0"/>
      <w:divBdr>
        <w:top w:val="none" w:sz="0" w:space="0" w:color="auto"/>
        <w:left w:val="none" w:sz="0" w:space="0" w:color="auto"/>
        <w:bottom w:val="none" w:sz="0" w:space="0" w:color="auto"/>
        <w:right w:val="none" w:sz="0" w:space="0" w:color="auto"/>
      </w:divBdr>
    </w:div>
    <w:div w:id="1551067597">
      <w:bodyDiv w:val="1"/>
      <w:marLeft w:val="0"/>
      <w:marRight w:val="0"/>
      <w:marTop w:val="0"/>
      <w:marBottom w:val="0"/>
      <w:divBdr>
        <w:top w:val="none" w:sz="0" w:space="0" w:color="auto"/>
        <w:left w:val="none" w:sz="0" w:space="0" w:color="auto"/>
        <w:bottom w:val="none" w:sz="0" w:space="0" w:color="auto"/>
        <w:right w:val="none" w:sz="0" w:space="0" w:color="auto"/>
      </w:divBdr>
    </w:div>
    <w:div w:id="1633174496">
      <w:bodyDiv w:val="1"/>
      <w:marLeft w:val="0"/>
      <w:marRight w:val="0"/>
      <w:marTop w:val="0"/>
      <w:marBottom w:val="0"/>
      <w:divBdr>
        <w:top w:val="none" w:sz="0" w:space="0" w:color="auto"/>
        <w:left w:val="none" w:sz="0" w:space="0" w:color="auto"/>
        <w:bottom w:val="none" w:sz="0" w:space="0" w:color="auto"/>
        <w:right w:val="none" w:sz="0" w:space="0" w:color="auto"/>
      </w:divBdr>
    </w:div>
    <w:div w:id="1661234769">
      <w:bodyDiv w:val="1"/>
      <w:marLeft w:val="0"/>
      <w:marRight w:val="0"/>
      <w:marTop w:val="0"/>
      <w:marBottom w:val="0"/>
      <w:divBdr>
        <w:top w:val="none" w:sz="0" w:space="0" w:color="auto"/>
        <w:left w:val="none" w:sz="0" w:space="0" w:color="auto"/>
        <w:bottom w:val="none" w:sz="0" w:space="0" w:color="auto"/>
        <w:right w:val="none" w:sz="0" w:space="0" w:color="auto"/>
      </w:divBdr>
    </w:div>
    <w:div w:id="1735350842">
      <w:bodyDiv w:val="1"/>
      <w:marLeft w:val="0"/>
      <w:marRight w:val="0"/>
      <w:marTop w:val="0"/>
      <w:marBottom w:val="0"/>
      <w:divBdr>
        <w:top w:val="none" w:sz="0" w:space="0" w:color="auto"/>
        <w:left w:val="none" w:sz="0" w:space="0" w:color="auto"/>
        <w:bottom w:val="none" w:sz="0" w:space="0" w:color="auto"/>
        <w:right w:val="none" w:sz="0" w:space="0" w:color="auto"/>
      </w:divBdr>
    </w:div>
    <w:div w:id="1758401290">
      <w:bodyDiv w:val="1"/>
      <w:marLeft w:val="0"/>
      <w:marRight w:val="0"/>
      <w:marTop w:val="0"/>
      <w:marBottom w:val="0"/>
      <w:divBdr>
        <w:top w:val="none" w:sz="0" w:space="0" w:color="auto"/>
        <w:left w:val="none" w:sz="0" w:space="0" w:color="auto"/>
        <w:bottom w:val="none" w:sz="0" w:space="0" w:color="auto"/>
        <w:right w:val="none" w:sz="0" w:space="0" w:color="auto"/>
      </w:divBdr>
    </w:div>
    <w:div w:id="1844275017">
      <w:bodyDiv w:val="1"/>
      <w:marLeft w:val="0"/>
      <w:marRight w:val="0"/>
      <w:marTop w:val="0"/>
      <w:marBottom w:val="0"/>
      <w:divBdr>
        <w:top w:val="none" w:sz="0" w:space="0" w:color="auto"/>
        <w:left w:val="none" w:sz="0" w:space="0" w:color="auto"/>
        <w:bottom w:val="none" w:sz="0" w:space="0" w:color="auto"/>
        <w:right w:val="none" w:sz="0" w:space="0" w:color="auto"/>
      </w:divBdr>
    </w:div>
    <w:div w:id="1908959031">
      <w:bodyDiv w:val="1"/>
      <w:marLeft w:val="0"/>
      <w:marRight w:val="0"/>
      <w:marTop w:val="0"/>
      <w:marBottom w:val="0"/>
      <w:divBdr>
        <w:top w:val="none" w:sz="0" w:space="0" w:color="auto"/>
        <w:left w:val="none" w:sz="0" w:space="0" w:color="auto"/>
        <w:bottom w:val="none" w:sz="0" w:space="0" w:color="auto"/>
        <w:right w:val="none" w:sz="0" w:space="0" w:color="auto"/>
      </w:divBdr>
    </w:div>
    <w:div w:id="1917933144">
      <w:bodyDiv w:val="1"/>
      <w:marLeft w:val="0"/>
      <w:marRight w:val="0"/>
      <w:marTop w:val="0"/>
      <w:marBottom w:val="0"/>
      <w:divBdr>
        <w:top w:val="none" w:sz="0" w:space="0" w:color="auto"/>
        <w:left w:val="none" w:sz="0" w:space="0" w:color="auto"/>
        <w:bottom w:val="none" w:sz="0" w:space="0" w:color="auto"/>
        <w:right w:val="none" w:sz="0" w:space="0" w:color="auto"/>
      </w:divBdr>
    </w:div>
    <w:div w:id="1947039679">
      <w:bodyDiv w:val="1"/>
      <w:marLeft w:val="0"/>
      <w:marRight w:val="0"/>
      <w:marTop w:val="0"/>
      <w:marBottom w:val="0"/>
      <w:divBdr>
        <w:top w:val="none" w:sz="0" w:space="0" w:color="auto"/>
        <w:left w:val="none" w:sz="0" w:space="0" w:color="auto"/>
        <w:bottom w:val="none" w:sz="0" w:space="0" w:color="auto"/>
        <w:right w:val="none" w:sz="0" w:space="0" w:color="auto"/>
      </w:divBdr>
    </w:div>
    <w:div w:id="2017877283">
      <w:bodyDiv w:val="1"/>
      <w:marLeft w:val="0"/>
      <w:marRight w:val="0"/>
      <w:marTop w:val="0"/>
      <w:marBottom w:val="0"/>
      <w:divBdr>
        <w:top w:val="none" w:sz="0" w:space="0" w:color="auto"/>
        <w:left w:val="none" w:sz="0" w:space="0" w:color="auto"/>
        <w:bottom w:val="none" w:sz="0" w:space="0" w:color="auto"/>
        <w:right w:val="none" w:sz="0" w:space="0" w:color="auto"/>
      </w:divBdr>
    </w:div>
    <w:div w:id="2045976681">
      <w:bodyDiv w:val="1"/>
      <w:marLeft w:val="0"/>
      <w:marRight w:val="0"/>
      <w:marTop w:val="0"/>
      <w:marBottom w:val="0"/>
      <w:divBdr>
        <w:top w:val="none" w:sz="0" w:space="0" w:color="auto"/>
        <w:left w:val="none" w:sz="0" w:space="0" w:color="auto"/>
        <w:bottom w:val="none" w:sz="0" w:space="0" w:color="auto"/>
        <w:right w:val="none" w:sz="0" w:space="0" w:color="auto"/>
      </w:divBdr>
    </w:div>
    <w:div w:id="2057242241">
      <w:bodyDiv w:val="1"/>
      <w:marLeft w:val="0"/>
      <w:marRight w:val="0"/>
      <w:marTop w:val="0"/>
      <w:marBottom w:val="0"/>
      <w:divBdr>
        <w:top w:val="none" w:sz="0" w:space="0" w:color="auto"/>
        <w:left w:val="none" w:sz="0" w:space="0" w:color="auto"/>
        <w:bottom w:val="none" w:sz="0" w:space="0" w:color="auto"/>
        <w:right w:val="none" w:sz="0" w:space="0" w:color="auto"/>
      </w:divBdr>
    </w:div>
    <w:div w:id="2086759975">
      <w:bodyDiv w:val="1"/>
      <w:marLeft w:val="0"/>
      <w:marRight w:val="0"/>
      <w:marTop w:val="0"/>
      <w:marBottom w:val="0"/>
      <w:divBdr>
        <w:top w:val="none" w:sz="0" w:space="0" w:color="auto"/>
        <w:left w:val="none" w:sz="0" w:space="0" w:color="auto"/>
        <w:bottom w:val="none" w:sz="0" w:space="0" w:color="auto"/>
        <w:right w:val="none" w:sz="0" w:space="0" w:color="auto"/>
      </w:divBdr>
    </w:div>
    <w:div w:id="2128964688">
      <w:bodyDiv w:val="1"/>
      <w:marLeft w:val="0"/>
      <w:marRight w:val="0"/>
      <w:marTop w:val="0"/>
      <w:marBottom w:val="0"/>
      <w:divBdr>
        <w:top w:val="none" w:sz="0" w:space="0" w:color="auto"/>
        <w:left w:val="none" w:sz="0" w:space="0" w:color="auto"/>
        <w:bottom w:val="none" w:sz="0" w:space="0" w:color="auto"/>
        <w:right w:val="none" w:sz="0" w:space="0" w:color="auto"/>
      </w:divBdr>
    </w:div>
    <w:div w:id="213544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theme/theme1.xml><?xml version="1.0" encoding="utf-8"?>
<a:theme xmlns:a="http://schemas.openxmlformats.org/drawingml/2006/main" name="Badge">
  <a:themeElements>
    <a:clrScheme name="Lichtkrant">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docProps/app.xml><?xml version="1.0" encoding="utf-8"?>
<Properties xmlns="http://schemas.openxmlformats.org/officeDocument/2006/extended-properties" xmlns:vt="http://schemas.openxmlformats.org/officeDocument/2006/docPropsVTypes">
  <Template>Normal.dotm</Template>
  <TotalTime>20</TotalTime>
  <Pages>23</Pages>
  <Words>12708</Words>
  <Characters>72441</Characters>
  <Application>Microsoft Office Word</Application>
  <DocSecurity>0</DocSecurity>
  <Lines>603</Lines>
  <Paragraphs>169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Beate Volker</dc:creator>
  <cp:keywords/>
  <dc:description/>
  <cp:lastModifiedBy>Bas Hofstra</cp:lastModifiedBy>
  <cp:revision>7</cp:revision>
  <dcterms:created xsi:type="dcterms:W3CDTF">2023-08-30T15:13:00Z</dcterms:created>
  <dcterms:modified xsi:type="dcterms:W3CDTF">2023-08-30T16:03:00Z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id="T7THUlkp"/&gt;&lt;style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